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4EF92" w14:textId="77777777" w:rsidR="0093350B" w:rsidRDefault="00B12EE7">
      <w:pPr>
        <w:pStyle w:val="Title"/>
      </w:pPr>
      <w:r>
        <w:t>Statistical Analysis Plan</w:t>
      </w:r>
    </w:p>
    <w:p w14:paraId="40A77A8C" w14:textId="77777777" w:rsidR="0093350B" w:rsidRDefault="00B12EE7">
      <w:pPr>
        <w:pStyle w:val="Subtitle"/>
      </w:pPr>
      <w:r>
        <w:t>Effects of Advanced Trauma Life Support</w:t>
      </w:r>
      <w:r>
        <w:rPr>
          <w:vertAlign w:val="superscript"/>
        </w:rPr>
        <w:t>®</w:t>
      </w:r>
      <w:r>
        <w:t xml:space="preserve"> Training Compared to Standard Care on Adult Trauma Patient Outcomes: A Stepped-Wedge Cluster Randomised Trial</w:t>
      </w:r>
    </w:p>
    <w:sdt>
      <w:sdtPr>
        <w:rPr>
          <w:rFonts w:asciiTheme="minorHAnsi" w:eastAsiaTheme="minorHAnsi" w:hAnsiTheme="minorHAnsi" w:cstheme="minorBidi"/>
          <w:color w:val="auto"/>
          <w:sz w:val="24"/>
          <w:szCs w:val="24"/>
        </w:rPr>
        <w:id w:val="-581294757"/>
        <w:docPartObj>
          <w:docPartGallery w:val="Table of Contents"/>
          <w:docPartUnique/>
        </w:docPartObj>
      </w:sdtPr>
      <w:sdtEndPr/>
      <w:sdtContent>
        <w:p w14:paraId="741523C6" w14:textId="77777777" w:rsidR="0093350B" w:rsidRDefault="00B12EE7">
          <w:pPr>
            <w:pStyle w:val="TOCHeading"/>
          </w:pPr>
          <w:r>
            <w:t>Table of contents</w:t>
          </w:r>
        </w:p>
        <w:p w14:paraId="6A0A57BE" w14:textId="77777777" w:rsidR="00F84860" w:rsidRDefault="00B12EE7">
          <w:pPr>
            <w:pStyle w:val="TOC1"/>
            <w:tabs>
              <w:tab w:val="right" w:leader="dot" w:pos="9350"/>
            </w:tabs>
            <w:rPr>
              <w:noProof/>
            </w:rPr>
          </w:pPr>
          <w:r>
            <w:fldChar w:fldCharType="begin"/>
          </w:r>
          <w:r>
            <w:instrText>TOC \o "1-4" \h \z \u</w:instrText>
          </w:r>
          <w:r>
            <w:fldChar w:fldCharType="separate"/>
          </w:r>
          <w:hyperlink w:anchor="_Toc223944469" w:history="1">
            <w:r w:rsidR="00F84860" w:rsidRPr="00BA797B">
              <w:rPr>
                <w:rStyle w:val="Hyperlink"/>
                <w:noProof/>
              </w:rPr>
              <w:t>1. Administrative information</w:t>
            </w:r>
            <w:r w:rsidR="00F84860">
              <w:rPr>
                <w:noProof/>
                <w:webHidden/>
              </w:rPr>
              <w:tab/>
            </w:r>
            <w:r w:rsidR="00F84860">
              <w:rPr>
                <w:noProof/>
                <w:webHidden/>
              </w:rPr>
              <w:fldChar w:fldCharType="begin"/>
            </w:r>
            <w:r w:rsidR="00F84860">
              <w:rPr>
                <w:noProof/>
                <w:webHidden/>
              </w:rPr>
              <w:instrText xml:space="preserve"> PAGEREF _Toc223944469 \h </w:instrText>
            </w:r>
            <w:r w:rsidR="00F84860">
              <w:rPr>
                <w:noProof/>
                <w:webHidden/>
              </w:rPr>
            </w:r>
            <w:r w:rsidR="00F84860">
              <w:rPr>
                <w:noProof/>
                <w:webHidden/>
              </w:rPr>
              <w:fldChar w:fldCharType="separate"/>
            </w:r>
            <w:r w:rsidR="00F84860">
              <w:rPr>
                <w:noProof/>
                <w:webHidden/>
              </w:rPr>
              <w:t>1</w:t>
            </w:r>
            <w:r w:rsidR="00F84860">
              <w:rPr>
                <w:noProof/>
                <w:webHidden/>
              </w:rPr>
              <w:fldChar w:fldCharType="end"/>
            </w:r>
          </w:hyperlink>
        </w:p>
        <w:p w14:paraId="29D4F4C2" w14:textId="77777777" w:rsidR="00F84860" w:rsidRDefault="00F84860">
          <w:pPr>
            <w:pStyle w:val="TOC2"/>
            <w:tabs>
              <w:tab w:val="right" w:leader="dot" w:pos="9350"/>
            </w:tabs>
            <w:rPr>
              <w:noProof/>
            </w:rPr>
          </w:pPr>
          <w:hyperlink w:anchor="_Toc223944470" w:history="1">
            <w:r w:rsidRPr="00BA797B">
              <w:rPr>
                <w:rStyle w:val="Hyperlink"/>
                <w:noProof/>
              </w:rPr>
              <w:t>1.1 Study identifiers</w:t>
            </w:r>
            <w:r>
              <w:rPr>
                <w:noProof/>
                <w:webHidden/>
              </w:rPr>
              <w:tab/>
            </w:r>
            <w:r>
              <w:rPr>
                <w:noProof/>
                <w:webHidden/>
              </w:rPr>
              <w:fldChar w:fldCharType="begin"/>
            </w:r>
            <w:r>
              <w:rPr>
                <w:noProof/>
                <w:webHidden/>
              </w:rPr>
              <w:instrText xml:space="preserve"> PAGEREF _Toc223944470 \h </w:instrText>
            </w:r>
            <w:r>
              <w:rPr>
                <w:noProof/>
                <w:webHidden/>
              </w:rPr>
            </w:r>
            <w:r>
              <w:rPr>
                <w:noProof/>
                <w:webHidden/>
              </w:rPr>
              <w:fldChar w:fldCharType="separate"/>
            </w:r>
            <w:r>
              <w:rPr>
                <w:noProof/>
                <w:webHidden/>
              </w:rPr>
              <w:t>1</w:t>
            </w:r>
            <w:r>
              <w:rPr>
                <w:noProof/>
                <w:webHidden/>
              </w:rPr>
              <w:fldChar w:fldCharType="end"/>
            </w:r>
          </w:hyperlink>
        </w:p>
        <w:p w14:paraId="69BE7D0F" w14:textId="77777777" w:rsidR="00F84860" w:rsidRDefault="00F84860">
          <w:pPr>
            <w:pStyle w:val="TOC2"/>
            <w:tabs>
              <w:tab w:val="right" w:leader="dot" w:pos="9350"/>
            </w:tabs>
            <w:rPr>
              <w:noProof/>
            </w:rPr>
          </w:pPr>
          <w:hyperlink w:anchor="_Toc223944471" w:history="1">
            <w:r w:rsidRPr="00BA797B">
              <w:rPr>
                <w:rStyle w:val="Hyperlink"/>
                <w:noProof/>
              </w:rPr>
              <w:t>1.2 Changelog</w:t>
            </w:r>
            <w:r>
              <w:rPr>
                <w:noProof/>
                <w:webHidden/>
              </w:rPr>
              <w:tab/>
            </w:r>
            <w:r>
              <w:rPr>
                <w:noProof/>
                <w:webHidden/>
              </w:rPr>
              <w:fldChar w:fldCharType="begin"/>
            </w:r>
            <w:r>
              <w:rPr>
                <w:noProof/>
                <w:webHidden/>
              </w:rPr>
              <w:instrText xml:space="preserve"> PAGEREF _Toc223944471 \h </w:instrText>
            </w:r>
            <w:r>
              <w:rPr>
                <w:noProof/>
                <w:webHidden/>
              </w:rPr>
            </w:r>
            <w:r>
              <w:rPr>
                <w:noProof/>
                <w:webHidden/>
              </w:rPr>
              <w:fldChar w:fldCharType="separate"/>
            </w:r>
            <w:r>
              <w:rPr>
                <w:noProof/>
                <w:webHidden/>
              </w:rPr>
              <w:t>1</w:t>
            </w:r>
            <w:r>
              <w:rPr>
                <w:noProof/>
                <w:webHidden/>
              </w:rPr>
              <w:fldChar w:fldCharType="end"/>
            </w:r>
          </w:hyperlink>
        </w:p>
        <w:p w14:paraId="4BD08655" w14:textId="77777777" w:rsidR="00F84860" w:rsidRDefault="00F84860">
          <w:pPr>
            <w:pStyle w:val="TOC2"/>
            <w:tabs>
              <w:tab w:val="right" w:leader="dot" w:pos="9350"/>
            </w:tabs>
            <w:rPr>
              <w:noProof/>
            </w:rPr>
          </w:pPr>
          <w:hyperlink w:anchor="_Toc223944472" w:history="1">
            <w:r w:rsidRPr="00BA797B">
              <w:rPr>
                <w:rStyle w:val="Hyperlink"/>
                <w:noProof/>
              </w:rPr>
              <w:t>1.3 Contributors</w:t>
            </w:r>
            <w:r>
              <w:rPr>
                <w:noProof/>
                <w:webHidden/>
              </w:rPr>
              <w:tab/>
            </w:r>
            <w:r>
              <w:rPr>
                <w:noProof/>
                <w:webHidden/>
              </w:rPr>
              <w:fldChar w:fldCharType="begin"/>
            </w:r>
            <w:r>
              <w:rPr>
                <w:noProof/>
                <w:webHidden/>
              </w:rPr>
              <w:instrText xml:space="preserve"> PAGEREF _Toc223944472 \h </w:instrText>
            </w:r>
            <w:r>
              <w:rPr>
                <w:noProof/>
                <w:webHidden/>
              </w:rPr>
            </w:r>
            <w:r>
              <w:rPr>
                <w:noProof/>
                <w:webHidden/>
              </w:rPr>
              <w:fldChar w:fldCharType="separate"/>
            </w:r>
            <w:r>
              <w:rPr>
                <w:noProof/>
                <w:webHidden/>
              </w:rPr>
              <w:t>1</w:t>
            </w:r>
            <w:r>
              <w:rPr>
                <w:noProof/>
                <w:webHidden/>
              </w:rPr>
              <w:fldChar w:fldCharType="end"/>
            </w:r>
          </w:hyperlink>
        </w:p>
        <w:p w14:paraId="19BE5B93" w14:textId="77777777" w:rsidR="00F84860" w:rsidRDefault="00F84860">
          <w:pPr>
            <w:pStyle w:val="TOC1"/>
            <w:tabs>
              <w:tab w:val="right" w:leader="dot" w:pos="9350"/>
            </w:tabs>
            <w:rPr>
              <w:noProof/>
            </w:rPr>
          </w:pPr>
          <w:hyperlink w:anchor="_Toc223944473" w:history="1">
            <w:r w:rsidRPr="00BA797B">
              <w:rPr>
                <w:rStyle w:val="Hyperlink"/>
                <w:noProof/>
              </w:rPr>
              <w:t>2. Trial synopsis</w:t>
            </w:r>
            <w:r>
              <w:rPr>
                <w:noProof/>
                <w:webHidden/>
              </w:rPr>
              <w:tab/>
            </w:r>
            <w:r>
              <w:rPr>
                <w:noProof/>
                <w:webHidden/>
              </w:rPr>
              <w:fldChar w:fldCharType="begin"/>
            </w:r>
            <w:r>
              <w:rPr>
                <w:noProof/>
                <w:webHidden/>
              </w:rPr>
              <w:instrText xml:space="preserve"> PAGEREF _Toc223944473 \h </w:instrText>
            </w:r>
            <w:r>
              <w:rPr>
                <w:noProof/>
                <w:webHidden/>
              </w:rPr>
            </w:r>
            <w:r>
              <w:rPr>
                <w:noProof/>
                <w:webHidden/>
              </w:rPr>
              <w:fldChar w:fldCharType="separate"/>
            </w:r>
            <w:r>
              <w:rPr>
                <w:noProof/>
                <w:webHidden/>
              </w:rPr>
              <w:t>1</w:t>
            </w:r>
            <w:r>
              <w:rPr>
                <w:noProof/>
                <w:webHidden/>
              </w:rPr>
              <w:fldChar w:fldCharType="end"/>
            </w:r>
          </w:hyperlink>
        </w:p>
        <w:p w14:paraId="36CBD112" w14:textId="77777777" w:rsidR="00F84860" w:rsidRDefault="00F84860">
          <w:pPr>
            <w:pStyle w:val="TOC1"/>
            <w:tabs>
              <w:tab w:val="right" w:leader="dot" w:pos="9350"/>
            </w:tabs>
            <w:rPr>
              <w:noProof/>
            </w:rPr>
          </w:pPr>
          <w:hyperlink w:anchor="_Toc223944474" w:history="1">
            <w:r w:rsidRPr="00BA797B">
              <w:rPr>
                <w:rStyle w:val="Hyperlink"/>
                <w:noProof/>
              </w:rPr>
              <w:t>3. Special considerations</w:t>
            </w:r>
            <w:r>
              <w:rPr>
                <w:noProof/>
                <w:webHidden/>
              </w:rPr>
              <w:tab/>
            </w:r>
            <w:r>
              <w:rPr>
                <w:noProof/>
                <w:webHidden/>
              </w:rPr>
              <w:fldChar w:fldCharType="begin"/>
            </w:r>
            <w:r>
              <w:rPr>
                <w:noProof/>
                <w:webHidden/>
              </w:rPr>
              <w:instrText xml:space="preserve"> PAGEREF _Toc223944474 \h </w:instrText>
            </w:r>
            <w:r>
              <w:rPr>
                <w:noProof/>
                <w:webHidden/>
              </w:rPr>
            </w:r>
            <w:r>
              <w:rPr>
                <w:noProof/>
                <w:webHidden/>
              </w:rPr>
              <w:fldChar w:fldCharType="separate"/>
            </w:r>
            <w:r>
              <w:rPr>
                <w:noProof/>
                <w:webHidden/>
              </w:rPr>
              <w:t>1</w:t>
            </w:r>
            <w:r>
              <w:rPr>
                <w:noProof/>
                <w:webHidden/>
              </w:rPr>
              <w:fldChar w:fldCharType="end"/>
            </w:r>
          </w:hyperlink>
        </w:p>
        <w:p w14:paraId="442081FF" w14:textId="77777777" w:rsidR="00F84860" w:rsidRDefault="00F84860">
          <w:pPr>
            <w:pStyle w:val="TOC2"/>
            <w:tabs>
              <w:tab w:val="right" w:leader="dot" w:pos="9350"/>
            </w:tabs>
            <w:rPr>
              <w:noProof/>
            </w:rPr>
          </w:pPr>
          <w:hyperlink w:anchor="_Toc223944475" w:history="1">
            <w:r w:rsidRPr="00BA797B">
              <w:rPr>
                <w:rStyle w:val="Hyperlink"/>
                <w:noProof/>
              </w:rPr>
              <w:t>3.1 Funding</w:t>
            </w:r>
            <w:r>
              <w:rPr>
                <w:noProof/>
                <w:webHidden/>
              </w:rPr>
              <w:tab/>
            </w:r>
            <w:r>
              <w:rPr>
                <w:noProof/>
                <w:webHidden/>
              </w:rPr>
              <w:fldChar w:fldCharType="begin"/>
            </w:r>
            <w:r>
              <w:rPr>
                <w:noProof/>
                <w:webHidden/>
              </w:rPr>
              <w:instrText xml:space="preserve"> PAGEREF _Toc223944475 \h </w:instrText>
            </w:r>
            <w:r>
              <w:rPr>
                <w:noProof/>
                <w:webHidden/>
              </w:rPr>
            </w:r>
            <w:r>
              <w:rPr>
                <w:noProof/>
                <w:webHidden/>
              </w:rPr>
              <w:fldChar w:fldCharType="separate"/>
            </w:r>
            <w:r>
              <w:rPr>
                <w:noProof/>
                <w:webHidden/>
              </w:rPr>
              <w:t>1</w:t>
            </w:r>
            <w:r>
              <w:rPr>
                <w:noProof/>
                <w:webHidden/>
              </w:rPr>
              <w:fldChar w:fldCharType="end"/>
            </w:r>
          </w:hyperlink>
        </w:p>
        <w:p w14:paraId="2E27E10A" w14:textId="77777777" w:rsidR="00F84860" w:rsidRDefault="00F84860">
          <w:pPr>
            <w:pStyle w:val="TOC1"/>
            <w:tabs>
              <w:tab w:val="right" w:leader="dot" w:pos="9350"/>
            </w:tabs>
            <w:rPr>
              <w:noProof/>
            </w:rPr>
          </w:pPr>
          <w:hyperlink w:anchor="_Toc223944476" w:history="1">
            <w:r w:rsidRPr="00BA797B">
              <w:rPr>
                <w:rStyle w:val="Hyperlink"/>
                <w:noProof/>
              </w:rPr>
              <w:t>4. Aim and objectives</w:t>
            </w:r>
            <w:r>
              <w:rPr>
                <w:noProof/>
                <w:webHidden/>
              </w:rPr>
              <w:tab/>
            </w:r>
            <w:r>
              <w:rPr>
                <w:noProof/>
                <w:webHidden/>
              </w:rPr>
              <w:fldChar w:fldCharType="begin"/>
            </w:r>
            <w:r>
              <w:rPr>
                <w:noProof/>
                <w:webHidden/>
              </w:rPr>
              <w:instrText xml:space="preserve"> PAGEREF _Toc223944476 \h </w:instrText>
            </w:r>
            <w:r>
              <w:rPr>
                <w:noProof/>
                <w:webHidden/>
              </w:rPr>
            </w:r>
            <w:r>
              <w:rPr>
                <w:noProof/>
                <w:webHidden/>
              </w:rPr>
              <w:fldChar w:fldCharType="separate"/>
            </w:r>
            <w:r>
              <w:rPr>
                <w:noProof/>
                <w:webHidden/>
              </w:rPr>
              <w:t>1</w:t>
            </w:r>
            <w:r>
              <w:rPr>
                <w:noProof/>
                <w:webHidden/>
              </w:rPr>
              <w:fldChar w:fldCharType="end"/>
            </w:r>
          </w:hyperlink>
        </w:p>
        <w:p w14:paraId="4AF10876" w14:textId="77777777" w:rsidR="00F84860" w:rsidRDefault="00F84860">
          <w:pPr>
            <w:pStyle w:val="TOC2"/>
            <w:tabs>
              <w:tab w:val="right" w:leader="dot" w:pos="9350"/>
            </w:tabs>
            <w:rPr>
              <w:noProof/>
            </w:rPr>
          </w:pPr>
          <w:hyperlink w:anchor="_Toc223944477" w:history="1">
            <w:r w:rsidRPr="00BA797B">
              <w:rPr>
                <w:rStyle w:val="Hyperlink"/>
                <w:noProof/>
              </w:rPr>
              <w:t>4.1 Aim</w:t>
            </w:r>
            <w:r>
              <w:rPr>
                <w:noProof/>
                <w:webHidden/>
              </w:rPr>
              <w:tab/>
            </w:r>
            <w:r>
              <w:rPr>
                <w:noProof/>
                <w:webHidden/>
              </w:rPr>
              <w:fldChar w:fldCharType="begin"/>
            </w:r>
            <w:r>
              <w:rPr>
                <w:noProof/>
                <w:webHidden/>
              </w:rPr>
              <w:instrText xml:space="preserve"> PAGEREF _Toc223944477 \h </w:instrText>
            </w:r>
            <w:r>
              <w:rPr>
                <w:noProof/>
                <w:webHidden/>
              </w:rPr>
            </w:r>
            <w:r>
              <w:rPr>
                <w:noProof/>
                <w:webHidden/>
              </w:rPr>
              <w:fldChar w:fldCharType="separate"/>
            </w:r>
            <w:r>
              <w:rPr>
                <w:noProof/>
                <w:webHidden/>
              </w:rPr>
              <w:t>1</w:t>
            </w:r>
            <w:r>
              <w:rPr>
                <w:noProof/>
                <w:webHidden/>
              </w:rPr>
              <w:fldChar w:fldCharType="end"/>
            </w:r>
          </w:hyperlink>
        </w:p>
        <w:p w14:paraId="1BDE69D1" w14:textId="77777777" w:rsidR="00F84860" w:rsidRDefault="00F84860">
          <w:pPr>
            <w:pStyle w:val="TOC2"/>
            <w:tabs>
              <w:tab w:val="right" w:leader="dot" w:pos="9350"/>
            </w:tabs>
            <w:rPr>
              <w:noProof/>
            </w:rPr>
          </w:pPr>
          <w:hyperlink w:anchor="_Toc223944478" w:history="1">
            <w:r w:rsidRPr="00BA797B">
              <w:rPr>
                <w:rStyle w:val="Hyperlink"/>
                <w:noProof/>
              </w:rPr>
              <w:t>4.2 Objectives</w:t>
            </w:r>
            <w:r>
              <w:rPr>
                <w:noProof/>
                <w:webHidden/>
              </w:rPr>
              <w:tab/>
            </w:r>
            <w:r>
              <w:rPr>
                <w:noProof/>
                <w:webHidden/>
              </w:rPr>
              <w:fldChar w:fldCharType="begin"/>
            </w:r>
            <w:r>
              <w:rPr>
                <w:noProof/>
                <w:webHidden/>
              </w:rPr>
              <w:instrText xml:space="preserve"> PAGEREF _Toc223944478 \h </w:instrText>
            </w:r>
            <w:r>
              <w:rPr>
                <w:noProof/>
                <w:webHidden/>
              </w:rPr>
            </w:r>
            <w:r>
              <w:rPr>
                <w:noProof/>
                <w:webHidden/>
              </w:rPr>
              <w:fldChar w:fldCharType="separate"/>
            </w:r>
            <w:r>
              <w:rPr>
                <w:noProof/>
                <w:webHidden/>
              </w:rPr>
              <w:t>1</w:t>
            </w:r>
            <w:r>
              <w:rPr>
                <w:noProof/>
                <w:webHidden/>
              </w:rPr>
              <w:fldChar w:fldCharType="end"/>
            </w:r>
          </w:hyperlink>
        </w:p>
        <w:p w14:paraId="3E8E2D53" w14:textId="77777777" w:rsidR="00F84860" w:rsidRDefault="00F84860">
          <w:pPr>
            <w:pStyle w:val="TOC1"/>
            <w:tabs>
              <w:tab w:val="right" w:leader="dot" w:pos="9350"/>
            </w:tabs>
            <w:rPr>
              <w:noProof/>
            </w:rPr>
          </w:pPr>
          <w:hyperlink w:anchor="_Toc223944479" w:history="1">
            <w:r w:rsidRPr="00BA797B">
              <w:rPr>
                <w:rStyle w:val="Hyperlink"/>
                <w:noProof/>
              </w:rPr>
              <w:t>5. Statistical analysis</w:t>
            </w:r>
            <w:r>
              <w:rPr>
                <w:noProof/>
                <w:webHidden/>
              </w:rPr>
              <w:tab/>
            </w:r>
            <w:r>
              <w:rPr>
                <w:noProof/>
                <w:webHidden/>
              </w:rPr>
              <w:fldChar w:fldCharType="begin"/>
            </w:r>
            <w:r>
              <w:rPr>
                <w:noProof/>
                <w:webHidden/>
              </w:rPr>
              <w:instrText xml:space="preserve"> PAGEREF _Toc223944479 \h </w:instrText>
            </w:r>
            <w:r>
              <w:rPr>
                <w:noProof/>
                <w:webHidden/>
              </w:rPr>
            </w:r>
            <w:r>
              <w:rPr>
                <w:noProof/>
                <w:webHidden/>
              </w:rPr>
              <w:fldChar w:fldCharType="separate"/>
            </w:r>
            <w:r>
              <w:rPr>
                <w:noProof/>
                <w:webHidden/>
              </w:rPr>
              <w:t>1</w:t>
            </w:r>
            <w:r>
              <w:rPr>
                <w:noProof/>
                <w:webHidden/>
              </w:rPr>
              <w:fldChar w:fldCharType="end"/>
            </w:r>
          </w:hyperlink>
        </w:p>
        <w:p w14:paraId="6F6D9E0B" w14:textId="77777777" w:rsidR="00F84860" w:rsidRDefault="00F84860">
          <w:pPr>
            <w:pStyle w:val="TOC2"/>
            <w:tabs>
              <w:tab w:val="right" w:leader="dot" w:pos="9350"/>
            </w:tabs>
            <w:rPr>
              <w:noProof/>
            </w:rPr>
          </w:pPr>
          <w:hyperlink w:anchor="_Toc223944480" w:history="1">
            <w:r w:rsidRPr="00BA797B">
              <w:rPr>
                <w:rStyle w:val="Hyperlink"/>
                <w:noProof/>
              </w:rPr>
              <w:t>5.1 Design</w:t>
            </w:r>
            <w:r>
              <w:rPr>
                <w:noProof/>
                <w:webHidden/>
              </w:rPr>
              <w:tab/>
            </w:r>
            <w:r>
              <w:rPr>
                <w:noProof/>
                <w:webHidden/>
              </w:rPr>
              <w:fldChar w:fldCharType="begin"/>
            </w:r>
            <w:r>
              <w:rPr>
                <w:noProof/>
                <w:webHidden/>
              </w:rPr>
              <w:instrText xml:space="preserve"> PAGEREF _Toc223944480 \h </w:instrText>
            </w:r>
            <w:r>
              <w:rPr>
                <w:noProof/>
                <w:webHidden/>
              </w:rPr>
            </w:r>
            <w:r>
              <w:rPr>
                <w:noProof/>
                <w:webHidden/>
              </w:rPr>
              <w:fldChar w:fldCharType="separate"/>
            </w:r>
            <w:r>
              <w:rPr>
                <w:noProof/>
                <w:webHidden/>
              </w:rPr>
              <w:t>1</w:t>
            </w:r>
            <w:r>
              <w:rPr>
                <w:noProof/>
                <w:webHidden/>
              </w:rPr>
              <w:fldChar w:fldCharType="end"/>
            </w:r>
          </w:hyperlink>
        </w:p>
        <w:p w14:paraId="5B55047B" w14:textId="77777777" w:rsidR="00F84860" w:rsidRDefault="00F84860">
          <w:pPr>
            <w:pStyle w:val="TOC2"/>
            <w:tabs>
              <w:tab w:val="right" w:leader="dot" w:pos="9350"/>
            </w:tabs>
            <w:rPr>
              <w:noProof/>
            </w:rPr>
          </w:pPr>
          <w:hyperlink w:anchor="_Toc223944481" w:history="1">
            <w:r w:rsidRPr="00BA797B">
              <w:rPr>
                <w:rStyle w:val="Hyperlink"/>
                <w:noProof/>
              </w:rPr>
              <w:t>5.2 Randomisation of clusters</w:t>
            </w:r>
            <w:r>
              <w:rPr>
                <w:noProof/>
                <w:webHidden/>
              </w:rPr>
              <w:tab/>
            </w:r>
            <w:r>
              <w:rPr>
                <w:noProof/>
                <w:webHidden/>
              </w:rPr>
              <w:fldChar w:fldCharType="begin"/>
            </w:r>
            <w:r>
              <w:rPr>
                <w:noProof/>
                <w:webHidden/>
              </w:rPr>
              <w:instrText xml:space="preserve"> PAGEREF _Toc223944481 \h </w:instrText>
            </w:r>
            <w:r>
              <w:rPr>
                <w:noProof/>
                <w:webHidden/>
              </w:rPr>
            </w:r>
            <w:r>
              <w:rPr>
                <w:noProof/>
                <w:webHidden/>
              </w:rPr>
              <w:fldChar w:fldCharType="separate"/>
            </w:r>
            <w:r>
              <w:rPr>
                <w:noProof/>
                <w:webHidden/>
              </w:rPr>
              <w:t>1</w:t>
            </w:r>
            <w:r>
              <w:rPr>
                <w:noProof/>
                <w:webHidden/>
              </w:rPr>
              <w:fldChar w:fldCharType="end"/>
            </w:r>
          </w:hyperlink>
        </w:p>
        <w:p w14:paraId="6799BF85" w14:textId="77777777" w:rsidR="00F84860" w:rsidRDefault="00F84860">
          <w:pPr>
            <w:pStyle w:val="TOC2"/>
            <w:tabs>
              <w:tab w:val="right" w:leader="dot" w:pos="9350"/>
            </w:tabs>
            <w:rPr>
              <w:noProof/>
            </w:rPr>
          </w:pPr>
          <w:hyperlink w:anchor="_Toc223944482" w:history="1">
            <w:r w:rsidRPr="00BA797B">
              <w:rPr>
                <w:rStyle w:val="Hyperlink"/>
                <w:noProof/>
              </w:rPr>
              <w:t>5.3 Outcomes</w:t>
            </w:r>
            <w:r>
              <w:rPr>
                <w:noProof/>
                <w:webHidden/>
              </w:rPr>
              <w:tab/>
            </w:r>
            <w:r>
              <w:rPr>
                <w:noProof/>
                <w:webHidden/>
              </w:rPr>
              <w:fldChar w:fldCharType="begin"/>
            </w:r>
            <w:r>
              <w:rPr>
                <w:noProof/>
                <w:webHidden/>
              </w:rPr>
              <w:instrText xml:space="preserve"> PAGEREF _Toc223944482 \h </w:instrText>
            </w:r>
            <w:r>
              <w:rPr>
                <w:noProof/>
                <w:webHidden/>
              </w:rPr>
            </w:r>
            <w:r>
              <w:rPr>
                <w:noProof/>
                <w:webHidden/>
              </w:rPr>
              <w:fldChar w:fldCharType="separate"/>
            </w:r>
            <w:r>
              <w:rPr>
                <w:noProof/>
                <w:webHidden/>
              </w:rPr>
              <w:t>1</w:t>
            </w:r>
            <w:r>
              <w:rPr>
                <w:noProof/>
                <w:webHidden/>
              </w:rPr>
              <w:fldChar w:fldCharType="end"/>
            </w:r>
          </w:hyperlink>
        </w:p>
        <w:p w14:paraId="10552D2F" w14:textId="77777777" w:rsidR="00F84860" w:rsidRDefault="00F84860">
          <w:pPr>
            <w:pStyle w:val="TOC3"/>
            <w:tabs>
              <w:tab w:val="right" w:leader="dot" w:pos="9350"/>
            </w:tabs>
            <w:rPr>
              <w:noProof/>
            </w:rPr>
          </w:pPr>
          <w:hyperlink w:anchor="_Toc223944483" w:history="1">
            <w:r w:rsidRPr="00BA797B">
              <w:rPr>
                <w:rStyle w:val="Hyperlink"/>
                <w:noProof/>
              </w:rPr>
              <w:t>5.3.1 Primary outcome</w:t>
            </w:r>
            <w:r>
              <w:rPr>
                <w:noProof/>
                <w:webHidden/>
              </w:rPr>
              <w:tab/>
            </w:r>
            <w:r>
              <w:rPr>
                <w:noProof/>
                <w:webHidden/>
              </w:rPr>
              <w:fldChar w:fldCharType="begin"/>
            </w:r>
            <w:r>
              <w:rPr>
                <w:noProof/>
                <w:webHidden/>
              </w:rPr>
              <w:instrText xml:space="preserve"> PAGEREF _Toc223944483 \h </w:instrText>
            </w:r>
            <w:r>
              <w:rPr>
                <w:noProof/>
                <w:webHidden/>
              </w:rPr>
            </w:r>
            <w:r>
              <w:rPr>
                <w:noProof/>
                <w:webHidden/>
              </w:rPr>
              <w:fldChar w:fldCharType="separate"/>
            </w:r>
            <w:r>
              <w:rPr>
                <w:noProof/>
                <w:webHidden/>
              </w:rPr>
              <w:t>1</w:t>
            </w:r>
            <w:r>
              <w:rPr>
                <w:noProof/>
                <w:webHidden/>
              </w:rPr>
              <w:fldChar w:fldCharType="end"/>
            </w:r>
          </w:hyperlink>
        </w:p>
        <w:p w14:paraId="2EB30BB6" w14:textId="77777777" w:rsidR="00F84860" w:rsidRDefault="00F84860">
          <w:pPr>
            <w:pStyle w:val="TOC3"/>
            <w:tabs>
              <w:tab w:val="right" w:leader="dot" w:pos="9350"/>
            </w:tabs>
            <w:rPr>
              <w:noProof/>
            </w:rPr>
          </w:pPr>
          <w:hyperlink w:anchor="_Toc223944484" w:history="1">
            <w:r w:rsidRPr="00BA797B">
              <w:rPr>
                <w:rStyle w:val="Hyperlink"/>
                <w:noProof/>
              </w:rPr>
              <w:t>5.3.2 Secondary outcomes</w:t>
            </w:r>
            <w:r>
              <w:rPr>
                <w:noProof/>
                <w:webHidden/>
              </w:rPr>
              <w:tab/>
            </w:r>
            <w:r>
              <w:rPr>
                <w:noProof/>
                <w:webHidden/>
              </w:rPr>
              <w:fldChar w:fldCharType="begin"/>
            </w:r>
            <w:r>
              <w:rPr>
                <w:noProof/>
                <w:webHidden/>
              </w:rPr>
              <w:instrText xml:space="preserve"> PAGEREF _Toc223944484 \h </w:instrText>
            </w:r>
            <w:r>
              <w:rPr>
                <w:noProof/>
                <w:webHidden/>
              </w:rPr>
            </w:r>
            <w:r>
              <w:rPr>
                <w:noProof/>
                <w:webHidden/>
              </w:rPr>
              <w:fldChar w:fldCharType="separate"/>
            </w:r>
            <w:r>
              <w:rPr>
                <w:noProof/>
                <w:webHidden/>
              </w:rPr>
              <w:t>1</w:t>
            </w:r>
            <w:r>
              <w:rPr>
                <w:noProof/>
                <w:webHidden/>
              </w:rPr>
              <w:fldChar w:fldCharType="end"/>
            </w:r>
          </w:hyperlink>
        </w:p>
        <w:p w14:paraId="25D52254" w14:textId="77777777" w:rsidR="00F84860" w:rsidRDefault="00F84860">
          <w:pPr>
            <w:pStyle w:val="TOC4"/>
            <w:tabs>
              <w:tab w:val="right" w:leader="dot" w:pos="9350"/>
            </w:tabs>
            <w:rPr>
              <w:noProof/>
            </w:rPr>
          </w:pPr>
          <w:hyperlink w:anchor="_Toc223944485" w:history="1">
            <w:r w:rsidRPr="00BA797B">
              <w:rPr>
                <w:rStyle w:val="Hyperlink"/>
                <w:noProof/>
              </w:rPr>
              <w:t>5.3.2.1 Collected using the main stepped-wedge design</w:t>
            </w:r>
            <w:r>
              <w:rPr>
                <w:noProof/>
                <w:webHidden/>
              </w:rPr>
              <w:tab/>
            </w:r>
            <w:r>
              <w:rPr>
                <w:noProof/>
                <w:webHidden/>
              </w:rPr>
              <w:fldChar w:fldCharType="begin"/>
            </w:r>
            <w:r>
              <w:rPr>
                <w:noProof/>
                <w:webHidden/>
              </w:rPr>
              <w:instrText xml:space="preserve"> PAGEREF _Toc223944485 \h </w:instrText>
            </w:r>
            <w:r>
              <w:rPr>
                <w:noProof/>
                <w:webHidden/>
              </w:rPr>
            </w:r>
            <w:r>
              <w:rPr>
                <w:noProof/>
                <w:webHidden/>
              </w:rPr>
              <w:fldChar w:fldCharType="separate"/>
            </w:r>
            <w:r>
              <w:rPr>
                <w:noProof/>
                <w:webHidden/>
              </w:rPr>
              <w:t>1</w:t>
            </w:r>
            <w:r>
              <w:rPr>
                <w:noProof/>
                <w:webHidden/>
              </w:rPr>
              <w:fldChar w:fldCharType="end"/>
            </w:r>
          </w:hyperlink>
        </w:p>
        <w:p w14:paraId="7C92C8DA" w14:textId="77777777" w:rsidR="00F84860" w:rsidRDefault="00F84860">
          <w:pPr>
            <w:pStyle w:val="TOC4"/>
            <w:tabs>
              <w:tab w:val="right" w:leader="dot" w:pos="9350"/>
            </w:tabs>
            <w:rPr>
              <w:noProof/>
            </w:rPr>
          </w:pPr>
          <w:hyperlink w:anchor="_Toc223944486" w:history="1">
            <w:r w:rsidRPr="00BA797B">
              <w:rPr>
                <w:rStyle w:val="Hyperlink"/>
                <w:noProof/>
              </w:rPr>
              <w:t>5.3.2.2 Collected using the nested staircase design</w:t>
            </w:r>
            <w:r>
              <w:rPr>
                <w:noProof/>
                <w:webHidden/>
              </w:rPr>
              <w:tab/>
            </w:r>
            <w:r>
              <w:rPr>
                <w:noProof/>
                <w:webHidden/>
              </w:rPr>
              <w:fldChar w:fldCharType="begin"/>
            </w:r>
            <w:r>
              <w:rPr>
                <w:noProof/>
                <w:webHidden/>
              </w:rPr>
              <w:instrText xml:space="preserve"> PAGEREF _Toc223944486 \h </w:instrText>
            </w:r>
            <w:r>
              <w:rPr>
                <w:noProof/>
                <w:webHidden/>
              </w:rPr>
            </w:r>
            <w:r>
              <w:rPr>
                <w:noProof/>
                <w:webHidden/>
              </w:rPr>
              <w:fldChar w:fldCharType="separate"/>
            </w:r>
            <w:r>
              <w:rPr>
                <w:noProof/>
                <w:webHidden/>
              </w:rPr>
              <w:t>1</w:t>
            </w:r>
            <w:r>
              <w:rPr>
                <w:noProof/>
                <w:webHidden/>
              </w:rPr>
              <w:fldChar w:fldCharType="end"/>
            </w:r>
          </w:hyperlink>
        </w:p>
        <w:p w14:paraId="26305952" w14:textId="77777777" w:rsidR="00F84860" w:rsidRDefault="00F84860">
          <w:pPr>
            <w:pStyle w:val="TOC2"/>
            <w:tabs>
              <w:tab w:val="right" w:leader="dot" w:pos="9350"/>
            </w:tabs>
            <w:rPr>
              <w:noProof/>
            </w:rPr>
          </w:pPr>
          <w:hyperlink w:anchor="_Toc223944487" w:history="1">
            <w:r w:rsidRPr="00BA797B">
              <w:rPr>
                <w:rStyle w:val="Hyperlink"/>
                <w:noProof/>
              </w:rPr>
              <w:t>5.4 Statistical hypotheses</w:t>
            </w:r>
            <w:r>
              <w:rPr>
                <w:noProof/>
                <w:webHidden/>
              </w:rPr>
              <w:tab/>
            </w:r>
            <w:r>
              <w:rPr>
                <w:noProof/>
                <w:webHidden/>
              </w:rPr>
              <w:fldChar w:fldCharType="begin"/>
            </w:r>
            <w:r>
              <w:rPr>
                <w:noProof/>
                <w:webHidden/>
              </w:rPr>
              <w:instrText xml:space="preserve"> PAGEREF _Toc223944487 \h </w:instrText>
            </w:r>
            <w:r>
              <w:rPr>
                <w:noProof/>
                <w:webHidden/>
              </w:rPr>
            </w:r>
            <w:r>
              <w:rPr>
                <w:noProof/>
                <w:webHidden/>
              </w:rPr>
              <w:fldChar w:fldCharType="separate"/>
            </w:r>
            <w:r>
              <w:rPr>
                <w:noProof/>
                <w:webHidden/>
              </w:rPr>
              <w:t>1</w:t>
            </w:r>
            <w:r>
              <w:rPr>
                <w:noProof/>
                <w:webHidden/>
              </w:rPr>
              <w:fldChar w:fldCharType="end"/>
            </w:r>
          </w:hyperlink>
        </w:p>
        <w:p w14:paraId="27DF57A9" w14:textId="77777777" w:rsidR="00F84860" w:rsidRDefault="00F84860">
          <w:pPr>
            <w:pStyle w:val="TOC2"/>
            <w:tabs>
              <w:tab w:val="right" w:leader="dot" w:pos="9350"/>
            </w:tabs>
            <w:rPr>
              <w:noProof/>
            </w:rPr>
          </w:pPr>
          <w:hyperlink w:anchor="_Toc223944488" w:history="1">
            <w:r w:rsidRPr="00BA797B">
              <w:rPr>
                <w:rStyle w:val="Hyperlink"/>
                <w:noProof/>
              </w:rPr>
              <w:t>5.5 Sample size calculations</w:t>
            </w:r>
            <w:r>
              <w:rPr>
                <w:noProof/>
                <w:webHidden/>
              </w:rPr>
              <w:tab/>
            </w:r>
            <w:r>
              <w:rPr>
                <w:noProof/>
                <w:webHidden/>
              </w:rPr>
              <w:fldChar w:fldCharType="begin"/>
            </w:r>
            <w:r>
              <w:rPr>
                <w:noProof/>
                <w:webHidden/>
              </w:rPr>
              <w:instrText xml:space="preserve"> PAGEREF _Toc223944488 \h </w:instrText>
            </w:r>
            <w:r>
              <w:rPr>
                <w:noProof/>
                <w:webHidden/>
              </w:rPr>
            </w:r>
            <w:r>
              <w:rPr>
                <w:noProof/>
                <w:webHidden/>
              </w:rPr>
              <w:fldChar w:fldCharType="separate"/>
            </w:r>
            <w:r>
              <w:rPr>
                <w:noProof/>
                <w:webHidden/>
              </w:rPr>
              <w:t>1</w:t>
            </w:r>
            <w:r>
              <w:rPr>
                <w:noProof/>
                <w:webHidden/>
              </w:rPr>
              <w:fldChar w:fldCharType="end"/>
            </w:r>
          </w:hyperlink>
        </w:p>
        <w:p w14:paraId="3E32C310" w14:textId="77777777" w:rsidR="00F84860" w:rsidRDefault="00F84860">
          <w:pPr>
            <w:pStyle w:val="TOC3"/>
            <w:tabs>
              <w:tab w:val="right" w:leader="dot" w:pos="9350"/>
            </w:tabs>
            <w:rPr>
              <w:noProof/>
            </w:rPr>
          </w:pPr>
          <w:hyperlink w:anchor="_Toc223944489" w:history="1">
            <w:r w:rsidRPr="00BA797B">
              <w:rPr>
                <w:rStyle w:val="Hyperlink"/>
                <w:noProof/>
              </w:rPr>
              <w:t>5.5.1 Main stepped wedge design and primary outcome</w:t>
            </w:r>
            <w:r>
              <w:rPr>
                <w:noProof/>
                <w:webHidden/>
              </w:rPr>
              <w:tab/>
            </w:r>
            <w:r>
              <w:rPr>
                <w:noProof/>
                <w:webHidden/>
              </w:rPr>
              <w:fldChar w:fldCharType="begin"/>
            </w:r>
            <w:r>
              <w:rPr>
                <w:noProof/>
                <w:webHidden/>
              </w:rPr>
              <w:instrText xml:space="preserve"> PAGEREF _Toc223944489 \h </w:instrText>
            </w:r>
            <w:r>
              <w:rPr>
                <w:noProof/>
                <w:webHidden/>
              </w:rPr>
            </w:r>
            <w:r>
              <w:rPr>
                <w:noProof/>
                <w:webHidden/>
              </w:rPr>
              <w:fldChar w:fldCharType="separate"/>
            </w:r>
            <w:r>
              <w:rPr>
                <w:noProof/>
                <w:webHidden/>
              </w:rPr>
              <w:t>1</w:t>
            </w:r>
            <w:r>
              <w:rPr>
                <w:noProof/>
                <w:webHidden/>
              </w:rPr>
              <w:fldChar w:fldCharType="end"/>
            </w:r>
          </w:hyperlink>
        </w:p>
        <w:p w14:paraId="3C722065" w14:textId="77777777" w:rsidR="00F84860" w:rsidRDefault="00F84860">
          <w:pPr>
            <w:pStyle w:val="TOC3"/>
            <w:tabs>
              <w:tab w:val="right" w:leader="dot" w:pos="9350"/>
            </w:tabs>
            <w:rPr>
              <w:noProof/>
            </w:rPr>
          </w:pPr>
          <w:hyperlink w:anchor="_Toc223944490" w:history="1">
            <w:r w:rsidRPr="00BA797B">
              <w:rPr>
                <w:rStyle w:val="Hyperlink"/>
                <w:noProof/>
              </w:rPr>
              <w:t>5.5.2 Nested staircase design and secondary outcomes</w:t>
            </w:r>
            <w:r>
              <w:rPr>
                <w:noProof/>
                <w:webHidden/>
              </w:rPr>
              <w:tab/>
            </w:r>
            <w:r>
              <w:rPr>
                <w:noProof/>
                <w:webHidden/>
              </w:rPr>
              <w:fldChar w:fldCharType="begin"/>
            </w:r>
            <w:r>
              <w:rPr>
                <w:noProof/>
                <w:webHidden/>
              </w:rPr>
              <w:instrText xml:space="preserve"> PAGEREF _Toc223944490 \h </w:instrText>
            </w:r>
            <w:r>
              <w:rPr>
                <w:noProof/>
                <w:webHidden/>
              </w:rPr>
            </w:r>
            <w:r>
              <w:rPr>
                <w:noProof/>
                <w:webHidden/>
              </w:rPr>
              <w:fldChar w:fldCharType="separate"/>
            </w:r>
            <w:r>
              <w:rPr>
                <w:noProof/>
                <w:webHidden/>
              </w:rPr>
              <w:t>1</w:t>
            </w:r>
            <w:r>
              <w:rPr>
                <w:noProof/>
                <w:webHidden/>
              </w:rPr>
              <w:fldChar w:fldCharType="end"/>
            </w:r>
          </w:hyperlink>
        </w:p>
        <w:p w14:paraId="01518588" w14:textId="77777777" w:rsidR="00F84860" w:rsidRDefault="00F84860">
          <w:pPr>
            <w:pStyle w:val="TOC2"/>
            <w:tabs>
              <w:tab w:val="right" w:leader="dot" w:pos="9350"/>
            </w:tabs>
            <w:rPr>
              <w:noProof/>
            </w:rPr>
          </w:pPr>
          <w:hyperlink w:anchor="_Toc223944491" w:history="1">
            <w:r w:rsidRPr="00BA797B">
              <w:rPr>
                <w:rStyle w:val="Hyperlink"/>
                <w:noProof/>
              </w:rPr>
              <w:t>5.6 Statistical principles</w:t>
            </w:r>
            <w:r>
              <w:rPr>
                <w:noProof/>
                <w:webHidden/>
              </w:rPr>
              <w:tab/>
            </w:r>
            <w:r>
              <w:rPr>
                <w:noProof/>
                <w:webHidden/>
              </w:rPr>
              <w:fldChar w:fldCharType="begin"/>
            </w:r>
            <w:r>
              <w:rPr>
                <w:noProof/>
                <w:webHidden/>
              </w:rPr>
              <w:instrText xml:space="preserve"> PAGEREF _Toc223944491 \h </w:instrText>
            </w:r>
            <w:r>
              <w:rPr>
                <w:noProof/>
                <w:webHidden/>
              </w:rPr>
            </w:r>
            <w:r>
              <w:rPr>
                <w:noProof/>
                <w:webHidden/>
              </w:rPr>
              <w:fldChar w:fldCharType="separate"/>
            </w:r>
            <w:r>
              <w:rPr>
                <w:noProof/>
                <w:webHidden/>
              </w:rPr>
              <w:t>1</w:t>
            </w:r>
            <w:r>
              <w:rPr>
                <w:noProof/>
                <w:webHidden/>
              </w:rPr>
              <w:fldChar w:fldCharType="end"/>
            </w:r>
          </w:hyperlink>
        </w:p>
        <w:p w14:paraId="2F7C66C8" w14:textId="77777777" w:rsidR="00F84860" w:rsidRDefault="00F84860">
          <w:pPr>
            <w:pStyle w:val="TOC3"/>
            <w:tabs>
              <w:tab w:val="right" w:leader="dot" w:pos="9350"/>
            </w:tabs>
            <w:rPr>
              <w:noProof/>
            </w:rPr>
          </w:pPr>
          <w:hyperlink w:anchor="_Toc223944492" w:history="1">
            <w:r w:rsidRPr="00BA797B">
              <w:rPr>
                <w:rStyle w:val="Hyperlink"/>
                <w:noProof/>
              </w:rPr>
              <w:t>5.6.1 Statistical software</w:t>
            </w:r>
            <w:r>
              <w:rPr>
                <w:noProof/>
                <w:webHidden/>
              </w:rPr>
              <w:tab/>
            </w:r>
            <w:r>
              <w:rPr>
                <w:noProof/>
                <w:webHidden/>
              </w:rPr>
              <w:fldChar w:fldCharType="begin"/>
            </w:r>
            <w:r>
              <w:rPr>
                <w:noProof/>
                <w:webHidden/>
              </w:rPr>
              <w:instrText xml:space="preserve"> PAGEREF _Toc223944492 \h </w:instrText>
            </w:r>
            <w:r>
              <w:rPr>
                <w:noProof/>
                <w:webHidden/>
              </w:rPr>
            </w:r>
            <w:r>
              <w:rPr>
                <w:noProof/>
                <w:webHidden/>
              </w:rPr>
              <w:fldChar w:fldCharType="separate"/>
            </w:r>
            <w:r>
              <w:rPr>
                <w:noProof/>
                <w:webHidden/>
              </w:rPr>
              <w:t>1</w:t>
            </w:r>
            <w:r>
              <w:rPr>
                <w:noProof/>
                <w:webHidden/>
              </w:rPr>
              <w:fldChar w:fldCharType="end"/>
            </w:r>
          </w:hyperlink>
        </w:p>
        <w:p w14:paraId="527FDF39" w14:textId="77777777" w:rsidR="00F84860" w:rsidRDefault="00F84860">
          <w:pPr>
            <w:pStyle w:val="TOC3"/>
            <w:tabs>
              <w:tab w:val="right" w:leader="dot" w:pos="9350"/>
            </w:tabs>
            <w:rPr>
              <w:noProof/>
            </w:rPr>
          </w:pPr>
          <w:hyperlink w:anchor="_Toc223944493" w:history="1">
            <w:r w:rsidRPr="00BA797B">
              <w:rPr>
                <w:rStyle w:val="Hyperlink"/>
                <w:noProof/>
              </w:rPr>
              <w:t>5.6.2 Levels of statistical significance and confidence</w:t>
            </w:r>
            <w:r>
              <w:rPr>
                <w:noProof/>
                <w:webHidden/>
              </w:rPr>
              <w:tab/>
            </w:r>
            <w:r>
              <w:rPr>
                <w:noProof/>
                <w:webHidden/>
              </w:rPr>
              <w:fldChar w:fldCharType="begin"/>
            </w:r>
            <w:r>
              <w:rPr>
                <w:noProof/>
                <w:webHidden/>
              </w:rPr>
              <w:instrText xml:space="preserve"> PAGEREF _Toc223944493 \h </w:instrText>
            </w:r>
            <w:r>
              <w:rPr>
                <w:noProof/>
                <w:webHidden/>
              </w:rPr>
            </w:r>
            <w:r>
              <w:rPr>
                <w:noProof/>
                <w:webHidden/>
              </w:rPr>
              <w:fldChar w:fldCharType="separate"/>
            </w:r>
            <w:r>
              <w:rPr>
                <w:noProof/>
                <w:webHidden/>
              </w:rPr>
              <w:t>1</w:t>
            </w:r>
            <w:r>
              <w:rPr>
                <w:noProof/>
                <w:webHidden/>
              </w:rPr>
              <w:fldChar w:fldCharType="end"/>
            </w:r>
          </w:hyperlink>
        </w:p>
        <w:p w14:paraId="0EA36783" w14:textId="77777777" w:rsidR="00F84860" w:rsidRDefault="00F84860">
          <w:pPr>
            <w:pStyle w:val="TOC2"/>
            <w:tabs>
              <w:tab w:val="right" w:leader="dot" w:pos="9350"/>
            </w:tabs>
            <w:rPr>
              <w:noProof/>
            </w:rPr>
          </w:pPr>
          <w:hyperlink w:anchor="_Toc223944494" w:history="1">
            <w:r w:rsidRPr="00BA797B">
              <w:rPr>
                <w:rStyle w:val="Hyperlink"/>
                <w:noProof/>
              </w:rPr>
              <w:t>5.7 Analysis populations</w:t>
            </w:r>
            <w:r>
              <w:rPr>
                <w:noProof/>
                <w:webHidden/>
              </w:rPr>
              <w:tab/>
            </w:r>
            <w:r>
              <w:rPr>
                <w:noProof/>
                <w:webHidden/>
              </w:rPr>
              <w:fldChar w:fldCharType="begin"/>
            </w:r>
            <w:r>
              <w:rPr>
                <w:noProof/>
                <w:webHidden/>
              </w:rPr>
              <w:instrText xml:space="preserve"> PAGEREF _Toc223944494 \h </w:instrText>
            </w:r>
            <w:r>
              <w:rPr>
                <w:noProof/>
                <w:webHidden/>
              </w:rPr>
            </w:r>
            <w:r>
              <w:rPr>
                <w:noProof/>
                <w:webHidden/>
              </w:rPr>
              <w:fldChar w:fldCharType="separate"/>
            </w:r>
            <w:r>
              <w:rPr>
                <w:noProof/>
                <w:webHidden/>
              </w:rPr>
              <w:t>1</w:t>
            </w:r>
            <w:r>
              <w:rPr>
                <w:noProof/>
                <w:webHidden/>
              </w:rPr>
              <w:fldChar w:fldCharType="end"/>
            </w:r>
          </w:hyperlink>
        </w:p>
        <w:p w14:paraId="2DC6C7A3" w14:textId="77777777" w:rsidR="00F84860" w:rsidRDefault="00F84860">
          <w:pPr>
            <w:pStyle w:val="TOC2"/>
            <w:tabs>
              <w:tab w:val="right" w:leader="dot" w:pos="9350"/>
            </w:tabs>
            <w:rPr>
              <w:noProof/>
            </w:rPr>
          </w:pPr>
          <w:hyperlink w:anchor="_Toc223944495" w:history="1">
            <w:r w:rsidRPr="00BA797B">
              <w:rPr>
                <w:rStyle w:val="Hyperlink"/>
                <w:noProof/>
              </w:rPr>
              <w:t>5.8 Baseline analyses</w:t>
            </w:r>
            <w:r>
              <w:rPr>
                <w:noProof/>
                <w:webHidden/>
              </w:rPr>
              <w:tab/>
            </w:r>
            <w:r>
              <w:rPr>
                <w:noProof/>
                <w:webHidden/>
              </w:rPr>
              <w:fldChar w:fldCharType="begin"/>
            </w:r>
            <w:r>
              <w:rPr>
                <w:noProof/>
                <w:webHidden/>
              </w:rPr>
              <w:instrText xml:space="preserve"> PAGEREF _Toc223944495 \h </w:instrText>
            </w:r>
            <w:r>
              <w:rPr>
                <w:noProof/>
                <w:webHidden/>
              </w:rPr>
            </w:r>
            <w:r>
              <w:rPr>
                <w:noProof/>
                <w:webHidden/>
              </w:rPr>
              <w:fldChar w:fldCharType="separate"/>
            </w:r>
            <w:r>
              <w:rPr>
                <w:noProof/>
                <w:webHidden/>
              </w:rPr>
              <w:t>1</w:t>
            </w:r>
            <w:r>
              <w:rPr>
                <w:noProof/>
                <w:webHidden/>
              </w:rPr>
              <w:fldChar w:fldCharType="end"/>
            </w:r>
          </w:hyperlink>
        </w:p>
        <w:p w14:paraId="3DE570C9" w14:textId="77777777" w:rsidR="00F84860" w:rsidRDefault="00F84860">
          <w:pPr>
            <w:pStyle w:val="TOC3"/>
            <w:tabs>
              <w:tab w:val="right" w:leader="dot" w:pos="9350"/>
            </w:tabs>
            <w:rPr>
              <w:noProof/>
            </w:rPr>
          </w:pPr>
          <w:hyperlink w:anchor="_Toc223944496" w:history="1">
            <w:r w:rsidRPr="00BA797B">
              <w:rPr>
                <w:rStyle w:val="Hyperlink"/>
                <w:noProof/>
              </w:rPr>
              <w:t>5.8.1 Cluster characteristics</w:t>
            </w:r>
            <w:r>
              <w:rPr>
                <w:noProof/>
                <w:webHidden/>
              </w:rPr>
              <w:tab/>
            </w:r>
            <w:r>
              <w:rPr>
                <w:noProof/>
                <w:webHidden/>
              </w:rPr>
              <w:fldChar w:fldCharType="begin"/>
            </w:r>
            <w:r>
              <w:rPr>
                <w:noProof/>
                <w:webHidden/>
              </w:rPr>
              <w:instrText xml:space="preserve"> PAGEREF _Toc223944496 \h </w:instrText>
            </w:r>
            <w:r>
              <w:rPr>
                <w:noProof/>
                <w:webHidden/>
              </w:rPr>
            </w:r>
            <w:r>
              <w:rPr>
                <w:noProof/>
                <w:webHidden/>
              </w:rPr>
              <w:fldChar w:fldCharType="separate"/>
            </w:r>
            <w:r>
              <w:rPr>
                <w:noProof/>
                <w:webHidden/>
              </w:rPr>
              <w:t>1</w:t>
            </w:r>
            <w:r>
              <w:rPr>
                <w:noProof/>
                <w:webHidden/>
              </w:rPr>
              <w:fldChar w:fldCharType="end"/>
            </w:r>
          </w:hyperlink>
        </w:p>
        <w:p w14:paraId="2624AE2E" w14:textId="77777777" w:rsidR="00F84860" w:rsidRDefault="00F84860">
          <w:pPr>
            <w:pStyle w:val="TOC3"/>
            <w:tabs>
              <w:tab w:val="right" w:leader="dot" w:pos="9350"/>
            </w:tabs>
            <w:rPr>
              <w:noProof/>
            </w:rPr>
          </w:pPr>
          <w:hyperlink w:anchor="_Toc223944497" w:history="1">
            <w:r w:rsidRPr="00BA797B">
              <w:rPr>
                <w:rStyle w:val="Hyperlink"/>
                <w:noProof/>
              </w:rPr>
              <w:t>5.8.2 Patient characteristics</w:t>
            </w:r>
            <w:r>
              <w:rPr>
                <w:noProof/>
                <w:webHidden/>
              </w:rPr>
              <w:tab/>
            </w:r>
            <w:r>
              <w:rPr>
                <w:noProof/>
                <w:webHidden/>
              </w:rPr>
              <w:fldChar w:fldCharType="begin"/>
            </w:r>
            <w:r>
              <w:rPr>
                <w:noProof/>
                <w:webHidden/>
              </w:rPr>
              <w:instrText xml:space="preserve"> PAGEREF _Toc223944497 \h </w:instrText>
            </w:r>
            <w:r>
              <w:rPr>
                <w:noProof/>
                <w:webHidden/>
              </w:rPr>
            </w:r>
            <w:r>
              <w:rPr>
                <w:noProof/>
                <w:webHidden/>
              </w:rPr>
              <w:fldChar w:fldCharType="separate"/>
            </w:r>
            <w:r>
              <w:rPr>
                <w:noProof/>
                <w:webHidden/>
              </w:rPr>
              <w:t>1</w:t>
            </w:r>
            <w:r>
              <w:rPr>
                <w:noProof/>
                <w:webHidden/>
              </w:rPr>
              <w:fldChar w:fldCharType="end"/>
            </w:r>
          </w:hyperlink>
        </w:p>
        <w:p w14:paraId="683AE869" w14:textId="77777777" w:rsidR="00F84860" w:rsidRDefault="00F84860">
          <w:pPr>
            <w:pStyle w:val="TOC2"/>
            <w:tabs>
              <w:tab w:val="right" w:leader="dot" w:pos="9350"/>
            </w:tabs>
            <w:rPr>
              <w:noProof/>
            </w:rPr>
          </w:pPr>
          <w:hyperlink w:anchor="_Toc223944498" w:history="1">
            <w:r w:rsidRPr="00BA797B">
              <w:rPr>
                <w:rStyle w:val="Hyperlink"/>
                <w:noProof/>
              </w:rPr>
              <w:t>5.9 Interim analysis</w:t>
            </w:r>
            <w:r>
              <w:rPr>
                <w:noProof/>
                <w:webHidden/>
              </w:rPr>
              <w:tab/>
            </w:r>
            <w:r>
              <w:rPr>
                <w:noProof/>
                <w:webHidden/>
              </w:rPr>
              <w:fldChar w:fldCharType="begin"/>
            </w:r>
            <w:r>
              <w:rPr>
                <w:noProof/>
                <w:webHidden/>
              </w:rPr>
              <w:instrText xml:space="preserve"> PAGEREF _Toc223944498 \h </w:instrText>
            </w:r>
            <w:r>
              <w:rPr>
                <w:noProof/>
                <w:webHidden/>
              </w:rPr>
            </w:r>
            <w:r>
              <w:rPr>
                <w:noProof/>
                <w:webHidden/>
              </w:rPr>
              <w:fldChar w:fldCharType="separate"/>
            </w:r>
            <w:r>
              <w:rPr>
                <w:noProof/>
                <w:webHidden/>
              </w:rPr>
              <w:t>1</w:t>
            </w:r>
            <w:r>
              <w:rPr>
                <w:noProof/>
                <w:webHidden/>
              </w:rPr>
              <w:fldChar w:fldCharType="end"/>
            </w:r>
          </w:hyperlink>
        </w:p>
        <w:p w14:paraId="36F2EBD9" w14:textId="77777777" w:rsidR="00F84860" w:rsidRDefault="00F84860">
          <w:pPr>
            <w:pStyle w:val="TOC2"/>
            <w:tabs>
              <w:tab w:val="right" w:leader="dot" w:pos="9350"/>
            </w:tabs>
            <w:rPr>
              <w:noProof/>
            </w:rPr>
          </w:pPr>
          <w:hyperlink w:anchor="_Toc223944499" w:history="1">
            <w:r w:rsidRPr="00BA797B">
              <w:rPr>
                <w:rStyle w:val="Hyperlink"/>
                <w:noProof/>
              </w:rPr>
              <w:t>5.10 Analysis of the primary outcome</w:t>
            </w:r>
            <w:r>
              <w:rPr>
                <w:noProof/>
                <w:webHidden/>
              </w:rPr>
              <w:tab/>
            </w:r>
            <w:r>
              <w:rPr>
                <w:noProof/>
                <w:webHidden/>
              </w:rPr>
              <w:fldChar w:fldCharType="begin"/>
            </w:r>
            <w:r>
              <w:rPr>
                <w:noProof/>
                <w:webHidden/>
              </w:rPr>
              <w:instrText xml:space="preserve"> PAGEREF _Toc223944499 \h </w:instrText>
            </w:r>
            <w:r>
              <w:rPr>
                <w:noProof/>
                <w:webHidden/>
              </w:rPr>
            </w:r>
            <w:r>
              <w:rPr>
                <w:noProof/>
                <w:webHidden/>
              </w:rPr>
              <w:fldChar w:fldCharType="separate"/>
            </w:r>
            <w:r>
              <w:rPr>
                <w:noProof/>
                <w:webHidden/>
              </w:rPr>
              <w:t>1</w:t>
            </w:r>
            <w:r>
              <w:rPr>
                <w:noProof/>
                <w:webHidden/>
              </w:rPr>
              <w:fldChar w:fldCharType="end"/>
            </w:r>
          </w:hyperlink>
        </w:p>
        <w:p w14:paraId="204EA64C" w14:textId="77777777" w:rsidR="00F84860" w:rsidRDefault="00F84860">
          <w:pPr>
            <w:pStyle w:val="TOC3"/>
            <w:tabs>
              <w:tab w:val="right" w:leader="dot" w:pos="9350"/>
            </w:tabs>
            <w:rPr>
              <w:noProof/>
            </w:rPr>
          </w:pPr>
          <w:hyperlink w:anchor="_Toc223944500" w:history="1">
            <w:r w:rsidRPr="00BA797B">
              <w:rPr>
                <w:rStyle w:val="Hyperlink"/>
                <w:noProof/>
              </w:rPr>
              <w:t>5.10.1 Sensitivity analyses</w:t>
            </w:r>
            <w:r>
              <w:rPr>
                <w:noProof/>
                <w:webHidden/>
              </w:rPr>
              <w:tab/>
            </w:r>
            <w:r>
              <w:rPr>
                <w:noProof/>
                <w:webHidden/>
              </w:rPr>
              <w:fldChar w:fldCharType="begin"/>
            </w:r>
            <w:r>
              <w:rPr>
                <w:noProof/>
                <w:webHidden/>
              </w:rPr>
              <w:instrText xml:space="preserve"> PAGEREF _Toc223944500 \h </w:instrText>
            </w:r>
            <w:r>
              <w:rPr>
                <w:noProof/>
                <w:webHidden/>
              </w:rPr>
            </w:r>
            <w:r>
              <w:rPr>
                <w:noProof/>
                <w:webHidden/>
              </w:rPr>
              <w:fldChar w:fldCharType="separate"/>
            </w:r>
            <w:r>
              <w:rPr>
                <w:noProof/>
                <w:webHidden/>
              </w:rPr>
              <w:t>1</w:t>
            </w:r>
            <w:r>
              <w:rPr>
                <w:noProof/>
                <w:webHidden/>
              </w:rPr>
              <w:fldChar w:fldCharType="end"/>
            </w:r>
          </w:hyperlink>
        </w:p>
        <w:p w14:paraId="044E6983" w14:textId="77777777" w:rsidR="00F84860" w:rsidRDefault="00F84860">
          <w:pPr>
            <w:pStyle w:val="TOC4"/>
            <w:tabs>
              <w:tab w:val="right" w:leader="dot" w:pos="9350"/>
            </w:tabs>
            <w:rPr>
              <w:noProof/>
            </w:rPr>
          </w:pPr>
          <w:hyperlink w:anchor="_Toc223944501" w:history="1">
            <w:r w:rsidRPr="00BA797B">
              <w:rPr>
                <w:rStyle w:val="Hyperlink"/>
                <w:noProof/>
              </w:rPr>
              <w:t>5.10.1.1 Models with autoregressive within-cluster correlation</w:t>
            </w:r>
            <w:r>
              <w:rPr>
                <w:noProof/>
                <w:webHidden/>
              </w:rPr>
              <w:tab/>
            </w:r>
            <w:r>
              <w:rPr>
                <w:noProof/>
                <w:webHidden/>
              </w:rPr>
              <w:fldChar w:fldCharType="begin"/>
            </w:r>
            <w:r>
              <w:rPr>
                <w:noProof/>
                <w:webHidden/>
              </w:rPr>
              <w:instrText xml:space="preserve"> PAGEREF _Toc223944501 \h </w:instrText>
            </w:r>
            <w:r>
              <w:rPr>
                <w:noProof/>
                <w:webHidden/>
              </w:rPr>
            </w:r>
            <w:r>
              <w:rPr>
                <w:noProof/>
                <w:webHidden/>
              </w:rPr>
              <w:fldChar w:fldCharType="separate"/>
            </w:r>
            <w:r>
              <w:rPr>
                <w:noProof/>
                <w:webHidden/>
              </w:rPr>
              <w:t>1</w:t>
            </w:r>
            <w:r>
              <w:rPr>
                <w:noProof/>
                <w:webHidden/>
              </w:rPr>
              <w:fldChar w:fldCharType="end"/>
            </w:r>
          </w:hyperlink>
        </w:p>
        <w:p w14:paraId="4F326708" w14:textId="77777777" w:rsidR="00F84860" w:rsidRDefault="00F84860">
          <w:pPr>
            <w:pStyle w:val="TOC4"/>
            <w:tabs>
              <w:tab w:val="right" w:leader="dot" w:pos="9350"/>
            </w:tabs>
            <w:rPr>
              <w:noProof/>
            </w:rPr>
          </w:pPr>
          <w:hyperlink w:anchor="_Toc223944502" w:history="1">
            <w:r w:rsidRPr="00BA797B">
              <w:rPr>
                <w:rStyle w:val="Hyperlink"/>
                <w:noProof/>
              </w:rPr>
              <w:t>5.10.1.2 Models with batch-specific secular trends</w:t>
            </w:r>
            <w:r>
              <w:rPr>
                <w:noProof/>
                <w:webHidden/>
              </w:rPr>
              <w:tab/>
            </w:r>
            <w:r>
              <w:rPr>
                <w:noProof/>
                <w:webHidden/>
              </w:rPr>
              <w:fldChar w:fldCharType="begin"/>
            </w:r>
            <w:r>
              <w:rPr>
                <w:noProof/>
                <w:webHidden/>
              </w:rPr>
              <w:instrText xml:space="preserve"> PAGEREF _Toc223944502 \h </w:instrText>
            </w:r>
            <w:r>
              <w:rPr>
                <w:noProof/>
                <w:webHidden/>
              </w:rPr>
            </w:r>
            <w:r>
              <w:rPr>
                <w:noProof/>
                <w:webHidden/>
              </w:rPr>
              <w:fldChar w:fldCharType="separate"/>
            </w:r>
            <w:r>
              <w:rPr>
                <w:noProof/>
                <w:webHidden/>
              </w:rPr>
              <w:t>1</w:t>
            </w:r>
            <w:r>
              <w:rPr>
                <w:noProof/>
                <w:webHidden/>
              </w:rPr>
              <w:fldChar w:fldCharType="end"/>
            </w:r>
          </w:hyperlink>
        </w:p>
        <w:p w14:paraId="5BA790B2" w14:textId="77777777" w:rsidR="00F84860" w:rsidRDefault="00F84860">
          <w:pPr>
            <w:pStyle w:val="TOC4"/>
            <w:tabs>
              <w:tab w:val="right" w:leader="dot" w:pos="9350"/>
            </w:tabs>
            <w:rPr>
              <w:noProof/>
            </w:rPr>
          </w:pPr>
          <w:hyperlink w:anchor="_Toc223944503" w:history="1">
            <w:r w:rsidRPr="00BA797B">
              <w:rPr>
                <w:rStyle w:val="Hyperlink"/>
                <w:noProof/>
              </w:rPr>
              <w:t>5.10.1.3 Models with random cluster by intervention effects</w:t>
            </w:r>
            <w:r>
              <w:rPr>
                <w:noProof/>
                <w:webHidden/>
              </w:rPr>
              <w:tab/>
            </w:r>
            <w:r>
              <w:rPr>
                <w:noProof/>
                <w:webHidden/>
              </w:rPr>
              <w:fldChar w:fldCharType="begin"/>
            </w:r>
            <w:r>
              <w:rPr>
                <w:noProof/>
                <w:webHidden/>
              </w:rPr>
              <w:instrText xml:space="preserve"> PAGEREF _Toc223944503 \h </w:instrText>
            </w:r>
            <w:r>
              <w:rPr>
                <w:noProof/>
                <w:webHidden/>
              </w:rPr>
            </w:r>
            <w:r>
              <w:rPr>
                <w:noProof/>
                <w:webHidden/>
              </w:rPr>
              <w:fldChar w:fldCharType="separate"/>
            </w:r>
            <w:r>
              <w:rPr>
                <w:noProof/>
                <w:webHidden/>
              </w:rPr>
              <w:t>1</w:t>
            </w:r>
            <w:r>
              <w:rPr>
                <w:noProof/>
                <w:webHidden/>
              </w:rPr>
              <w:fldChar w:fldCharType="end"/>
            </w:r>
          </w:hyperlink>
        </w:p>
        <w:p w14:paraId="4666E0FE" w14:textId="77777777" w:rsidR="00F84860" w:rsidRDefault="00F84860">
          <w:pPr>
            <w:pStyle w:val="TOC4"/>
            <w:tabs>
              <w:tab w:val="right" w:leader="dot" w:pos="9350"/>
            </w:tabs>
            <w:rPr>
              <w:noProof/>
            </w:rPr>
          </w:pPr>
          <w:hyperlink w:anchor="_Toc223944504" w:history="1">
            <w:r w:rsidRPr="00BA797B">
              <w:rPr>
                <w:rStyle w:val="Hyperlink"/>
                <w:noProof/>
              </w:rPr>
              <w:t>5.10.1.4 Models with correlated random cluster-by-intervention effects</w:t>
            </w:r>
            <w:r>
              <w:rPr>
                <w:noProof/>
                <w:webHidden/>
              </w:rPr>
              <w:tab/>
            </w:r>
            <w:r>
              <w:rPr>
                <w:noProof/>
                <w:webHidden/>
              </w:rPr>
              <w:fldChar w:fldCharType="begin"/>
            </w:r>
            <w:r>
              <w:rPr>
                <w:noProof/>
                <w:webHidden/>
              </w:rPr>
              <w:instrText xml:space="preserve"> PAGEREF _Toc223944504 \h </w:instrText>
            </w:r>
            <w:r>
              <w:rPr>
                <w:noProof/>
                <w:webHidden/>
              </w:rPr>
            </w:r>
            <w:r>
              <w:rPr>
                <w:noProof/>
                <w:webHidden/>
              </w:rPr>
              <w:fldChar w:fldCharType="separate"/>
            </w:r>
            <w:r>
              <w:rPr>
                <w:noProof/>
                <w:webHidden/>
              </w:rPr>
              <w:t>1</w:t>
            </w:r>
            <w:r>
              <w:rPr>
                <w:noProof/>
                <w:webHidden/>
              </w:rPr>
              <w:fldChar w:fldCharType="end"/>
            </w:r>
          </w:hyperlink>
        </w:p>
        <w:p w14:paraId="73D2526D" w14:textId="77777777" w:rsidR="00F84860" w:rsidRDefault="00F84860">
          <w:pPr>
            <w:pStyle w:val="TOC4"/>
            <w:tabs>
              <w:tab w:val="right" w:leader="dot" w:pos="9350"/>
            </w:tabs>
            <w:rPr>
              <w:noProof/>
            </w:rPr>
          </w:pPr>
          <w:hyperlink w:anchor="_Toc223944505" w:history="1">
            <w:r w:rsidRPr="00BA797B">
              <w:rPr>
                <w:rStyle w:val="Hyperlink"/>
                <w:noProof/>
              </w:rPr>
              <w:t>5.10.1.5 Models with time modelled with a spline function</w:t>
            </w:r>
            <w:r>
              <w:rPr>
                <w:noProof/>
                <w:webHidden/>
              </w:rPr>
              <w:tab/>
            </w:r>
            <w:r>
              <w:rPr>
                <w:noProof/>
                <w:webHidden/>
              </w:rPr>
              <w:fldChar w:fldCharType="begin"/>
            </w:r>
            <w:r>
              <w:rPr>
                <w:noProof/>
                <w:webHidden/>
              </w:rPr>
              <w:instrText xml:space="preserve"> PAGEREF _Toc223944505 \h </w:instrText>
            </w:r>
            <w:r>
              <w:rPr>
                <w:noProof/>
                <w:webHidden/>
              </w:rPr>
            </w:r>
            <w:r>
              <w:rPr>
                <w:noProof/>
                <w:webHidden/>
              </w:rPr>
              <w:fldChar w:fldCharType="separate"/>
            </w:r>
            <w:r>
              <w:rPr>
                <w:noProof/>
                <w:webHidden/>
              </w:rPr>
              <w:t>1</w:t>
            </w:r>
            <w:r>
              <w:rPr>
                <w:noProof/>
                <w:webHidden/>
              </w:rPr>
              <w:fldChar w:fldCharType="end"/>
            </w:r>
          </w:hyperlink>
        </w:p>
        <w:p w14:paraId="66B11DDA" w14:textId="77777777" w:rsidR="00F84860" w:rsidRDefault="00F84860">
          <w:pPr>
            <w:pStyle w:val="TOC4"/>
            <w:tabs>
              <w:tab w:val="right" w:leader="dot" w:pos="9350"/>
            </w:tabs>
            <w:rPr>
              <w:noProof/>
            </w:rPr>
          </w:pPr>
          <w:hyperlink w:anchor="_Toc223944506" w:history="1">
            <w:r w:rsidRPr="00BA797B">
              <w:rPr>
                <w:rStyle w:val="Hyperlink"/>
                <w:noProof/>
              </w:rPr>
              <w:t>5.10.1.6 Models exploring lag and weaning effects</w:t>
            </w:r>
            <w:r>
              <w:rPr>
                <w:noProof/>
                <w:webHidden/>
              </w:rPr>
              <w:tab/>
            </w:r>
            <w:r>
              <w:rPr>
                <w:noProof/>
                <w:webHidden/>
              </w:rPr>
              <w:fldChar w:fldCharType="begin"/>
            </w:r>
            <w:r>
              <w:rPr>
                <w:noProof/>
                <w:webHidden/>
              </w:rPr>
              <w:instrText xml:space="preserve"> PAGEREF _Toc223944506 \h </w:instrText>
            </w:r>
            <w:r>
              <w:rPr>
                <w:noProof/>
                <w:webHidden/>
              </w:rPr>
            </w:r>
            <w:r>
              <w:rPr>
                <w:noProof/>
                <w:webHidden/>
              </w:rPr>
              <w:fldChar w:fldCharType="separate"/>
            </w:r>
            <w:r>
              <w:rPr>
                <w:noProof/>
                <w:webHidden/>
              </w:rPr>
              <w:t>1</w:t>
            </w:r>
            <w:r>
              <w:rPr>
                <w:noProof/>
                <w:webHidden/>
              </w:rPr>
              <w:fldChar w:fldCharType="end"/>
            </w:r>
          </w:hyperlink>
        </w:p>
        <w:p w14:paraId="33D31095" w14:textId="77777777" w:rsidR="00F84860" w:rsidRDefault="00F84860">
          <w:pPr>
            <w:pStyle w:val="TOC3"/>
            <w:tabs>
              <w:tab w:val="right" w:leader="dot" w:pos="9350"/>
            </w:tabs>
            <w:rPr>
              <w:noProof/>
            </w:rPr>
          </w:pPr>
          <w:hyperlink w:anchor="_Toc223944507" w:history="1">
            <w:r w:rsidRPr="00BA797B">
              <w:rPr>
                <w:rStyle w:val="Hyperlink"/>
                <w:noProof/>
              </w:rPr>
              <w:t>5.10.2 Adjusted analyses</w:t>
            </w:r>
            <w:r>
              <w:rPr>
                <w:noProof/>
                <w:webHidden/>
              </w:rPr>
              <w:tab/>
            </w:r>
            <w:r>
              <w:rPr>
                <w:noProof/>
                <w:webHidden/>
              </w:rPr>
              <w:fldChar w:fldCharType="begin"/>
            </w:r>
            <w:r>
              <w:rPr>
                <w:noProof/>
                <w:webHidden/>
              </w:rPr>
              <w:instrText xml:space="preserve"> PAGEREF _Toc223944507 \h </w:instrText>
            </w:r>
            <w:r>
              <w:rPr>
                <w:noProof/>
                <w:webHidden/>
              </w:rPr>
            </w:r>
            <w:r>
              <w:rPr>
                <w:noProof/>
                <w:webHidden/>
              </w:rPr>
              <w:fldChar w:fldCharType="separate"/>
            </w:r>
            <w:r>
              <w:rPr>
                <w:noProof/>
                <w:webHidden/>
              </w:rPr>
              <w:t>1</w:t>
            </w:r>
            <w:r>
              <w:rPr>
                <w:noProof/>
                <w:webHidden/>
              </w:rPr>
              <w:fldChar w:fldCharType="end"/>
            </w:r>
          </w:hyperlink>
        </w:p>
        <w:p w14:paraId="432FFC8B" w14:textId="77777777" w:rsidR="00F84860" w:rsidRDefault="00F84860">
          <w:pPr>
            <w:pStyle w:val="TOC3"/>
            <w:tabs>
              <w:tab w:val="right" w:leader="dot" w:pos="9350"/>
            </w:tabs>
            <w:rPr>
              <w:noProof/>
            </w:rPr>
          </w:pPr>
          <w:hyperlink w:anchor="_Toc223944508" w:history="1">
            <w:r w:rsidRPr="00BA797B">
              <w:rPr>
                <w:rStyle w:val="Hyperlink"/>
                <w:noProof/>
              </w:rPr>
              <w:t>5.10.3 Subgroup analyses</w:t>
            </w:r>
            <w:r>
              <w:rPr>
                <w:noProof/>
                <w:webHidden/>
              </w:rPr>
              <w:tab/>
            </w:r>
            <w:r>
              <w:rPr>
                <w:noProof/>
                <w:webHidden/>
              </w:rPr>
              <w:fldChar w:fldCharType="begin"/>
            </w:r>
            <w:r>
              <w:rPr>
                <w:noProof/>
                <w:webHidden/>
              </w:rPr>
              <w:instrText xml:space="preserve"> PAGEREF _Toc223944508 \h </w:instrText>
            </w:r>
            <w:r>
              <w:rPr>
                <w:noProof/>
                <w:webHidden/>
              </w:rPr>
            </w:r>
            <w:r>
              <w:rPr>
                <w:noProof/>
                <w:webHidden/>
              </w:rPr>
              <w:fldChar w:fldCharType="separate"/>
            </w:r>
            <w:r>
              <w:rPr>
                <w:noProof/>
                <w:webHidden/>
              </w:rPr>
              <w:t>1</w:t>
            </w:r>
            <w:r>
              <w:rPr>
                <w:noProof/>
                <w:webHidden/>
              </w:rPr>
              <w:fldChar w:fldCharType="end"/>
            </w:r>
          </w:hyperlink>
        </w:p>
        <w:p w14:paraId="22F8473A" w14:textId="77777777" w:rsidR="00F84860" w:rsidRDefault="00F84860">
          <w:pPr>
            <w:pStyle w:val="TOC3"/>
            <w:tabs>
              <w:tab w:val="right" w:leader="dot" w:pos="9350"/>
            </w:tabs>
            <w:rPr>
              <w:noProof/>
            </w:rPr>
          </w:pPr>
          <w:hyperlink w:anchor="_Toc223944509" w:history="1">
            <w:r w:rsidRPr="00BA797B">
              <w:rPr>
                <w:rStyle w:val="Hyperlink"/>
                <w:noProof/>
              </w:rPr>
              <w:t>5.10.4 Treatment of missing data</w:t>
            </w:r>
            <w:r>
              <w:rPr>
                <w:noProof/>
                <w:webHidden/>
              </w:rPr>
              <w:tab/>
            </w:r>
            <w:r>
              <w:rPr>
                <w:noProof/>
                <w:webHidden/>
              </w:rPr>
              <w:fldChar w:fldCharType="begin"/>
            </w:r>
            <w:r>
              <w:rPr>
                <w:noProof/>
                <w:webHidden/>
              </w:rPr>
              <w:instrText xml:space="preserve"> PAGEREF _Toc223944509 \h </w:instrText>
            </w:r>
            <w:r>
              <w:rPr>
                <w:noProof/>
                <w:webHidden/>
              </w:rPr>
            </w:r>
            <w:r>
              <w:rPr>
                <w:noProof/>
                <w:webHidden/>
              </w:rPr>
              <w:fldChar w:fldCharType="separate"/>
            </w:r>
            <w:r>
              <w:rPr>
                <w:noProof/>
                <w:webHidden/>
              </w:rPr>
              <w:t>1</w:t>
            </w:r>
            <w:r>
              <w:rPr>
                <w:noProof/>
                <w:webHidden/>
              </w:rPr>
              <w:fldChar w:fldCharType="end"/>
            </w:r>
          </w:hyperlink>
        </w:p>
        <w:p w14:paraId="29D130AC" w14:textId="77777777" w:rsidR="00F84860" w:rsidRDefault="00F84860">
          <w:pPr>
            <w:pStyle w:val="TOC2"/>
            <w:tabs>
              <w:tab w:val="right" w:leader="dot" w:pos="9350"/>
            </w:tabs>
            <w:rPr>
              <w:noProof/>
            </w:rPr>
          </w:pPr>
          <w:hyperlink w:anchor="_Toc223944510" w:history="1">
            <w:r w:rsidRPr="00BA797B">
              <w:rPr>
                <w:rStyle w:val="Hyperlink"/>
                <w:noProof/>
              </w:rPr>
              <w:t>5.11 Analysis of secondary outcomes</w:t>
            </w:r>
            <w:r>
              <w:rPr>
                <w:noProof/>
                <w:webHidden/>
              </w:rPr>
              <w:tab/>
            </w:r>
            <w:r>
              <w:rPr>
                <w:noProof/>
                <w:webHidden/>
              </w:rPr>
              <w:fldChar w:fldCharType="begin"/>
            </w:r>
            <w:r>
              <w:rPr>
                <w:noProof/>
                <w:webHidden/>
              </w:rPr>
              <w:instrText xml:space="preserve"> PAGEREF _Toc223944510 \h </w:instrText>
            </w:r>
            <w:r>
              <w:rPr>
                <w:noProof/>
                <w:webHidden/>
              </w:rPr>
            </w:r>
            <w:r>
              <w:rPr>
                <w:noProof/>
                <w:webHidden/>
              </w:rPr>
              <w:fldChar w:fldCharType="separate"/>
            </w:r>
            <w:r>
              <w:rPr>
                <w:noProof/>
                <w:webHidden/>
              </w:rPr>
              <w:t>1</w:t>
            </w:r>
            <w:r>
              <w:rPr>
                <w:noProof/>
                <w:webHidden/>
              </w:rPr>
              <w:fldChar w:fldCharType="end"/>
            </w:r>
          </w:hyperlink>
        </w:p>
        <w:p w14:paraId="5944FD97" w14:textId="77777777" w:rsidR="00F84860" w:rsidRDefault="00F84860">
          <w:pPr>
            <w:pStyle w:val="TOC3"/>
            <w:tabs>
              <w:tab w:val="right" w:leader="dot" w:pos="9350"/>
            </w:tabs>
            <w:rPr>
              <w:noProof/>
            </w:rPr>
          </w:pPr>
          <w:hyperlink w:anchor="_Toc223944511" w:history="1">
            <w:r w:rsidRPr="00BA797B">
              <w:rPr>
                <w:rStyle w:val="Hyperlink"/>
                <w:noProof/>
              </w:rPr>
              <w:t>5.11.1 All cause mortality within 24 hours, 30 days and three months of arrival at the emergency department</w:t>
            </w:r>
            <w:r>
              <w:rPr>
                <w:noProof/>
                <w:webHidden/>
              </w:rPr>
              <w:tab/>
            </w:r>
            <w:r>
              <w:rPr>
                <w:noProof/>
                <w:webHidden/>
              </w:rPr>
              <w:fldChar w:fldCharType="begin"/>
            </w:r>
            <w:r>
              <w:rPr>
                <w:noProof/>
                <w:webHidden/>
              </w:rPr>
              <w:instrText xml:space="preserve"> PAGEREF _Toc223944511 \h </w:instrText>
            </w:r>
            <w:r>
              <w:rPr>
                <w:noProof/>
                <w:webHidden/>
              </w:rPr>
            </w:r>
            <w:r>
              <w:rPr>
                <w:noProof/>
                <w:webHidden/>
              </w:rPr>
              <w:fldChar w:fldCharType="separate"/>
            </w:r>
            <w:r>
              <w:rPr>
                <w:noProof/>
                <w:webHidden/>
              </w:rPr>
              <w:t>1</w:t>
            </w:r>
            <w:r>
              <w:rPr>
                <w:noProof/>
                <w:webHidden/>
              </w:rPr>
              <w:fldChar w:fldCharType="end"/>
            </w:r>
          </w:hyperlink>
        </w:p>
        <w:p w14:paraId="46C17228" w14:textId="77777777" w:rsidR="00F84860" w:rsidRDefault="00F84860">
          <w:pPr>
            <w:pStyle w:val="TOC3"/>
            <w:tabs>
              <w:tab w:val="right" w:leader="dot" w:pos="9350"/>
            </w:tabs>
            <w:rPr>
              <w:noProof/>
            </w:rPr>
          </w:pPr>
          <w:hyperlink w:anchor="_Toc223944512" w:history="1">
            <w:r w:rsidRPr="00BA797B">
              <w:rPr>
                <w:rStyle w:val="Hyperlink"/>
                <w:noProof/>
              </w:rPr>
              <w:t>5.11.2 Quality of life within seven days of discharge, and at 30 days and three months of arrival at the emergency department, among survivors</w:t>
            </w:r>
            <w:r>
              <w:rPr>
                <w:noProof/>
                <w:webHidden/>
              </w:rPr>
              <w:tab/>
            </w:r>
            <w:r>
              <w:rPr>
                <w:noProof/>
                <w:webHidden/>
              </w:rPr>
              <w:fldChar w:fldCharType="begin"/>
            </w:r>
            <w:r>
              <w:rPr>
                <w:noProof/>
                <w:webHidden/>
              </w:rPr>
              <w:instrText xml:space="preserve"> PAGEREF _Toc223944512 \h </w:instrText>
            </w:r>
            <w:r>
              <w:rPr>
                <w:noProof/>
                <w:webHidden/>
              </w:rPr>
            </w:r>
            <w:r>
              <w:rPr>
                <w:noProof/>
                <w:webHidden/>
              </w:rPr>
              <w:fldChar w:fldCharType="separate"/>
            </w:r>
            <w:r>
              <w:rPr>
                <w:noProof/>
                <w:webHidden/>
              </w:rPr>
              <w:t>1</w:t>
            </w:r>
            <w:r>
              <w:rPr>
                <w:noProof/>
                <w:webHidden/>
              </w:rPr>
              <w:fldChar w:fldCharType="end"/>
            </w:r>
          </w:hyperlink>
        </w:p>
        <w:p w14:paraId="06453C61" w14:textId="77777777" w:rsidR="00F84860" w:rsidRDefault="00F84860">
          <w:pPr>
            <w:pStyle w:val="TOC3"/>
            <w:tabs>
              <w:tab w:val="right" w:leader="dot" w:pos="9350"/>
            </w:tabs>
            <w:rPr>
              <w:noProof/>
            </w:rPr>
          </w:pPr>
          <w:hyperlink w:anchor="_Toc223944513" w:history="1">
            <w:r w:rsidRPr="00BA797B">
              <w:rPr>
                <w:rStyle w:val="Hyperlink"/>
                <w:noProof/>
              </w:rPr>
              <w:t>5.11.3 Disability within seven days of discharge, and at 30 days and three months of arrival at the emergency department, among survivors</w:t>
            </w:r>
            <w:r>
              <w:rPr>
                <w:noProof/>
                <w:webHidden/>
              </w:rPr>
              <w:tab/>
            </w:r>
            <w:r>
              <w:rPr>
                <w:noProof/>
                <w:webHidden/>
              </w:rPr>
              <w:fldChar w:fldCharType="begin"/>
            </w:r>
            <w:r>
              <w:rPr>
                <w:noProof/>
                <w:webHidden/>
              </w:rPr>
              <w:instrText xml:space="preserve"> PAGEREF _Toc223944513 \h </w:instrText>
            </w:r>
            <w:r>
              <w:rPr>
                <w:noProof/>
                <w:webHidden/>
              </w:rPr>
            </w:r>
            <w:r>
              <w:rPr>
                <w:noProof/>
                <w:webHidden/>
              </w:rPr>
              <w:fldChar w:fldCharType="separate"/>
            </w:r>
            <w:r>
              <w:rPr>
                <w:noProof/>
                <w:webHidden/>
              </w:rPr>
              <w:t>1</w:t>
            </w:r>
            <w:r>
              <w:rPr>
                <w:noProof/>
                <w:webHidden/>
              </w:rPr>
              <w:fldChar w:fldCharType="end"/>
            </w:r>
          </w:hyperlink>
        </w:p>
        <w:p w14:paraId="292A1288" w14:textId="77777777" w:rsidR="00F84860" w:rsidRDefault="00F84860">
          <w:pPr>
            <w:pStyle w:val="TOC3"/>
            <w:tabs>
              <w:tab w:val="right" w:leader="dot" w:pos="9350"/>
            </w:tabs>
            <w:rPr>
              <w:noProof/>
            </w:rPr>
          </w:pPr>
          <w:hyperlink w:anchor="_Toc223944514" w:history="1">
            <w:r w:rsidRPr="00BA797B">
              <w:rPr>
                <w:rStyle w:val="Hyperlink"/>
                <w:noProof/>
              </w:rPr>
              <w:t>5.11.4 Return to work at 30 days and three months after arrival at the emergency department, among survivors</w:t>
            </w:r>
            <w:r>
              <w:rPr>
                <w:noProof/>
                <w:webHidden/>
              </w:rPr>
              <w:tab/>
            </w:r>
            <w:r>
              <w:rPr>
                <w:noProof/>
                <w:webHidden/>
              </w:rPr>
              <w:fldChar w:fldCharType="begin"/>
            </w:r>
            <w:r>
              <w:rPr>
                <w:noProof/>
                <w:webHidden/>
              </w:rPr>
              <w:instrText xml:space="preserve"> PAGEREF _Toc223944514 \h </w:instrText>
            </w:r>
            <w:r>
              <w:rPr>
                <w:noProof/>
                <w:webHidden/>
              </w:rPr>
            </w:r>
            <w:r>
              <w:rPr>
                <w:noProof/>
                <w:webHidden/>
              </w:rPr>
              <w:fldChar w:fldCharType="separate"/>
            </w:r>
            <w:r>
              <w:rPr>
                <w:noProof/>
                <w:webHidden/>
              </w:rPr>
              <w:t>1</w:t>
            </w:r>
            <w:r>
              <w:rPr>
                <w:noProof/>
                <w:webHidden/>
              </w:rPr>
              <w:fldChar w:fldCharType="end"/>
            </w:r>
          </w:hyperlink>
        </w:p>
        <w:p w14:paraId="4E15B536" w14:textId="77777777" w:rsidR="00F84860" w:rsidRDefault="00F84860">
          <w:pPr>
            <w:pStyle w:val="TOC3"/>
            <w:tabs>
              <w:tab w:val="right" w:leader="dot" w:pos="9350"/>
            </w:tabs>
            <w:rPr>
              <w:noProof/>
            </w:rPr>
          </w:pPr>
          <w:hyperlink w:anchor="_Toc223944515" w:history="1">
            <w:r w:rsidRPr="00BA797B">
              <w:rPr>
                <w:rStyle w:val="Hyperlink"/>
                <w:noProof/>
              </w:rPr>
              <w:t>5.11.5 Length of emergency department stay</w:t>
            </w:r>
            <w:r>
              <w:rPr>
                <w:noProof/>
                <w:webHidden/>
              </w:rPr>
              <w:tab/>
            </w:r>
            <w:r>
              <w:rPr>
                <w:noProof/>
                <w:webHidden/>
              </w:rPr>
              <w:fldChar w:fldCharType="begin"/>
            </w:r>
            <w:r>
              <w:rPr>
                <w:noProof/>
                <w:webHidden/>
              </w:rPr>
              <w:instrText xml:space="preserve"> PAGEREF _Toc223944515 \h </w:instrText>
            </w:r>
            <w:r>
              <w:rPr>
                <w:noProof/>
                <w:webHidden/>
              </w:rPr>
            </w:r>
            <w:r>
              <w:rPr>
                <w:noProof/>
                <w:webHidden/>
              </w:rPr>
              <w:fldChar w:fldCharType="separate"/>
            </w:r>
            <w:r>
              <w:rPr>
                <w:noProof/>
                <w:webHidden/>
              </w:rPr>
              <w:t>1</w:t>
            </w:r>
            <w:r>
              <w:rPr>
                <w:noProof/>
                <w:webHidden/>
              </w:rPr>
              <w:fldChar w:fldCharType="end"/>
            </w:r>
          </w:hyperlink>
        </w:p>
        <w:p w14:paraId="31D5AF3C" w14:textId="77777777" w:rsidR="00F84860" w:rsidRDefault="00F84860">
          <w:pPr>
            <w:pStyle w:val="TOC3"/>
            <w:tabs>
              <w:tab w:val="right" w:leader="dot" w:pos="9350"/>
            </w:tabs>
            <w:rPr>
              <w:noProof/>
            </w:rPr>
          </w:pPr>
          <w:hyperlink w:anchor="_Toc223944516" w:history="1">
            <w:r w:rsidRPr="00BA797B">
              <w:rPr>
                <w:rStyle w:val="Hyperlink"/>
                <w:noProof/>
              </w:rPr>
              <w:t>5.11.6 Length of hospital stay</w:t>
            </w:r>
            <w:r>
              <w:rPr>
                <w:noProof/>
                <w:webHidden/>
              </w:rPr>
              <w:tab/>
            </w:r>
            <w:r>
              <w:rPr>
                <w:noProof/>
                <w:webHidden/>
              </w:rPr>
              <w:fldChar w:fldCharType="begin"/>
            </w:r>
            <w:r>
              <w:rPr>
                <w:noProof/>
                <w:webHidden/>
              </w:rPr>
              <w:instrText xml:space="preserve"> PAGEREF _Toc223944516 \h </w:instrText>
            </w:r>
            <w:r>
              <w:rPr>
                <w:noProof/>
                <w:webHidden/>
              </w:rPr>
            </w:r>
            <w:r>
              <w:rPr>
                <w:noProof/>
                <w:webHidden/>
              </w:rPr>
              <w:fldChar w:fldCharType="separate"/>
            </w:r>
            <w:r>
              <w:rPr>
                <w:noProof/>
                <w:webHidden/>
              </w:rPr>
              <w:t>1</w:t>
            </w:r>
            <w:r>
              <w:rPr>
                <w:noProof/>
                <w:webHidden/>
              </w:rPr>
              <w:fldChar w:fldCharType="end"/>
            </w:r>
          </w:hyperlink>
        </w:p>
        <w:p w14:paraId="6DB069BC" w14:textId="77777777" w:rsidR="00F84860" w:rsidRDefault="00F84860">
          <w:pPr>
            <w:pStyle w:val="TOC3"/>
            <w:tabs>
              <w:tab w:val="right" w:leader="dot" w:pos="9350"/>
            </w:tabs>
            <w:rPr>
              <w:noProof/>
            </w:rPr>
          </w:pPr>
          <w:hyperlink w:anchor="_Toc223944517" w:history="1">
            <w:r w:rsidRPr="00BA797B">
              <w:rPr>
                <w:rStyle w:val="Hyperlink"/>
                <w:noProof/>
              </w:rPr>
              <w:t>5.11.7 Intensive care unit admission</w:t>
            </w:r>
            <w:r>
              <w:rPr>
                <w:noProof/>
                <w:webHidden/>
              </w:rPr>
              <w:tab/>
            </w:r>
            <w:r>
              <w:rPr>
                <w:noProof/>
                <w:webHidden/>
              </w:rPr>
              <w:fldChar w:fldCharType="begin"/>
            </w:r>
            <w:r>
              <w:rPr>
                <w:noProof/>
                <w:webHidden/>
              </w:rPr>
              <w:instrText xml:space="preserve"> PAGEREF _Toc223944517 \h </w:instrText>
            </w:r>
            <w:r>
              <w:rPr>
                <w:noProof/>
                <w:webHidden/>
              </w:rPr>
            </w:r>
            <w:r>
              <w:rPr>
                <w:noProof/>
                <w:webHidden/>
              </w:rPr>
              <w:fldChar w:fldCharType="separate"/>
            </w:r>
            <w:r>
              <w:rPr>
                <w:noProof/>
                <w:webHidden/>
              </w:rPr>
              <w:t>1</w:t>
            </w:r>
            <w:r>
              <w:rPr>
                <w:noProof/>
                <w:webHidden/>
              </w:rPr>
              <w:fldChar w:fldCharType="end"/>
            </w:r>
          </w:hyperlink>
        </w:p>
        <w:p w14:paraId="23D54271" w14:textId="77777777" w:rsidR="00F84860" w:rsidRDefault="00F84860">
          <w:pPr>
            <w:pStyle w:val="TOC3"/>
            <w:tabs>
              <w:tab w:val="right" w:leader="dot" w:pos="9350"/>
            </w:tabs>
            <w:rPr>
              <w:noProof/>
            </w:rPr>
          </w:pPr>
          <w:hyperlink w:anchor="_Toc223944518" w:history="1">
            <w:r w:rsidRPr="00BA797B">
              <w:rPr>
                <w:rStyle w:val="Hyperlink"/>
                <w:noProof/>
              </w:rPr>
              <w:t>5.11.8 Length of intensive care unit stay</w:t>
            </w:r>
            <w:r>
              <w:rPr>
                <w:noProof/>
                <w:webHidden/>
              </w:rPr>
              <w:tab/>
            </w:r>
            <w:r>
              <w:rPr>
                <w:noProof/>
                <w:webHidden/>
              </w:rPr>
              <w:fldChar w:fldCharType="begin"/>
            </w:r>
            <w:r>
              <w:rPr>
                <w:noProof/>
                <w:webHidden/>
              </w:rPr>
              <w:instrText xml:space="preserve"> PAGEREF _Toc223944518 \h </w:instrText>
            </w:r>
            <w:r>
              <w:rPr>
                <w:noProof/>
                <w:webHidden/>
              </w:rPr>
            </w:r>
            <w:r>
              <w:rPr>
                <w:noProof/>
                <w:webHidden/>
              </w:rPr>
              <w:fldChar w:fldCharType="separate"/>
            </w:r>
            <w:r>
              <w:rPr>
                <w:noProof/>
                <w:webHidden/>
              </w:rPr>
              <w:t>1</w:t>
            </w:r>
            <w:r>
              <w:rPr>
                <w:noProof/>
                <w:webHidden/>
              </w:rPr>
              <w:fldChar w:fldCharType="end"/>
            </w:r>
          </w:hyperlink>
        </w:p>
        <w:p w14:paraId="4762A751" w14:textId="77777777" w:rsidR="00F84860" w:rsidRDefault="00F84860">
          <w:pPr>
            <w:pStyle w:val="TOC3"/>
            <w:tabs>
              <w:tab w:val="right" w:leader="dot" w:pos="9350"/>
            </w:tabs>
            <w:rPr>
              <w:noProof/>
            </w:rPr>
          </w:pPr>
          <w:hyperlink w:anchor="_Toc223944519" w:history="1">
            <w:r w:rsidRPr="00BA797B">
              <w:rPr>
                <w:rStyle w:val="Hyperlink"/>
                <w:noProof/>
              </w:rPr>
              <w:t>5.11.9 Adherence to ATLS</w:t>
            </w:r>
            <w:r w:rsidRPr="00BA797B">
              <w:rPr>
                <w:rStyle w:val="Hyperlink"/>
                <w:noProof/>
                <w:vertAlign w:val="superscript"/>
              </w:rPr>
              <w:t>®</w:t>
            </w:r>
            <w:r w:rsidRPr="00BA797B">
              <w:rPr>
                <w:rStyle w:val="Hyperlink"/>
                <w:noProof/>
              </w:rPr>
              <w:t xml:space="preserve"> principles during initial patient resuscitation</w:t>
            </w:r>
            <w:r>
              <w:rPr>
                <w:noProof/>
                <w:webHidden/>
              </w:rPr>
              <w:tab/>
            </w:r>
            <w:r>
              <w:rPr>
                <w:noProof/>
                <w:webHidden/>
              </w:rPr>
              <w:fldChar w:fldCharType="begin"/>
            </w:r>
            <w:r>
              <w:rPr>
                <w:noProof/>
                <w:webHidden/>
              </w:rPr>
              <w:instrText xml:space="preserve"> PAGEREF _Toc223944519 \h </w:instrText>
            </w:r>
            <w:r>
              <w:rPr>
                <w:noProof/>
                <w:webHidden/>
              </w:rPr>
            </w:r>
            <w:r>
              <w:rPr>
                <w:noProof/>
                <w:webHidden/>
              </w:rPr>
              <w:fldChar w:fldCharType="separate"/>
            </w:r>
            <w:r>
              <w:rPr>
                <w:noProof/>
                <w:webHidden/>
              </w:rPr>
              <w:t>1</w:t>
            </w:r>
            <w:r>
              <w:rPr>
                <w:noProof/>
                <w:webHidden/>
              </w:rPr>
              <w:fldChar w:fldCharType="end"/>
            </w:r>
          </w:hyperlink>
        </w:p>
        <w:p w14:paraId="2EB9A618" w14:textId="77777777" w:rsidR="00F84860" w:rsidRDefault="00F84860">
          <w:pPr>
            <w:pStyle w:val="TOC1"/>
            <w:tabs>
              <w:tab w:val="right" w:leader="dot" w:pos="9350"/>
            </w:tabs>
            <w:rPr>
              <w:noProof/>
            </w:rPr>
          </w:pPr>
          <w:hyperlink w:anchor="_Toc223944520" w:history="1">
            <w:r w:rsidRPr="00BA797B">
              <w:rPr>
                <w:rStyle w:val="Hyperlink"/>
                <w:noProof/>
              </w:rPr>
              <w:t>6. References</w:t>
            </w:r>
            <w:r>
              <w:rPr>
                <w:noProof/>
                <w:webHidden/>
              </w:rPr>
              <w:tab/>
            </w:r>
            <w:r>
              <w:rPr>
                <w:noProof/>
                <w:webHidden/>
              </w:rPr>
              <w:fldChar w:fldCharType="begin"/>
            </w:r>
            <w:r>
              <w:rPr>
                <w:noProof/>
                <w:webHidden/>
              </w:rPr>
              <w:instrText xml:space="preserve"> PAGEREF _Toc223944520 \h </w:instrText>
            </w:r>
            <w:r>
              <w:rPr>
                <w:noProof/>
                <w:webHidden/>
              </w:rPr>
            </w:r>
            <w:r>
              <w:rPr>
                <w:noProof/>
                <w:webHidden/>
              </w:rPr>
              <w:fldChar w:fldCharType="separate"/>
            </w:r>
            <w:r>
              <w:rPr>
                <w:noProof/>
                <w:webHidden/>
              </w:rPr>
              <w:t>1</w:t>
            </w:r>
            <w:r>
              <w:rPr>
                <w:noProof/>
                <w:webHidden/>
              </w:rPr>
              <w:fldChar w:fldCharType="end"/>
            </w:r>
          </w:hyperlink>
        </w:p>
        <w:p w14:paraId="2325AE21" w14:textId="77777777" w:rsidR="0093350B" w:rsidRDefault="00B12EE7">
          <w:r>
            <w:fldChar w:fldCharType="end"/>
          </w:r>
        </w:p>
      </w:sdtContent>
    </w:sdt>
    <w:p w14:paraId="7795DF6F" w14:textId="77777777" w:rsidR="0093350B" w:rsidRDefault="00B12EE7">
      <w:r>
        <w:br w:type="page"/>
      </w:r>
    </w:p>
    <w:p w14:paraId="4BA98F0C" w14:textId="77777777" w:rsidR="0093350B" w:rsidRDefault="00B12EE7">
      <w:pPr>
        <w:pStyle w:val="Heading1"/>
      </w:pPr>
      <w:bookmarkStart w:id="0" w:name="_Toc223944469"/>
      <w:bookmarkStart w:id="1" w:name="administrative-information"/>
      <w:r>
        <w:lastRenderedPageBreak/>
        <w:t>1. Administrative information</w:t>
      </w:r>
      <w:bookmarkEnd w:id="0"/>
    </w:p>
    <w:p w14:paraId="42E1A496" w14:textId="77777777" w:rsidR="0093350B" w:rsidRDefault="00B12EE7">
      <w:pPr>
        <w:pStyle w:val="Heading2"/>
      </w:pPr>
      <w:bookmarkStart w:id="2" w:name="_Toc223944470"/>
      <w:bookmarkStart w:id="3" w:name="study-identifiers"/>
      <w:r>
        <w:t>1.1 Study identifiers</w:t>
      </w:r>
      <w:bookmarkEnd w:id="2"/>
    </w:p>
    <w:p w14:paraId="6573F78A" w14:textId="77777777" w:rsidR="0093350B" w:rsidRDefault="00B12EE7">
      <w:pPr>
        <w:numPr>
          <w:ilvl w:val="0"/>
          <w:numId w:val="2"/>
        </w:numPr>
      </w:pPr>
      <w:r>
        <w:t>Protocol version 1.5.0 dated 2025-06-12</w:t>
      </w:r>
    </w:p>
    <w:p w14:paraId="2CEC5C4D" w14:textId="77777777" w:rsidR="0093350B" w:rsidRDefault="00B12EE7">
      <w:pPr>
        <w:numPr>
          <w:ilvl w:val="0"/>
          <w:numId w:val="2"/>
        </w:numPr>
      </w:pPr>
      <w:r>
        <w:t xml:space="preserve">ClinicalTrials.gov identifier: </w:t>
      </w:r>
      <w:hyperlink r:id="rId5">
        <w:r w:rsidR="0093350B">
          <w:rPr>
            <w:rStyle w:val="Hyperlink"/>
          </w:rPr>
          <w:t>NCT06321419</w:t>
        </w:r>
      </w:hyperlink>
    </w:p>
    <w:p w14:paraId="029DB06C" w14:textId="77777777" w:rsidR="0093350B" w:rsidRDefault="00B12EE7">
      <w:pPr>
        <w:numPr>
          <w:ilvl w:val="0"/>
          <w:numId w:val="2"/>
        </w:numPr>
      </w:pPr>
      <w:r>
        <w:t>Clinical Trials Registry - India identifier: CTRI/2024/07/071336</w:t>
      </w:r>
    </w:p>
    <w:p w14:paraId="7685C66B" w14:textId="77777777" w:rsidR="0093350B" w:rsidRDefault="00B12EE7">
      <w:pPr>
        <w:pStyle w:val="Heading2"/>
      </w:pPr>
      <w:bookmarkStart w:id="4" w:name="_Toc223944471"/>
      <w:bookmarkStart w:id="5" w:name="changelog"/>
      <w:bookmarkEnd w:id="3"/>
      <w:r>
        <w:t>1.2 Changelog</w:t>
      </w:r>
      <w:bookmarkEnd w:id="4"/>
    </w:p>
    <w:p w14:paraId="0519F701" w14:textId="77777777" w:rsidR="0093350B" w:rsidRDefault="00B12EE7">
      <w:pPr>
        <w:pStyle w:val="FirstParagraph"/>
      </w:pPr>
      <w:r>
        <w:t>Once version 1.0.0 is finalised, this section will be updated with a changelog.</w:t>
      </w:r>
    </w:p>
    <w:p w14:paraId="50259CC8" w14:textId="77777777" w:rsidR="0093350B" w:rsidRDefault="00B12EE7">
      <w:pPr>
        <w:pStyle w:val="Heading2"/>
      </w:pPr>
      <w:bookmarkStart w:id="6" w:name="_Toc223944472"/>
      <w:bookmarkStart w:id="7" w:name="contributors"/>
      <w:bookmarkEnd w:id="5"/>
      <w:r>
        <w:t>1.3 Contributors</w:t>
      </w:r>
      <w:bookmarkEnd w:id="6"/>
    </w:p>
    <w:tbl>
      <w:tblPr>
        <w:tblStyle w:val="Table"/>
        <w:tblW w:w="5000" w:type="pct"/>
        <w:tblLayout w:type="fixed"/>
        <w:tblLook w:val="0020" w:firstRow="1" w:lastRow="0" w:firstColumn="0" w:lastColumn="0" w:noHBand="0" w:noVBand="0"/>
      </w:tblPr>
      <w:tblGrid>
        <w:gridCol w:w="5138"/>
        <w:gridCol w:w="2663"/>
        <w:gridCol w:w="1775"/>
      </w:tblGrid>
      <w:tr w:rsidR="0093350B" w14:paraId="1ADE807E" w14:textId="77777777" w:rsidTr="0093350B">
        <w:trPr>
          <w:cnfStyle w:val="100000000000" w:firstRow="1" w:lastRow="0" w:firstColumn="0" w:lastColumn="0" w:oddVBand="0" w:evenVBand="0" w:oddHBand="0" w:evenHBand="0" w:firstRowFirstColumn="0" w:firstRowLastColumn="0" w:lastRowFirstColumn="0" w:lastRowLastColumn="0"/>
          <w:tblHeader/>
        </w:trPr>
        <w:tc>
          <w:tcPr>
            <w:tcW w:w="4248" w:type="dxa"/>
          </w:tcPr>
          <w:p w14:paraId="4DFC8011" w14:textId="77777777" w:rsidR="0093350B" w:rsidRDefault="00B12EE7">
            <w:pPr>
              <w:pStyle w:val="Compact"/>
            </w:pPr>
            <w:r>
              <w:t>Name and ORCID</w:t>
            </w:r>
          </w:p>
        </w:tc>
        <w:tc>
          <w:tcPr>
            <w:tcW w:w="2202" w:type="dxa"/>
          </w:tcPr>
          <w:p w14:paraId="6AC9FD17" w14:textId="77777777" w:rsidR="0093350B" w:rsidRDefault="00B12EE7">
            <w:pPr>
              <w:pStyle w:val="Compact"/>
            </w:pPr>
            <w:r>
              <w:t>Affiliation</w:t>
            </w:r>
          </w:p>
        </w:tc>
        <w:tc>
          <w:tcPr>
            <w:tcW w:w="1468" w:type="dxa"/>
          </w:tcPr>
          <w:p w14:paraId="61FF514A" w14:textId="77777777" w:rsidR="0093350B" w:rsidRDefault="00B12EE7">
            <w:pPr>
              <w:pStyle w:val="Compact"/>
            </w:pPr>
            <w:r>
              <w:t>Role</w:t>
            </w:r>
          </w:p>
        </w:tc>
      </w:tr>
      <w:tr w:rsidR="0093350B" w14:paraId="76BA9CF2" w14:textId="77777777">
        <w:tc>
          <w:tcPr>
            <w:tcW w:w="4248" w:type="dxa"/>
          </w:tcPr>
          <w:p w14:paraId="64F417DF" w14:textId="77777777" w:rsidR="0093350B" w:rsidRDefault="00B12EE7">
            <w:pPr>
              <w:pStyle w:val="Compact"/>
            </w:pPr>
            <w:r>
              <w:t xml:space="preserve">Martin Gerdin Wärnberg (MGW) </w:t>
            </w:r>
            <w:hyperlink r:id="rId6">
              <w:r w:rsidR="0093350B">
                <w:rPr>
                  <w:noProof/>
                </w:rPr>
                <w:drawing>
                  <wp:inline distT="0" distB="0" distL="0" distR="0" wp14:anchorId="695FB43B" wp14:editId="17922B14">
                    <wp:extent cx="152400" cy="1524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ORCIDiD_icon16x16.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hyperlink>
          </w:p>
        </w:tc>
        <w:tc>
          <w:tcPr>
            <w:tcW w:w="2202" w:type="dxa"/>
          </w:tcPr>
          <w:p w14:paraId="0344A566" w14:textId="77777777" w:rsidR="0093350B" w:rsidRDefault="00B12EE7">
            <w:pPr>
              <w:pStyle w:val="Compact"/>
            </w:pPr>
            <w:r>
              <w:t>Karolinska Institutet</w:t>
            </w:r>
          </w:p>
        </w:tc>
        <w:tc>
          <w:tcPr>
            <w:tcW w:w="1468" w:type="dxa"/>
          </w:tcPr>
          <w:p w14:paraId="7B89F64B" w14:textId="77777777" w:rsidR="0093350B" w:rsidRDefault="00B12EE7">
            <w:pPr>
              <w:pStyle w:val="Compact"/>
            </w:pPr>
            <w:r>
              <w:t>Principal Investigator</w:t>
            </w:r>
          </w:p>
        </w:tc>
      </w:tr>
      <w:tr w:rsidR="0093350B" w14:paraId="7A76C7F9" w14:textId="77777777">
        <w:tc>
          <w:tcPr>
            <w:tcW w:w="4248" w:type="dxa"/>
          </w:tcPr>
          <w:p w14:paraId="7023F0DD" w14:textId="77777777" w:rsidR="0093350B" w:rsidRDefault="00B12EE7">
            <w:pPr>
              <w:pStyle w:val="Compact"/>
            </w:pPr>
            <w:r>
              <w:t xml:space="preserve">Anna Olofsson (AO) </w:t>
            </w:r>
            <w:hyperlink r:id="rId8">
              <w:r w:rsidR="0093350B">
                <w:rPr>
                  <w:noProof/>
                </w:rPr>
                <w:drawing>
                  <wp:inline distT="0" distB="0" distL="0" distR="0" wp14:anchorId="5D8B6A77" wp14:editId="48804D04">
                    <wp:extent cx="152400" cy="1524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ORCIDiD_icon16x16.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hyperlink>
          </w:p>
        </w:tc>
        <w:tc>
          <w:tcPr>
            <w:tcW w:w="2202" w:type="dxa"/>
          </w:tcPr>
          <w:p w14:paraId="2DDC3F5A" w14:textId="77777777" w:rsidR="0093350B" w:rsidRDefault="00B12EE7">
            <w:pPr>
              <w:pStyle w:val="Compact"/>
            </w:pPr>
            <w:r>
              <w:t>Karolinska Institutet</w:t>
            </w:r>
          </w:p>
        </w:tc>
        <w:tc>
          <w:tcPr>
            <w:tcW w:w="1468" w:type="dxa"/>
          </w:tcPr>
          <w:p w14:paraId="75773D47" w14:textId="77777777" w:rsidR="0093350B" w:rsidRDefault="00B12EE7">
            <w:pPr>
              <w:pStyle w:val="Compact"/>
            </w:pPr>
            <w:r>
              <w:t>Statistician, TMG member</w:t>
            </w:r>
          </w:p>
        </w:tc>
      </w:tr>
      <w:tr w:rsidR="0093350B" w14:paraId="215A500D" w14:textId="77777777">
        <w:tc>
          <w:tcPr>
            <w:tcW w:w="4248" w:type="dxa"/>
          </w:tcPr>
          <w:p w14:paraId="39E28CF9" w14:textId="77777777" w:rsidR="0093350B" w:rsidRDefault="00B12EE7">
            <w:pPr>
              <w:pStyle w:val="Compact"/>
            </w:pPr>
            <w:r>
              <w:t xml:space="preserve">Karla Hemming (KH) </w:t>
            </w:r>
            <w:hyperlink r:id="rId9">
              <w:r w:rsidR="0093350B">
                <w:rPr>
                  <w:noProof/>
                </w:rPr>
                <w:drawing>
                  <wp:inline distT="0" distB="0" distL="0" distR="0" wp14:anchorId="7D1780F8" wp14:editId="09BBA73A">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ORCIDiD_icon16x16.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hyperlink>
          </w:p>
        </w:tc>
        <w:tc>
          <w:tcPr>
            <w:tcW w:w="2202" w:type="dxa"/>
          </w:tcPr>
          <w:p w14:paraId="43470D7D" w14:textId="77777777" w:rsidR="0093350B" w:rsidRDefault="00B12EE7">
            <w:pPr>
              <w:pStyle w:val="Compact"/>
            </w:pPr>
            <w:r>
              <w:t>University of Birmingham, Birmingham, UK</w:t>
            </w:r>
          </w:p>
        </w:tc>
        <w:tc>
          <w:tcPr>
            <w:tcW w:w="1468" w:type="dxa"/>
          </w:tcPr>
          <w:p w14:paraId="17DD56DE" w14:textId="77777777" w:rsidR="0093350B" w:rsidRDefault="00B12EE7">
            <w:pPr>
              <w:pStyle w:val="Compact"/>
            </w:pPr>
            <w:r>
              <w:t>Statistician, TMG member</w:t>
            </w:r>
          </w:p>
        </w:tc>
      </w:tr>
      <w:tr w:rsidR="0093350B" w14:paraId="7024747E" w14:textId="77777777">
        <w:tc>
          <w:tcPr>
            <w:tcW w:w="4248" w:type="dxa"/>
          </w:tcPr>
          <w:p w14:paraId="20BDCE8D" w14:textId="77777777" w:rsidR="0093350B" w:rsidRDefault="00B12EE7">
            <w:pPr>
              <w:pStyle w:val="Compact"/>
            </w:pPr>
            <w:r>
              <w:t xml:space="preserve">James Martin (JM) </w:t>
            </w:r>
            <w:hyperlink r:id="rId10">
              <w:r w:rsidR="0093350B">
                <w:rPr>
                  <w:noProof/>
                </w:rPr>
                <w:drawing>
                  <wp:inline distT="0" distB="0" distL="0" distR="0" wp14:anchorId="7F0B1CBB" wp14:editId="685A28C5">
                    <wp:extent cx="152400" cy="1524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RCIDiD_icon16x16.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hyperlink>
          </w:p>
        </w:tc>
        <w:tc>
          <w:tcPr>
            <w:tcW w:w="2202" w:type="dxa"/>
          </w:tcPr>
          <w:p w14:paraId="2CA9CA2B" w14:textId="77777777" w:rsidR="0093350B" w:rsidRDefault="00B12EE7">
            <w:pPr>
              <w:pStyle w:val="Compact"/>
            </w:pPr>
            <w:r>
              <w:t>University of Birmingham, Birmingham, UK</w:t>
            </w:r>
          </w:p>
        </w:tc>
        <w:tc>
          <w:tcPr>
            <w:tcW w:w="1468" w:type="dxa"/>
          </w:tcPr>
          <w:p w14:paraId="08BDB063" w14:textId="77777777" w:rsidR="0093350B" w:rsidRDefault="00B12EE7">
            <w:pPr>
              <w:pStyle w:val="Compact"/>
            </w:pPr>
            <w:r>
              <w:t>Statistician</w:t>
            </w:r>
          </w:p>
        </w:tc>
      </w:tr>
      <w:tr w:rsidR="0093350B" w14:paraId="2420649A" w14:textId="77777777">
        <w:tc>
          <w:tcPr>
            <w:tcW w:w="4248" w:type="dxa"/>
          </w:tcPr>
          <w:p w14:paraId="4195FE42" w14:textId="77777777" w:rsidR="0093350B" w:rsidRDefault="00B12EE7">
            <w:pPr>
              <w:pStyle w:val="Compact"/>
            </w:pPr>
            <w:r>
              <w:t xml:space="preserve">Jessica Kasza (JK) </w:t>
            </w:r>
            <w:hyperlink r:id="rId11">
              <w:r w:rsidR="0093350B">
                <w:rPr>
                  <w:noProof/>
                </w:rPr>
                <w:drawing>
                  <wp:inline distT="0" distB="0" distL="0" distR="0" wp14:anchorId="65DAEAB3" wp14:editId="1A6ACCC4">
                    <wp:extent cx="152400" cy="1524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ORCIDiD_icon16x16.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hyperlink>
          </w:p>
        </w:tc>
        <w:tc>
          <w:tcPr>
            <w:tcW w:w="2202" w:type="dxa"/>
          </w:tcPr>
          <w:p w14:paraId="324806D0" w14:textId="77777777" w:rsidR="0093350B" w:rsidRDefault="00B12EE7">
            <w:pPr>
              <w:pStyle w:val="Compact"/>
            </w:pPr>
            <w:r>
              <w:t>Monash University, Melbourne, Australia</w:t>
            </w:r>
          </w:p>
        </w:tc>
        <w:tc>
          <w:tcPr>
            <w:tcW w:w="1468" w:type="dxa"/>
          </w:tcPr>
          <w:p w14:paraId="103A356E" w14:textId="77777777" w:rsidR="0093350B" w:rsidRDefault="00B12EE7">
            <w:pPr>
              <w:pStyle w:val="Compact"/>
            </w:pPr>
            <w:r>
              <w:t>Statistician</w:t>
            </w:r>
          </w:p>
        </w:tc>
      </w:tr>
      <w:tr w:rsidR="0093350B" w14:paraId="5AC83DD5" w14:textId="77777777">
        <w:tc>
          <w:tcPr>
            <w:tcW w:w="4248" w:type="dxa"/>
          </w:tcPr>
          <w:p w14:paraId="09C01ECC" w14:textId="77777777" w:rsidR="0093350B" w:rsidRDefault="00B12EE7">
            <w:pPr>
              <w:pStyle w:val="Compact"/>
            </w:pPr>
            <w:r>
              <w:t xml:space="preserve">Arpita Ghosh (AG) </w:t>
            </w:r>
            <w:hyperlink r:id="rId12">
              <w:r w:rsidR="0093350B">
                <w:rPr>
                  <w:noProof/>
                </w:rPr>
                <w:drawing>
                  <wp:inline distT="0" distB="0" distL="0" distR="0" wp14:anchorId="0E3E38B9" wp14:editId="0412C98F">
                    <wp:extent cx="152400" cy="1524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ORCIDiD_icon16x16.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hyperlink>
          </w:p>
        </w:tc>
        <w:tc>
          <w:tcPr>
            <w:tcW w:w="2202" w:type="dxa"/>
          </w:tcPr>
          <w:p w14:paraId="2A6A2A17" w14:textId="77777777" w:rsidR="0093350B" w:rsidRDefault="00B12EE7">
            <w:pPr>
              <w:pStyle w:val="Compact"/>
            </w:pPr>
            <w:r>
              <w:t>The George Institute for Global Health, New Delhi, India</w:t>
            </w:r>
          </w:p>
        </w:tc>
        <w:tc>
          <w:tcPr>
            <w:tcW w:w="1468" w:type="dxa"/>
          </w:tcPr>
          <w:p w14:paraId="45DD6DC0" w14:textId="77777777" w:rsidR="0093350B" w:rsidRDefault="00B12EE7">
            <w:pPr>
              <w:pStyle w:val="Compact"/>
            </w:pPr>
            <w:r>
              <w:t>Statistician</w:t>
            </w:r>
          </w:p>
        </w:tc>
      </w:tr>
    </w:tbl>
    <w:p w14:paraId="4EF90179" w14:textId="77777777" w:rsidR="0093350B" w:rsidRDefault="00B12EE7">
      <w:r>
        <w:br w:type="page"/>
      </w:r>
    </w:p>
    <w:p w14:paraId="41BA6AC7" w14:textId="77777777" w:rsidR="0093350B" w:rsidRDefault="00B12EE7">
      <w:pPr>
        <w:pStyle w:val="Heading1"/>
      </w:pPr>
      <w:bookmarkStart w:id="8" w:name="_Toc223944473"/>
      <w:bookmarkStart w:id="9" w:name="trial-synopsis"/>
      <w:bookmarkEnd w:id="1"/>
      <w:bookmarkEnd w:id="7"/>
      <w:r>
        <w:lastRenderedPageBreak/>
        <w:t>2. Trial synopsis</w:t>
      </w:r>
      <w:bookmarkEnd w:id="8"/>
    </w:p>
    <w:p w14:paraId="279F3CBF" w14:textId="77777777" w:rsidR="0093350B" w:rsidRDefault="00B12EE7">
      <w:pPr>
        <w:pStyle w:val="FirstParagraph"/>
      </w:pPr>
      <w:r>
        <w:rPr>
          <w:b/>
          <w:bCs/>
        </w:rPr>
        <w:t>Title</w:t>
      </w:r>
      <w:r>
        <w:t xml:space="preserve"> Effects of Advanced Trauma Life Support</w:t>
      </w:r>
      <w:r>
        <w:rPr>
          <w:vertAlign w:val="superscript"/>
        </w:rPr>
        <w:t>®</w:t>
      </w:r>
      <w:r>
        <w:t xml:space="preserve"> Training Compared to Standard Care on Adult Trauma Patient Outcomes: A Stepped-Wedge Cluster Randomised Trial</w:t>
      </w:r>
    </w:p>
    <w:p w14:paraId="22EA26CF" w14:textId="77777777" w:rsidR="0093350B" w:rsidRDefault="00B12EE7">
      <w:pPr>
        <w:pStyle w:val="BodyText"/>
      </w:pPr>
      <w:r>
        <w:rPr>
          <w:b/>
          <w:bCs/>
        </w:rPr>
        <w:t>Rationale</w:t>
      </w:r>
      <w:r>
        <w:t xml:space="preserve"> Trauma is a massive global health issue. Many training programmes have been developed to help physicians in the initial management of trauma patients. Among these programmes, Advanced Trauma Life Support</w:t>
      </w:r>
      <w:r>
        <w:rPr>
          <w:vertAlign w:val="superscript"/>
        </w:rPr>
        <w:t>®</w:t>
      </w:r>
      <w:r>
        <w:t xml:space="preserve"> (ATLS</w:t>
      </w:r>
      <w:r>
        <w:rPr>
          <w:vertAlign w:val="superscript"/>
        </w:rPr>
        <w:t>®</w:t>
      </w:r>
      <w:r>
        <w:t>) is the most popular, having trained over one million physicians worldwide. Despite its widespread use, there are no controlled trials showing that ATLS</w:t>
      </w:r>
      <w:r>
        <w:rPr>
          <w:vertAlign w:val="superscript"/>
        </w:rPr>
        <w:t>®</w:t>
      </w:r>
      <w:r>
        <w:t xml:space="preserve"> improves patient outcomes. Multiple systematic reviews emphasise the need for such trials.</w:t>
      </w:r>
    </w:p>
    <w:p w14:paraId="0BDF8841" w14:textId="77777777" w:rsidR="0093350B" w:rsidRDefault="00B12EE7">
      <w:pPr>
        <w:pStyle w:val="BodyText"/>
      </w:pPr>
      <w:r>
        <w:rPr>
          <w:b/>
          <w:bCs/>
        </w:rPr>
        <w:t>Aim</w:t>
      </w:r>
      <w:r>
        <w:t xml:space="preserve"> To compare the effects of ATLS</w:t>
      </w:r>
      <w:r>
        <w:rPr>
          <w:vertAlign w:val="superscript"/>
        </w:rPr>
        <w:t>®</w:t>
      </w:r>
      <w:r>
        <w:t xml:space="preserve"> training with standard care on outcomes in adult trauma patients.</w:t>
      </w:r>
    </w:p>
    <w:p w14:paraId="197AC9CE" w14:textId="77777777" w:rsidR="0093350B" w:rsidRDefault="00B12EE7">
      <w:pPr>
        <w:pStyle w:val="BodyText"/>
      </w:pPr>
      <w:r>
        <w:rPr>
          <w:b/>
          <w:bCs/>
        </w:rPr>
        <w:t>Primary Outcome</w:t>
      </w:r>
      <w:r>
        <w:t xml:space="preserve"> In-hospital mortality within 30 days of arrival at the emergency department.</w:t>
      </w:r>
    </w:p>
    <w:p w14:paraId="169CB36A" w14:textId="77777777" w:rsidR="0093350B" w:rsidRDefault="00B12EE7">
      <w:pPr>
        <w:pStyle w:val="BodyText"/>
      </w:pPr>
      <w:r>
        <w:rPr>
          <w:b/>
          <w:bCs/>
        </w:rPr>
        <w:t>Trial Design</w:t>
      </w:r>
      <w:r>
        <w:t xml:space="preserve"> Batched stepped-wedge cluster randomised trial in India.</w:t>
      </w:r>
    </w:p>
    <w:p w14:paraId="149B993D" w14:textId="77777777" w:rsidR="0093350B" w:rsidRDefault="00B12EE7">
      <w:pPr>
        <w:pStyle w:val="BodyText"/>
      </w:pPr>
      <w:r>
        <w:rPr>
          <w:b/>
          <w:bCs/>
        </w:rPr>
        <w:t>Trial Population</w:t>
      </w:r>
      <w:r>
        <w:t xml:space="preserve"> Adult trauma patients presenting to the emergency department of a participating hospital.</w:t>
      </w:r>
    </w:p>
    <w:p w14:paraId="305287B0" w14:textId="77777777" w:rsidR="0093350B" w:rsidRDefault="00B12EE7">
      <w:pPr>
        <w:pStyle w:val="BodyText"/>
      </w:pPr>
      <w:r>
        <w:rPr>
          <w:b/>
          <w:bCs/>
        </w:rPr>
        <w:t>Sample Size</w:t>
      </w:r>
      <w:r>
        <w:t xml:space="preserve"> 30 clusters and at least 4320 patients.</w:t>
      </w:r>
    </w:p>
    <w:p w14:paraId="692C2C33" w14:textId="77777777" w:rsidR="0093350B" w:rsidRDefault="00B12EE7">
      <w:pPr>
        <w:pStyle w:val="BodyText"/>
      </w:pPr>
      <w:r>
        <w:rPr>
          <w:b/>
          <w:bCs/>
        </w:rPr>
        <w:t>Eligibility Criteria</w:t>
      </w:r>
    </w:p>
    <w:p w14:paraId="5EA88262" w14:textId="77777777" w:rsidR="0093350B" w:rsidRDefault="00B12EE7">
      <w:pPr>
        <w:pStyle w:val="BodyText"/>
      </w:pPr>
      <w:r>
        <w:rPr>
          <w:i/>
          <w:iCs/>
        </w:rPr>
        <w:t>Clusters</w:t>
      </w:r>
      <w:r>
        <w:t xml:space="preserve"> are secondary or tertiary hospitals providing trauma care in India that admit or refer/transfer for admission at least 400 patients with trauma per year. Within each cluster, one or more units of physicians providing initial trauma care in the emergency department will be trained.</w:t>
      </w:r>
    </w:p>
    <w:p w14:paraId="019ECBFD" w14:textId="77777777" w:rsidR="0093350B" w:rsidRDefault="00B12EE7">
      <w:pPr>
        <w:pStyle w:val="BodyText"/>
      </w:pPr>
      <w:r>
        <w:rPr>
          <w:i/>
          <w:iCs/>
        </w:rPr>
        <w:t>Participants</w:t>
      </w:r>
      <w:r>
        <w:t xml:space="preserve"> are adult trauma patients who present to the emergency department of participating hospitals and are admitted or transferred for admission.</w:t>
      </w:r>
    </w:p>
    <w:p w14:paraId="440448FB" w14:textId="77777777" w:rsidR="0093350B" w:rsidRDefault="00B12EE7">
      <w:pPr>
        <w:pStyle w:val="BodyText"/>
      </w:pPr>
      <w:r>
        <w:rPr>
          <w:b/>
          <w:bCs/>
        </w:rPr>
        <w:t>Intervention</w:t>
      </w:r>
      <w:r>
        <w:t xml:space="preserve"> The intervention will be ATLS</w:t>
      </w:r>
      <w:r>
        <w:rPr>
          <w:vertAlign w:val="superscript"/>
        </w:rPr>
        <w:t>®</w:t>
      </w:r>
      <w:r>
        <w:t xml:space="preserve"> training, a proprietary 2.5 day course teaching a standardised approach to trauma patient care using the concepts of a primary and secondary survey. Physicians will be trained in an accredited ATLS</w:t>
      </w:r>
      <w:r>
        <w:rPr>
          <w:vertAlign w:val="superscript"/>
        </w:rPr>
        <w:t>®</w:t>
      </w:r>
      <w:r>
        <w:t xml:space="preserve"> training facility in India.</w:t>
      </w:r>
    </w:p>
    <w:p w14:paraId="73709521" w14:textId="77777777" w:rsidR="0093350B" w:rsidRDefault="00B12EE7">
      <w:pPr>
        <w:pStyle w:val="BodyText"/>
      </w:pPr>
      <w:r>
        <w:rPr>
          <w:b/>
          <w:bCs/>
        </w:rPr>
        <w:t>Ethical Considerations</w:t>
      </w:r>
      <w:r>
        <w:t xml:space="preserve"> We will use an opt-out consent approach for collection of routinely recorded data. We will obtain informed consent for collection of non-routinely recorded data, such as quality of life and disability outcomes. Patients who are unconscious or lack a legally authorized representative will be included under a waiver of informed consent. Note that consent here refers to consent to data collection.</w:t>
      </w:r>
    </w:p>
    <w:p w14:paraId="41161763" w14:textId="77777777" w:rsidR="0093350B" w:rsidRDefault="00B12EE7">
      <w:pPr>
        <w:pStyle w:val="BodyText"/>
      </w:pPr>
      <w:r>
        <w:rPr>
          <w:b/>
          <w:bCs/>
        </w:rPr>
        <w:t>Trial Period</w:t>
      </w:r>
      <w:r>
        <w:t xml:space="preserve"> February 2025 to October 2029</w:t>
      </w:r>
    </w:p>
    <w:p w14:paraId="078C094F" w14:textId="77777777" w:rsidR="0093350B" w:rsidRDefault="00B12EE7">
      <w:r>
        <w:br w:type="page"/>
      </w:r>
    </w:p>
    <w:p w14:paraId="224DD519" w14:textId="77777777" w:rsidR="0093350B" w:rsidRDefault="00B12EE7">
      <w:pPr>
        <w:pStyle w:val="Heading1"/>
      </w:pPr>
      <w:bookmarkStart w:id="10" w:name="_Toc223944474"/>
      <w:bookmarkStart w:id="11" w:name="special-considerations"/>
      <w:bookmarkEnd w:id="9"/>
      <w:r>
        <w:lastRenderedPageBreak/>
        <w:t>3. Special considerations</w:t>
      </w:r>
      <w:bookmarkEnd w:id="10"/>
    </w:p>
    <w:p w14:paraId="1EF4D8CE" w14:textId="77777777" w:rsidR="0093350B" w:rsidRDefault="00B12EE7">
      <w:pPr>
        <w:pStyle w:val="Heading2"/>
      </w:pPr>
      <w:bookmarkStart w:id="12" w:name="_Toc223944475"/>
      <w:bookmarkStart w:id="13" w:name="funding"/>
      <w:r>
        <w:t>3.1 Funding</w:t>
      </w:r>
      <w:bookmarkEnd w:id="12"/>
    </w:p>
    <w:p w14:paraId="322E1D92" w14:textId="77777777" w:rsidR="0093350B" w:rsidRDefault="00B12EE7">
      <w:pPr>
        <w:pStyle w:val="FirstParagraph"/>
      </w:pPr>
      <w:r>
        <w:t>This trial is not yet fully funded. The Trial Management Group has decided to proceed with the trial with the expectation that additional funding will be secured. The Trial Steering Committee will be informed of the funding status at each meeting. If funding is not secured, the trial will be stopped. This will likely result in an underpowered trial. The justification for this decision is that the intervention is considered standard of care in many countries and the data collection is considered minimal risk. There is therefore a very small risk of harm to patient participants, but a potential direct benefit to those patient participants who receive the intervention. The benefit-risk ratio is therefore considered to be favourable, even in the case of an underpowered trial.</w:t>
      </w:r>
    </w:p>
    <w:p w14:paraId="2E312F80" w14:textId="77777777" w:rsidR="0093350B" w:rsidRDefault="00B12EE7">
      <w:r>
        <w:br w:type="page"/>
      </w:r>
    </w:p>
    <w:p w14:paraId="2FF80397" w14:textId="77777777" w:rsidR="0093350B" w:rsidRDefault="00B12EE7">
      <w:pPr>
        <w:pStyle w:val="Heading1"/>
      </w:pPr>
      <w:bookmarkStart w:id="14" w:name="_Toc223944476"/>
      <w:bookmarkStart w:id="15" w:name="aim-and-objectives"/>
      <w:bookmarkEnd w:id="11"/>
      <w:bookmarkEnd w:id="13"/>
      <w:r>
        <w:lastRenderedPageBreak/>
        <w:t>4. Aim and objectives</w:t>
      </w:r>
      <w:bookmarkEnd w:id="14"/>
    </w:p>
    <w:p w14:paraId="58AE7346" w14:textId="77777777" w:rsidR="0093350B" w:rsidRDefault="00B12EE7">
      <w:pPr>
        <w:pStyle w:val="Heading2"/>
      </w:pPr>
      <w:bookmarkStart w:id="16" w:name="_Toc223944477"/>
      <w:bookmarkStart w:id="17" w:name="aim"/>
      <w:r>
        <w:t>4.1 Aim</w:t>
      </w:r>
      <w:bookmarkEnd w:id="16"/>
    </w:p>
    <w:p w14:paraId="37891FD8" w14:textId="77777777" w:rsidR="0093350B" w:rsidRDefault="00B12EE7">
      <w:pPr>
        <w:pStyle w:val="FirstParagraph"/>
      </w:pPr>
      <w:r>
        <w:t>To compare the effects of ATLS</w:t>
      </w:r>
      <w:r>
        <w:rPr>
          <w:vertAlign w:val="superscript"/>
        </w:rPr>
        <w:t>®</w:t>
      </w:r>
      <w:r>
        <w:t xml:space="preserve"> training with standard care on outcomes in adult trauma patients.</w:t>
      </w:r>
    </w:p>
    <w:p w14:paraId="22976C06" w14:textId="77777777" w:rsidR="0093350B" w:rsidRDefault="00B12EE7">
      <w:pPr>
        <w:pStyle w:val="Heading2"/>
      </w:pPr>
      <w:bookmarkStart w:id="18" w:name="_Toc223944478"/>
      <w:bookmarkStart w:id="19" w:name="objectives"/>
      <w:bookmarkEnd w:id="17"/>
      <w:r>
        <w:t>4.2 Objectives</w:t>
      </w:r>
      <w:bookmarkEnd w:id="18"/>
    </w:p>
    <w:p w14:paraId="2617F1C1" w14:textId="77777777" w:rsidR="0093350B" w:rsidRDefault="00B12EE7">
      <w:pPr>
        <w:pStyle w:val="Compact"/>
        <w:numPr>
          <w:ilvl w:val="0"/>
          <w:numId w:val="3"/>
        </w:numPr>
      </w:pPr>
      <w:r>
        <w:t>To estimate the effects of ATLS</w:t>
      </w:r>
      <w:r>
        <w:rPr>
          <w:vertAlign w:val="superscript"/>
        </w:rPr>
        <w:t>®</w:t>
      </w:r>
      <w:r>
        <w:t xml:space="preserve"> training on 30-day in-hospital mortality compared to standard care.</w:t>
      </w:r>
    </w:p>
    <w:p w14:paraId="7FA24F34" w14:textId="77777777" w:rsidR="0093350B" w:rsidRDefault="00B12EE7">
      <w:pPr>
        <w:pStyle w:val="Compact"/>
        <w:numPr>
          <w:ilvl w:val="0"/>
          <w:numId w:val="3"/>
        </w:numPr>
      </w:pPr>
      <w:r>
        <w:t>To assess the robustness of the main analysis results to different model specifications through sensitivity analyses.</w:t>
      </w:r>
    </w:p>
    <w:p w14:paraId="10C572C8" w14:textId="77777777" w:rsidR="0093350B" w:rsidRDefault="00B12EE7">
      <w:pPr>
        <w:pStyle w:val="Compact"/>
        <w:numPr>
          <w:ilvl w:val="0"/>
          <w:numId w:val="3"/>
        </w:numPr>
      </w:pPr>
      <w:r>
        <w:t>To estimate the effects of ATLS</w:t>
      </w:r>
      <w:r>
        <w:rPr>
          <w:vertAlign w:val="superscript"/>
        </w:rPr>
        <w:t>®</w:t>
      </w:r>
      <w:r>
        <w:t xml:space="preserve"> training on secondary outcomes compared to standard care.</w:t>
      </w:r>
    </w:p>
    <w:p w14:paraId="4F6A2E40" w14:textId="66484AF0" w:rsidR="006E07DF" w:rsidRDefault="00B12EE7" w:rsidP="006E07DF">
      <w:pPr>
        <w:pStyle w:val="Compact"/>
        <w:numPr>
          <w:ilvl w:val="0"/>
          <w:numId w:val="3"/>
        </w:numPr>
      </w:pPr>
      <w:r>
        <w:t>To explore the effects of ATLS</w:t>
      </w:r>
      <w:r>
        <w:rPr>
          <w:vertAlign w:val="superscript"/>
        </w:rPr>
        <w:t>®</w:t>
      </w:r>
      <w:r>
        <w:t xml:space="preserve"> training on subgroups of patients compared to standard care.</w:t>
      </w:r>
    </w:p>
    <w:p w14:paraId="233F9E02" w14:textId="24E940FC" w:rsidR="006E07DF" w:rsidRDefault="006E07DF">
      <w:pPr>
        <w:pStyle w:val="NormalWeb"/>
        <w:rPr>
          <w:ins w:id="20" w:author="Anna Olofsson" w:date="2026-04-15T09:37:00Z" w16du:dateUtc="2026-04-15T07:37:00Z"/>
        </w:rPr>
        <w:pPrChange w:id="21" w:author="Anna Olofsson" w:date="2026-04-15T09:37:00Z" w16du:dateUtc="2026-04-15T07:37:00Z">
          <w:pPr>
            <w:pStyle w:val="Heading1"/>
          </w:pPr>
        </w:pPrChange>
      </w:pPr>
      <w:bookmarkStart w:id="22" w:name="_Toc223944479"/>
      <w:bookmarkStart w:id="23" w:name="statistical-analysis"/>
      <w:bookmarkEnd w:id="15"/>
      <w:bookmarkEnd w:id="19"/>
      <w:ins w:id="24" w:author="Anna Olofsson" w:date="2026-04-15T09:37:00Z" w16du:dateUtc="2026-04-15T07:37:00Z">
        <w:r>
          <w:rPr>
            <w:rStyle w:val="Strong"/>
          </w:rPr>
          <w:t>The trial is designed and will be analysed within a superiority framework, with ATLS® training compared with standard care for the primary and secondary outcomes.</w:t>
        </w:r>
      </w:ins>
    </w:p>
    <w:p w14:paraId="4F5BD03A" w14:textId="5D766CFA" w:rsidR="0093350B" w:rsidRDefault="00B12EE7">
      <w:pPr>
        <w:pStyle w:val="Heading1"/>
      </w:pPr>
      <w:r>
        <w:t>5. Statistical analysis</w:t>
      </w:r>
      <w:bookmarkEnd w:id="22"/>
    </w:p>
    <w:p w14:paraId="10502375" w14:textId="77777777" w:rsidR="0093350B" w:rsidRDefault="00B12EE7">
      <w:pPr>
        <w:pStyle w:val="Heading2"/>
        <w:rPr>
          <w:ins w:id="25" w:author="Anna Olofsson" w:date="2026-04-15T09:40:00Z" w16du:dateUtc="2026-04-15T07:40:00Z"/>
        </w:rPr>
      </w:pPr>
      <w:bookmarkStart w:id="26" w:name="_Toc223944480"/>
      <w:bookmarkStart w:id="27" w:name="design"/>
      <w:r>
        <w:t>5.1 Design</w:t>
      </w:r>
      <w:bookmarkEnd w:id="26"/>
    </w:p>
    <w:p w14:paraId="12AC7F94" w14:textId="4EC4C60A" w:rsidR="006E07DF" w:rsidRPr="006E07DF" w:rsidDel="00E25A84" w:rsidRDefault="006E07DF">
      <w:pPr>
        <w:pStyle w:val="BodyText"/>
        <w:rPr>
          <w:del w:id="28" w:author="Anna Olofsson" w:date="2026-04-15T10:16:00Z" w16du:dateUtc="2026-04-15T08:16:00Z"/>
        </w:rPr>
        <w:pPrChange w:id="29" w:author="Anna Olofsson" w:date="2026-04-15T09:40:00Z" w16du:dateUtc="2026-04-15T07:40:00Z">
          <w:pPr>
            <w:pStyle w:val="Heading2"/>
          </w:pPr>
        </w:pPrChange>
      </w:pPr>
    </w:p>
    <w:p w14:paraId="50AE2027" w14:textId="77777777" w:rsidR="003D19B5" w:rsidRDefault="00B12EE7">
      <w:pPr>
        <w:pStyle w:val="FirstParagraph"/>
        <w:rPr>
          <w:ins w:id="30" w:author="Anna Olofsson" w:date="2026-04-15T09:50:00Z" w16du:dateUtc="2026-04-15T07:50:00Z"/>
        </w:rPr>
      </w:pPr>
      <w:r>
        <w:t xml:space="preserve">This is a batched stepped-wedge cluster randomised trial, including a total of 30 clusters (see </w:t>
      </w:r>
      <w:hyperlink w:anchor="fig-trial-design">
        <w:r w:rsidR="0093350B">
          <w:rPr>
            <w:rStyle w:val="Hyperlink"/>
          </w:rPr>
          <w:t>Figure 1</w:t>
        </w:r>
      </w:hyperlink>
      <w:r>
        <w:t>)</w:t>
      </w:r>
      <w:ins w:id="31" w:author="Anna Olofsson" w:date="2026-04-15T09:50:00Z" w16du:dateUtc="2026-04-15T07:50:00Z">
        <w:r w:rsidR="003D19B5">
          <w:t xml:space="preserve">, </w:t>
        </w:r>
      </w:ins>
      <w:ins w:id="32" w:author="Anna Olofsson" w:date="2026-04-15T09:50:00Z">
        <w:r w:rsidR="003D19B5" w:rsidRPr="003D19B5">
          <w:t>with two intervention conditions: ATLS® training and standard care</w:t>
        </w:r>
      </w:ins>
      <w:r>
        <w:t>.</w:t>
      </w:r>
      <w:ins w:id="33" w:author="Anna Olofsson" w:date="2026-04-15T09:50:00Z" w16du:dateUtc="2026-04-15T07:50:00Z">
        <w:r w:rsidR="003D19B5">
          <w:t xml:space="preserve"> </w:t>
        </w:r>
      </w:ins>
      <w:ins w:id="34" w:author="Anna Olofsson" w:date="2026-04-15T09:50:00Z">
        <w:r w:rsidR="003D19B5" w:rsidRPr="003D19B5">
          <w:t>The participating hospital represents the cluster for randomisation and analysis, although one or more clinical teams within each hospital may be trained.</w:t>
        </w:r>
      </w:ins>
      <w:r>
        <w:t xml:space="preserve"> </w:t>
      </w:r>
    </w:p>
    <w:p w14:paraId="6D6CF693" w14:textId="38EEEF21" w:rsidR="0093350B" w:rsidRDefault="00B12EE7">
      <w:pPr>
        <w:pStyle w:val="FirstParagraph"/>
      </w:pPr>
      <w:r>
        <w:t>The trial will be composed of 6 batches of identical 12-period 5-sequence designs, with one cluster being assigned to each sequence of each batch</w:t>
      </w:r>
      <w:r>
        <w:rPr>
          <w:vertAlign w:val="superscript"/>
        </w:rPr>
        <w:t>1</w:t>
      </w:r>
      <w:r>
        <w:t xml:space="preserve">. Each period is one month, and each cluster will be in the trial for a total of 13 months. The intervention will be implemented during a one-month transition period, which will be excluded from the analysis. There will be an </w:t>
      </w:r>
      <w:ins w:id="35" w:author="Karla Hemming (Applied Health Sciences)" w:date="2026-03-09T10:31:00Z" w16du:dateUtc="2026-03-09T10:31:00Z">
        <w:r w:rsidR="00F84860">
          <w:t xml:space="preserve">anticipated </w:t>
        </w:r>
      </w:ins>
      <w:commentRangeStart w:id="36"/>
      <w:r>
        <w:t>overlap</w:t>
      </w:r>
      <w:commentRangeEnd w:id="36"/>
      <w:r w:rsidR="00786327">
        <w:rPr>
          <w:rStyle w:val="CommentReference"/>
          <w:sz w:val="24"/>
          <w:szCs w:val="24"/>
        </w:rPr>
        <w:commentReference w:id="36"/>
      </w:r>
      <w:r>
        <w:t xml:space="preserve"> of 6 months between successive batches.</w:t>
      </w:r>
      <w:ins w:id="37" w:author="Anna Olofsson" w:date="2026-04-15T09:51:00Z" w16du:dateUtc="2026-04-15T07:51:00Z">
        <w:r w:rsidR="003D19B5">
          <w:t xml:space="preserve"> </w:t>
        </w:r>
      </w:ins>
      <w:ins w:id="38" w:author="Anna Olofsson" w:date="2026-04-15T09:51:00Z">
        <w:r w:rsidR="003D19B5" w:rsidRPr="003D19B5">
          <w:t>Clusters will be sequentially allocated to batches based on when they enter the study, and within each batch clusters will then be randomised to an intervention implementation sequence. Individual patients will be included cross-sectionally for the primary outcome, although some secondary outcomes will be assessed at multiple follow-up time points. The anticipated trial period is from February 2025 to October 2029.</w:t>
        </w:r>
      </w:ins>
    </w:p>
    <w:tbl>
      <w:tblPr>
        <w:tblStyle w:val="Table"/>
        <w:tblW w:w="5000" w:type="pct"/>
        <w:tblLayout w:type="fixed"/>
        <w:tblLook w:val="0000" w:firstRow="0" w:lastRow="0" w:firstColumn="0" w:lastColumn="0" w:noHBand="0" w:noVBand="0"/>
      </w:tblPr>
      <w:tblGrid>
        <w:gridCol w:w="9576"/>
      </w:tblGrid>
      <w:tr w:rsidR="0093350B" w14:paraId="3E57DBFA" w14:textId="77777777">
        <w:tc>
          <w:tcPr>
            <w:tcW w:w="7920" w:type="dxa"/>
          </w:tcPr>
          <w:p w14:paraId="083C52A7" w14:textId="77777777" w:rsidR="0093350B" w:rsidRDefault="00B12EE7">
            <w:pPr>
              <w:pStyle w:val="Compact"/>
              <w:jc w:val="center"/>
            </w:pPr>
            <w:bookmarkStart w:id="39" w:name="fig-trial-design"/>
            <w:r>
              <w:rPr>
                <w:noProof/>
              </w:rPr>
              <w:lastRenderedPageBreak/>
              <w:drawing>
                <wp:inline distT="0" distB="0" distL="0" distR="0" wp14:anchorId="5FCB16D7" wp14:editId="0D38102C">
                  <wp:extent cx="5334000" cy="3198592"/>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trial-design-figure-30-clusters-5-sequences-6-batches-6-batches-overlap-4-min-standard-care-4-min-intervention-1-transition-months-0-transition-overlap.0-staircase-months.png"/>
                          <pic:cNvPicPr>
                            <a:picLocks noChangeAspect="1" noChangeArrowheads="1"/>
                          </pic:cNvPicPr>
                        </pic:nvPicPr>
                        <pic:blipFill>
                          <a:blip r:embed="rId17"/>
                          <a:stretch>
                            <a:fillRect/>
                          </a:stretch>
                        </pic:blipFill>
                        <pic:spPr bwMode="auto">
                          <a:xfrm>
                            <a:off x="0" y="0"/>
                            <a:ext cx="5334000" cy="3198592"/>
                          </a:xfrm>
                          <a:prstGeom prst="rect">
                            <a:avLst/>
                          </a:prstGeom>
                          <a:noFill/>
                          <a:ln w="9525">
                            <a:noFill/>
                            <a:headEnd/>
                            <a:tailEnd/>
                          </a:ln>
                        </pic:spPr>
                      </pic:pic>
                    </a:graphicData>
                  </a:graphic>
                </wp:inline>
              </w:drawing>
            </w:r>
          </w:p>
          <w:p w14:paraId="0D3B7DDA" w14:textId="77777777" w:rsidR="0093350B" w:rsidRDefault="00B12EE7">
            <w:pPr>
              <w:pStyle w:val="ImageCaption"/>
              <w:spacing w:before="200"/>
            </w:pPr>
            <w:r>
              <w:t>Figure 1: Trial design. Lines represent the duration of patient enrolment across clusters and phases. Clusters will be sequentially allocated to a batch based on when they enter the study. Within each batch clusters will then be randomised to an intervention implementation sequence.</w:t>
            </w:r>
          </w:p>
        </w:tc>
        <w:bookmarkEnd w:id="39"/>
      </w:tr>
    </w:tbl>
    <w:p w14:paraId="4B9EE01C" w14:textId="77777777" w:rsidR="0093350B" w:rsidRDefault="00B12EE7">
      <w:pPr>
        <w:pStyle w:val="BodyText"/>
      </w:pPr>
      <w:r>
        <w:t xml:space="preserve">Because certain secondary outcomes will be more burdensome to collect and because we anticipate larger effects on these outcomes, we will nest a staircase design within the main stepped-wedge design to measure these outcomes (see </w:t>
      </w:r>
      <w:hyperlink w:anchor="fig-nested-staircase-design">
        <w:r w:rsidR="0093350B">
          <w:rPr>
            <w:rStyle w:val="Hyperlink"/>
          </w:rPr>
          <w:t>Figure 2</w:t>
        </w:r>
      </w:hyperlink>
      <w:r>
        <w:t>)</w:t>
      </w:r>
      <w:r>
        <w:rPr>
          <w:vertAlign w:val="superscript"/>
        </w:rPr>
        <w:t>2</w:t>
      </w:r>
      <w:r>
        <w:t>. The staircase design will include a random subset of patients presenting during the three months preceding the transition phase, and the three months following the transition phase.</w:t>
      </w:r>
    </w:p>
    <w:tbl>
      <w:tblPr>
        <w:tblStyle w:val="Table"/>
        <w:tblW w:w="5000" w:type="pct"/>
        <w:tblLayout w:type="fixed"/>
        <w:tblLook w:val="0000" w:firstRow="0" w:lastRow="0" w:firstColumn="0" w:lastColumn="0" w:noHBand="0" w:noVBand="0"/>
      </w:tblPr>
      <w:tblGrid>
        <w:gridCol w:w="9576"/>
      </w:tblGrid>
      <w:tr w:rsidR="0093350B" w14:paraId="4718831E" w14:textId="77777777">
        <w:tc>
          <w:tcPr>
            <w:tcW w:w="7920" w:type="dxa"/>
          </w:tcPr>
          <w:p w14:paraId="2908674B" w14:textId="77777777" w:rsidR="0093350B" w:rsidRDefault="00B12EE7">
            <w:pPr>
              <w:pStyle w:val="Compact"/>
              <w:jc w:val="center"/>
            </w:pPr>
            <w:bookmarkStart w:id="40" w:name="fig-nested-staircase-design"/>
            <w:r>
              <w:rPr>
                <w:noProof/>
              </w:rPr>
              <w:lastRenderedPageBreak/>
              <w:drawing>
                <wp:inline distT="0" distB="0" distL="0" distR="0" wp14:anchorId="3AD12833" wp14:editId="04FFF98F">
                  <wp:extent cx="5334000" cy="319859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trial-design-figure-30-clusters-5-sequences-6-batches-6-batches-overlap-4-min-standard-care-4-min-intervention-1-transition-months-0-transition-overlap.3-staircase-months.png"/>
                          <pic:cNvPicPr>
                            <a:picLocks noChangeAspect="1" noChangeArrowheads="1"/>
                          </pic:cNvPicPr>
                        </pic:nvPicPr>
                        <pic:blipFill>
                          <a:blip r:embed="rId18"/>
                          <a:stretch>
                            <a:fillRect/>
                          </a:stretch>
                        </pic:blipFill>
                        <pic:spPr bwMode="auto">
                          <a:xfrm>
                            <a:off x="0" y="0"/>
                            <a:ext cx="5334000" cy="3198592"/>
                          </a:xfrm>
                          <a:prstGeom prst="rect">
                            <a:avLst/>
                          </a:prstGeom>
                          <a:noFill/>
                          <a:ln w="9525">
                            <a:noFill/>
                            <a:headEnd/>
                            <a:tailEnd/>
                          </a:ln>
                        </pic:spPr>
                      </pic:pic>
                    </a:graphicData>
                  </a:graphic>
                </wp:inline>
              </w:drawing>
            </w:r>
          </w:p>
          <w:p w14:paraId="426F68E9" w14:textId="77777777" w:rsidR="0093350B" w:rsidRDefault="00B12EE7">
            <w:pPr>
              <w:pStyle w:val="ImageCaption"/>
              <w:spacing w:before="200"/>
            </w:pPr>
            <w:r>
              <w:t>Figure 2: Nested staircase design. The design includes a random subset of patients presenting during the three months preceding the transition phase, and the three months following the transition phase.</w:t>
            </w:r>
          </w:p>
        </w:tc>
        <w:bookmarkEnd w:id="40"/>
      </w:tr>
    </w:tbl>
    <w:p w14:paraId="126AF2E3" w14:textId="77777777" w:rsidR="0093350B" w:rsidRDefault="00B12EE7">
      <w:pPr>
        <w:pStyle w:val="Heading2"/>
      </w:pPr>
      <w:bookmarkStart w:id="41" w:name="_Toc223944481"/>
      <w:bookmarkStart w:id="42" w:name="randomisation-of-clusters"/>
      <w:bookmarkEnd w:id="27"/>
      <w:r>
        <w:t>5.2 Randomisation of clusters</w:t>
      </w:r>
      <w:bookmarkEnd w:id="41"/>
    </w:p>
    <w:p w14:paraId="2BF4B1E7" w14:textId="77777777" w:rsidR="0093350B" w:rsidRDefault="00B12EE7">
      <w:pPr>
        <w:pStyle w:val="FirstParagraph"/>
      </w:pPr>
      <w:r>
        <w:t>We will enrol and assign clusters to batches once eligibility is confirmed and ethical approval is obtained. Each batch will include hospitals from different regions to optimise trial logistics and training delivery. Within each batch, clusters will be randomised to the intervention implementation sequences allocated to that batch. Randomisation is conducted at the cluster level and stratified by batch. Within each batch, allocation is balanced on cluster size, defined as the monthly volume of eligible patients, using covariate-constrained randomisation (CCR). CCR was selected to improve balance between intervention conditions on this key design variable.</w:t>
      </w:r>
    </w:p>
    <w:p w14:paraId="6559B0AD" w14:textId="77777777" w:rsidR="0093350B" w:rsidRDefault="00B12EE7">
      <w:pPr>
        <w:pStyle w:val="BodyText"/>
      </w:pPr>
      <w:r>
        <w:t xml:space="preserve">For example, in Batch 1, five clusters were randomised to one of five </w:t>
      </w:r>
      <w:commentRangeStart w:id="43"/>
      <w:r>
        <w:t>sequences</w:t>
      </w:r>
      <w:commentRangeEnd w:id="43"/>
      <w:r w:rsidR="00786327">
        <w:rPr>
          <w:rStyle w:val="CommentReference"/>
          <w:sz w:val="24"/>
          <w:szCs w:val="24"/>
        </w:rPr>
        <w:commentReference w:id="43"/>
      </w:r>
      <w:r>
        <w:t xml:space="preserve"> using CCR. A statistician (JM) implemented a computer algorithm in R to evaluate all possible allocations (n = 120) and calculate a balance metric reflecting how evenly cluster size would be distributed between intervention and control conditions. For each allocation, the squared difference in anticipated cluster size between conditions was calculated; because only one covariate was used, this squared difference constituted the balance statistic. The 10% of allocations demonstrating the greatest imbalance were excluded, and the remaining allocations formed the candidate set. The final allocation was then selected at random from this set. Owing to limitations in the algorithm, the balance score was calculated assuming a complete design, although the trial design includes transition periods. This CCR procedure is repeated independently for each batch.</w:t>
      </w:r>
    </w:p>
    <w:p w14:paraId="3CDBBACF" w14:textId="39108E3F" w:rsidR="0093350B" w:rsidRDefault="00B12EE7">
      <w:pPr>
        <w:pStyle w:val="BodyText"/>
      </w:pPr>
      <w:r>
        <w:lastRenderedPageBreak/>
        <w:t>The random allocation sequence is generated by JM and communicated to the trial team to allow logistical arrangements, including securing places on upcoming ATLS</w:t>
      </w:r>
      <w:r>
        <w:rPr>
          <w:vertAlign w:val="superscript"/>
        </w:rPr>
        <w:t>®</w:t>
      </w:r>
      <w:r>
        <w:t xml:space="preserve"> training courses, to be initiated. Allocation order will be concealed from participating sites for as long as logistically feasible, </w:t>
      </w:r>
      <w:r w:rsidR="003333D0">
        <w:t>recognizing</w:t>
      </w:r>
      <w:r>
        <w:t xml:space="preserve"> that advance planning is required to release physicians for </w:t>
      </w:r>
      <w:commentRangeStart w:id="44"/>
      <w:commentRangeStart w:id="45"/>
      <w:r>
        <w:t>training</w:t>
      </w:r>
      <w:commentRangeEnd w:id="44"/>
      <w:r w:rsidR="00786327">
        <w:rPr>
          <w:rStyle w:val="CommentReference"/>
          <w:sz w:val="24"/>
          <w:szCs w:val="24"/>
        </w:rPr>
        <w:commentReference w:id="44"/>
      </w:r>
      <w:commentRangeEnd w:id="45"/>
      <w:r w:rsidR="0093613A">
        <w:rPr>
          <w:rStyle w:val="CommentReference"/>
          <w:sz w:val="24"/>
          <w:szCs w:val="24"/>
        </w:rPr>
        <w:commentReference w:id="45"/>
      </w:r>
      <w:r>
        <w:t>.</w:t>
      </w:r>
    </w:p>
    <w:p w14:paraId="549A687F" w14:textId="77777777" w:rsidR="0093350B" w:rsidRDefault="00B12EE7">
      <w:pPr>
        <w:pStyle w:val="Heading2"/>
      </w:pPr>
      <w:bookmarkStart w:id="46" w:name="_Toc223944482"/>
      <w:bookmarkStart w:id="47" w:name="outcomes"/>
      <w:bookmarkEnd w:id="42"/>
      <w:r>
        <w:t>5.3 Outcomes</w:t>
      </w:r>
      <w:bookmarkEnd w:id="46"/>
    </w:p>
    <w:p w14:paraId="42A7AD0C" w14:textId="77777777" w:rsidR="0093350B" w:rsidRDefault="00B12EE7">
      <w:pPr>
        <w:pStyle w:val="Heading3"/>
      </w:pPr>
      <w:bookmarkStart w:id="48" w:name="_Toc223944483"/>
      <w:bookmarkStart w:id="49" w:name="primary-outcome"/>
      <w:r>
        <w:t>5.3.1 Primary outcome</w:t>
      </w:r>
      <w:bookmarkEnd w:id="48"/>
    </w:p>
    <w:p w14:paraId="35A68831" w14:textId="77777777" w:rsidR="0093350B" w:rsidRDefault="00B12EE7">
      <w:pPr>
        <w:pStyle w:val="FirstParagraph"/>
      </w:pPr>
      <w:r>
        <w:t>The primary outcome will be in-hospital mortality within 30 days of arrival at the emergency department. We define this outcome as any death occurring in the hospital during the initial admission, up to 30 days post arrival at the emergency department. Clinical research coordinators will extract information on death from patient hospital records. If the patient has been transferred to another hospital, the clinical research coordinators will collect data on this outcome by calling the patient or a patient representative, or by contacting the hospital to which the patient was transferred. Data on this outcome will be collected continuously during the trial.</w:t>
      </w:r>
    </w:p>
    <w:p w14:paraId="50C389AE" w14:textId="77777777" w:rsidR="0093350B" w:rsidRDefault="00B12EE7">
      <w:pPr>
        <w:pStyle w:val="Heading3"/>
      </w:pPr>
      <w:bookmarkStart w:id="50" w:name="_Toc223944484"/>
      <w:bookmarkStart w:id="51" w:name="secondary-outcomes"/>
      <w:bookmarkEnd w:id="49"/>
      <w:r>
        <w:t>5.3.2 Secondary outcomes</w:t>
      </w:r>
      <w:bookmarkEnd w:id="50"/>
    </w:p>
    <w:p w14:paraId="7885B5CB" w14:textId="77777777" w:rsidR="0093350B" w:rsidRDefault="00B12EE7">
      <w:pPr>
        <w:pStyle w:val="Heading4"/>
      </w:pPr>
      <w:bookmarkStart w:id="52" w:name="_Toc223944485"/>
      <w:bookmarkStart w:id="53" w:name="Xdb0e69ac2f6fc09a45efb162c3cc667f9413bd2"/>
      <w:r>
        <w:t>5.3.2.1 Collected using the main stepped-wedge design</w:t>
      </w:r>
      <w:bookmarkEnd w:id="52"/>
    </w:p>
    <w:p w14:paraId="3C9C27EE" w14:textId="67E945A0" w:rsidR="0093350B" w:rsidRDefault="003333D0">
      <w:pPr>
        <w:pStyle w:val="Compact"/>
        <w:numPr>
          <w:ilvl w:val="0"/>
          <w:numId w:val="4"/>
        </w:numPr>
      </w:pPr>
      <w:r>
        <w:t>All-cause</w:t>
      </w:r>
      <w:r w:rsidR="00B12EE7">
        <w:t xml:space="preserve"> mortality within 24 hours, 30 days and three months of arrival at the emergency department. In contrast to the primary outcome, all-cause mortality includes all deaths regardless of setting. Data on this outcome will be collected in the same way as for the primary outcome.</w:t>
      </w:r>
    </w:p>
    <w:p w14:paraId="4DB4A09D" w14:textId="77777777" w:rsidR="0093350B" w:rsidRDefault="00B12EE7">
      <w:pPr>
        <w:pStyle w:val="Compact"/>
        <w:numPr>
          <w:ilvl w:val="0"/>
          <w:numId w:val="4"/>
        </w:numPr>
      </w:pPr>
      <w:r>
        <w:t>Length of emergency department stay. Data on this outcome will be collected from patient hospital records.</w:t>
      </w:r>
    </w:p>
    <w:p w14:paraId="258287FF" w14:textId="77777777" w:rsidR="0093350B" w:rsidRDefault="00B12EE7">
      <w:pPr>
        <w:pStyle w:val="Compact"/>
        <w:numPr>
          <w:ilvl w:val="0"/>
          <w:numId w:val="4"/>
        </w:numPr>
      </w:pPr>
      <w:r>
        <w:t>Length of hospital stay. Data on this outcome will be collected from patient hospital records.</w:t>
      </w:r>
    </w:p>
    <w:p w14:paraId="1BA7F6C3" w14:textId="77777777" w:rsidR="0093350B" w:rsidRDefault="00B12EE7">
      <w:pPr>
        <w:pStyle w:val="Compact"/>
        <w:numPr>
          <w:ilvl w:val="0"/>
          <w:numId w:val="4"/>
        </w:numPr>
      </w:pPr>
      <w:r>
        <w:t xml:space="preserve">Intensive care unit admission. Data on this outcome will be collected from patient hospital </w:t>
      </w:r>
      <w:commentRangeStart w:id="54"/>
      <w:commentRangeStart w:id="55"/>
      <w:commentRangeStart w:id="56"/>
      <w:r>
        <w:t>records</w:t>
      </w:r>
      <w:commentRangeEnd w:id="54"/>
      <w:r w:rsidR="00786327">
        <w:rPr>
          <w:rStyle w:val="CommentReference"/>
          <w:sz w:val="24"/>
          <w:szCs w:val="24"/>
        </w:rPr>
        <w:commentReference w:id="54"/>
      </w:r>
      <w:commentRangeEnd w:id="55"/>
      <w:r w:rsidR="00F84860">
        <w:rPr>
          <w:rStyle w:val="CommentReference"/>
          <w:sz w:val="24"/>
          <w:szCs w:val="24"/>
        </w:rPr>
        <w:commentReference w:id="55"/>
      </w:r>
      <w:commentRangeEnd w:id="56"/>
      <w:r w:rsidR="00BF424A">
        <w:rPr>
          <w:rStyle w:val="CommentReference"/>
          <w:sz w:val="24"/>
          <w:szCs w:val="24"/>
        </w:rPr>
        <w:commentReference w:id="56"/>
      </w:r>
      <w:r>
        <w:t>.</w:t>
      </w:r>
    </w:p>
    <w:p w14:paraId="15B2685D" w14:textId="77777777" w:rsidR="0093350B" w:rsidRDefault="00B12EE7">
      <w:pPr>
        <w:pStyle w:val="Compact"/>
        <w:numPr>
          <w:ilvl w:val="0"/>
          <w:numId w:val="4"/>
        </w:numPr>
      </w:pPr>
      <w:r>
        <w:t>Length of intensive care unit stay. Data on this outcome will be collected from patient hospital records.</w:t>
      </w:r>
    </w:p>
    <w:p w14:paraId="785A833C" w14:textId="77777777" w:rsidR="0093350B" w:rsidRDefault="00B12EE7">
      <w:pPr>
        <w:pStyle w:val="Compact"/>
        <w:numPr>
          <w:ilvl w:val="0"/>
          <w:numId w:val="4"/>
        </w:numPr>
      </w:pPr>
      <w:r>
        <w:t>Return to work at 30 days and three months after arrival at the emergency department. Data on this outcome will be collected in person if the patient is still in hospital, or by phone if the patient has been discharged.</w:t>
      </w:r>
    </w:p>
    <w:p w14:paraId="436991A1" w14:textId="77777777" w:rsidR="0093350B" w:rsidRDefault="00B12EE7">
      <w:pPr>
        <w:pStyle w:val="Heading4"/>
      </w:pPr>
      <w:bookmarkStart w:id="57" w:name="_Toc223944486"/>
      <w:bookmarkStart w:id="58" w:name="Xac098b8b976789377f406b0c926b7e67113ef4f"/>
      <w:bookmarkEnd w:id="53"/>
      <w:r>
        <w:t>5.3.2.2 Collected using the nested staircase design</w:t>
      </w:r>
      <w:bookmarkEnd w:id="57"/>
    </w:p>
    <w:p w14:paraId="440498A4" w14:textId="77777777" w:rsidR="0093350B" w:rsidRDefault="00B12EE7">
      <w:pPr>
        <w:pStyle w:val="Compact"/>
        <w:numPr>
          <w:ilvl w:val="0"/>
          <w:numId w:val="5"/>
        </w:numPr>
      </w:pPr>
      <w:r>
        <w:t>Adherence to ATLS</w:t>
      </w:r>
      <w:r>
        <w:rPr>
          <w:vertAlign w:val="superscript"/>
        </w:rPr>
        <w:t>®</w:t>
      </w:r>
      <w:r>
        <w:t xml:space="preserve"> principles during initial patient resuscitation, up to one hour after the physician has first seen the patient. This assessment will be done using a 14 item checklist covering the key steps of the ATLS</w:t>
      </w:r>
      <w:r>
        <w:rPr>
          <w:vertAlign w:val="superscript"/>
        </w:rPr>
        <w:t>®</w:t>
      </w:r>
      <w:r>
        <w:t xml:space="preserve"> primary survey, which was modelled based on previous work on ATLS</w:t>
      </w:r>
      <w:r>
        <w:rPr>
          <w:vertAlign w:val="superscript"/>
        </w:rPr>
        <w:t>®</w:t>
      </w:r>
      <w:r>
        <w:t xml:space="preserve"> adherence</w:t>
      </w:r>
      <w:r>
        <w:rPr>
          <w:vertAlign w:val="superscript"/>
        </w:rPr>
        <w:t>3</w:t>
      </w:r>
      <w:r>
        <w:t xml:space="preserve">. We will consider completion of </w:t>
      </w:r>
      <w:commentRangeStart w:id="59"/>
      <w:commentRangeStart w:id="60"/>
      <w:r>
        <w:t>all 14 steps as 100% adherence</w:t>
      </w:r>
      <w:commentRangeEnd w:id="59"/>
      <w:r w:rsidR="00786327">
        <w:rPr>
          <w:rStyle w:val="CommentReference"/>
          <w:sz w:val="24"/>
          <w:szCs w:val="24"/>
        </w:rPr>
        <w:commentReference w:id="59"/>
      </w:r>
      <w:commentRangeEnd w:id="60"/>
      <w:r w:rsidR="002B5638">
        <w:rPr>
          <w:rStyle w:val="CommentReference"/>
          <w:sz w:val="24"/>
          <w:szCs w:val="24"/>
        </w:rPr>
        <w:commentReference w:id="60"/>
      </w:r>
      <w:r>
        <w:t xml:space="preserve">. The clinical research coordinators collecting the data will be trained by the trial team to do this, prior to the start of the </w:t>
      </w:r>
      <w:r>
        <w:lastRenderedPageBreak/>
        <w:t>trial. We will collect this data by observing the care of a random sample of patients. The sampling will be designed as a nested staircase design.</w:t>
      </w:r>
    </w:p>
    <w:p w14:paraId="7F60AC88" w14:textId="77777777" w:rsidR="0093350B" w:rsidRDefault="00B12EE7">
      <w:pPr>
        <w:pStyle w:val="Compact"/>
        <w:numPr>
          <w:ilvl w:val="0"/>
          <w:numId w:val="5"/>
        </w:numPr>
      </w:pPr>
      <w:r>
        <w:t>Quality of life within seven days of discharge, and at 30 days and three months of arrival at the emergency department, measured by the official and validated translations of the EQ5D3L. This outcome is only relevant to alive patients. Data on this outcome will be collected in person if the patient is still in hospital, or by phone if the patient has been discharged. We will collect this data using a nested staircase design.</w:t>
      </w:r>
    </w:p>
    <w:p w14:paraId="3AC7DF42" w14:textId="77777777" w:rsidR="0093350B" w:rsidRDefault="00B12EE7">
      <w:pPr>
        <w:pStyle w:val="Compact"/>
        <w:numPr>
          <w:ilvl w:val="0"/>
          <w:numId w:val="5"/>
        </w:numPr>
      </w:pPr>
      <w:r>
        <w:t>Disability within seven days of discharge, and at 30 days and three months of arrival at the emergency department, assessed using the WHO Disability Assessment Schedule 2.0 (WHODAS 2.0). This outcome is only relevant to alive patients. Data on this outcome will be collected in person if the patient is still in hospital, or by phone if the patient has been discharged. This data will also be collected using a nested staircase design.</w:t>
      </w:r>
    </w:p>
    <w:p w14:paraId="20CCB893" w14:textId="77777777" w:rsidR="0093350B" w:rsidRDefault="00B12EE7">
      <w:pPr>
        <w:pStyle w:val="Heading2"/>
      </w:pPr>
      <w:bookmarkStart w:id="61" w:name="_Toc223944487"/>
      <w:bookmarkStart w:id="62" w:name="statistical-hypotheses"/>
      <w:bookmarkEnd w:id="47"/>
      <w:bookmarkEnd w:id="51"/>
      <w:bookmarkEnd w:id="58"/>
      <w:r>
        <w:t>5.4 Statistical hypotheses</w:t>
      </w:r>
      <w:bookmarkEnd w:id="61"/>
    </w:p>
    <w:p w14:paraId="68D1B1D2" w14:textId="77777777" w:rsidR="0093350B" w:rsidRDefault="00B12EE7">
      <w:pPr>
        <w:pStyle w:val="FirstParagraph"/>
      </w:pPr>
      <w:r>
        <w:t>Our primary statistical hypotheses are:</w:t>
      </w:r>
    </w:p>
    <w:p w14:paraId="4F9FBDFF" w14:textId="77777777" w:rsidR="0093350B" w:rsidRDefault="00B12EE7">
      <w:pPr>
        <w:pStyle w:val="Compact"/>
        <w:numPr>
          <w:ilvl w:val="0"/>
          <w:numId w:val="6"/>
        </w:numPr>
      </w:pPr>
      <w:r>
        <w:rPr>
          <w:b/>
          <w:bCs/>
        </w:rPr>
        <w:t>Null hypothesis</w:t>
      </w:r>
      <w:r>
        <w:t xml:space="preserve">: There is </w:t>
      </w:r>
      <w:commentRangeStart w:id="63"/>
      <w:commentRangeStart w:id="64"/>
      <w:r>
        <w:t>no</w:t>
      </w:r>
      <w:commentRangeEnd w:id="63"/>
      <w:r w:rsidR="00786327">
        <w:rPr>
          <w:rStyle w:val="CommentReference"/>
          <w:sz w:val="24"/>
          <w:szCs w:val="24"/>
        </w:rPr>
        <w:commentReference w:id="63"/>
      </w:r>
      <w:commentRangeEnd w:id="64"/>
      <w:r w:rsidR="008A1F29">
        <w:rPr>
          <w:rStyle w:val="CommentReference"/>
          <w:sz w:val="24"/>
          <w:szCs w:val="24"/>
        </w:rPr>
        <w:commentReference w:id="64"/>
      </w:r>
      <w:r>
        <w:t xml:space="preserve"> difference in the primary outcome of 30-day in-hospital mortality between those randomised to ATLS</w:t>
      </w:r>
      <w:r>
        <w:rPr>
          <w:vertAlign w:val="superscript"/>
        </w:rPr>
        <w:t>®</w:t>
      </w:r>
      <w:r>
        <w:t xml:space="preserve"> and standard care, meaning that the odds ratio (OR) for ATLS</w:t>
      </w:r>
      <w:r>
        <w:rPr>
          <w:vertAlign w:val="superscript"/>
        </w:rPr>
        <w:t>®</w:t>
      </w:r>
      <w:r>
        <w:t xml:space="preserve"> vs standard care would be 1 and the absolute risk difference (ARD) would be 0.</w:t>
      </w:r>
    </w:p>
    <w:p w14:paraId="3E48D161" w14:textId="77777777" w:rsidR="0093350B" w:rsidRDefault="00B12EE7">
      <w:pPr>
        <w:pStyle w:val="Compact"/>
        <w:numPr>
          <w:ilvl w:val="0"/>
          <w:numId w:val="6"/>
        </w:numPr>
      </w:pPr>
      <w:r>
        <w:rPr>
          <w:b/>
          <w:bCs/>
        </w:rPr>
        <w:t>Alternative hypothesis</w:t>
      </w:r>
      <w:r>
        <w:t>: There is an absolute difference in the primary outcome of 30-day in-hospital mortality between those randomised to ATLS</w:t>
      </w:r>
      <w:r>
        <w:rPr>
          <w:vertAlign w:val="superscript"/>
        </w:rPr>
        <w:t>®</w:t>
      </w:r>
      <w:r>
        <w:t xml:space="preserve"> and standard care of at least 5% units, meaning that the OR for ATLS</w:t>
      </w:r>
      <w:r>
        <w:rPr>
          <w:vertAlign w:val="superscript"/>
        </w:rPr>
        <w:t>®</w:t>
      </w:r>
      <w:r>
        <w:t xml:space="preserve"> vs standard care would be different from 1 and the ARD would be different from 0. Our expectation, based on our pilot study and review of the literature, is that the OR will be less than 1 and the ARD will be less than 0, indicating lower odds of 30-day in-hospital mortality among those randomised to ATLS</w:t>
      </w:r>
      <w:r>
        <w:rPr>
          <w:vertAlign w:val="superscript"/>
        </w:rPr>
        <w:t>®</w:t>
      </w:r>
      <w:r>
        <w:t xml:space="preserve"> group compared to those randomised to the standard care group.</w:t>
      </w:r>
    </w:p>
    <w:p w14:paraId="0A9545BE" w14:textId="77777777" w:rsidR="0093350B" w:rsidRDefault="00B12EE7">
      <w:pPr>
        <w:pStyle w:val="Heading2"/>
      </w:pPr>
      <w:bookmarkStart w:id="65" w:name="_Toc223944488"/>
      <w:bookmarkStart w:id="66" w:name="sample-size-calculations"/>
      <w:bookmarkEnd w:id="62"/>
      <w:r>
        <w:t>5.5 Sample size calculations</w:t>
      </w:r>
      <w:bookmarkEnd w:id="65"/>
    </w:p>
    <w:p w14:paraId="1BA132C9" w14:textId="77777777" w:rsidR="0093350B" w:rsidRDefault="00B12EE7">
      <w:pPr>
        <w:pStyle w:val="Heading3"/>
      </w:pPr>
      <w:bookmarkStart w:id="67" w:name="_Toc223944489"/>
      <w:bookmarkStart w:id="68" w:name="Xba08c803f10f7c8cd9a777b53b902d2761b3046"/>
      <w:r>
        <w:t>5.5.1 Main stepped wedge design and primary outcome</w:t>
      </w:r>
      <w:bookmarkEnd w:id="67"/>
    </w:p>
    <w:p w14:paraId="12261BAB" w14:textId="77777777" w:rsidR="0093350B" w:rsidRDefault="00B12EE7">
      <w:pPr>
        <w:pStyle w:val="FirstParagraph"/>
      </w:pPr>
      <w:r>
        <w:t>With 30 clusters across 6 batches and a total sample size of 4320 our study has ~90% power across different combinations of cluster autocorrelations (CAC) and intra-cluster correlations (ICC) to detect a reduction in the primary outcome of in-hospital mortality within 30 days from 20% under standard care to 15% after ATLS</w:t>
      </w:r>
      <w:r>
        <w:rPr>
          <w:vertAlign w:val="superscript"/>
        </w:rPr>
        <w:t>®</w:t>
      </w:r>
      <w:r>
        <w:t xml:space="preserve"> training (see </w:t>
      </w:r>
      <w:hyperlink w:anchor="fig-power-curves">
        <w:r w:rsidR="0093350B">
          <w:rPr>
            <w:rStyle w:val="Hyperlink"/>
          </w:rPr>
          <w:t>Figure 3</w:t>
        </w:r>
      </w:hyperlink>
      <w:r>
        <w:t>)</w:t>
      </w:r>
      <w:r>
        <w:rPr>
          <w:vertAlign w:val="superscript"/>
        </w:rPr>
        <w:t>4</w:t>
      </w:r>
      <w:r>
        <w:t>. This 5% absolute reduction in mortality is a clinically meaningful and conservative estimate based on our updated systematic review and pilot study</w:t>
      </w:r>
      <w:r>
        <w:rPr>
          <w:vertAlign w:val="superscript"/>
        </w:rPr>
        <w:t>5,6</w:t>
      </w:r>
      <w:r>
        <w:t xml:space="preserve">. We allowed for the clustered design, incorporated the one month transition period, and assumed: a discrete time decay correlation structure, an ICC of 0.02 (but considered sensitivity across the range 0.01-0.05), and a CAC of 0.9 (but considered sensitivity across the range 0.8-1.0), </w:t>
      </w:r>
      <w:r>
        <w:lastRenderedPageBreak/>
        <w:t>based on our pilot study and current guidance</w:t>
      </w:r>
      <w:r>
        <w:rPr>
          <w:vertAlign w:val="superscript"/>
        </w:rPr>
        <w:t>7–10</w:t>
      </w:r>
      <w:r>
        <w:t xml:space="preserve">. We included the CAC to allow for variation in clustering over time. We assume that each cluster will contribute approximately 12 observations per month to the analysis, but allowed for substantial variation in cluster sizes, based on our previous </w:t>
      </w:r>
      <w:commentRangeStart w:id="69"/>
      <w:commentRangeStart w:id="70"/>
      <w:r>
        <w:t>work</w:t>
      </w:r>
      <w:commentRangeEnd w:id="69"/>
      <w:r w:rsidR="00786327">
        <w:rPr>
          <w:rStyle w:val="CommentReference"/>
          <w:sz w:val="24"/>
          <w:szCs w:val="24"/>
        </w:rPr>
        <w:commentReference w:id="69"/>
      </w:r>
      <w:commentRangeEnd w:id="70"/>
      <w:r w:rsidR="00CA1F59">
        <w:rPr>
          <w:rStyle w:val="CommentReference"/>
          <w:sz w:val="24"/>
          <w:szCs w:val="24"/>
        </w:rPr>
        <w:commentReference w:id="70"/>
      </w:r>
      <w:r>
        <w:t>.</w:t>
      </w:r>
    </w:p>
    <w:tbl>
      <w:tblPr>
        <w:tblStyle w:val="Table"/>
        <w:tblW w:w="5000" w:type="pct"/>
        <w:tblLayout w:type="fixed"/>
        <w:tblLook w:val="0000" w:firstRow="0" w:lastRow="0" w:firstColumn="0" w:lastColumn="0" w:noHBand="0" w:noVBand="0"/>
      </w:tblPr>
      <w:tblGrid>
        <w:gridCol w:w="9576"/>
      </w:tblGrid>
      <w:tr w:rsidR="0093350B" w14:paraId="4ADDB66E" w14:textId="77777777">
        <w:tc>
          <w:tcPr>
            <w:tcW w:w="7920" w:type="dxa"/>
          </w:tcPr>
          <w:p w14:paraId="5B003002" w14:textId="77777777" w:rsidR="0093350B" w:rsidRDefault="00B12EE7">
            <w:pPr>
              <w:pStyle w:val="Compact"/>
              <w:jc w:val="center"/>
            </w:pPr>
            <w:bookmarkStart w:id="71" w:name="fig-power-curves"/>
            <w:r>
              <w:rPr>
                <w:noProof/>
              </w:rPr>
              <w:drawing>
                <wp:inline distT="0" distB="0" distL="0" distR="0" wp14:anchorId="6B158BEF" wp14:editId="34A63760">
                  <wp:extent cx="5334000" cy="236955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combined-power-curves.png"/>
                          <pic:cNvPicPr>
                            <a:picLocks noChangeAspect="1" noChangeArrowheads="1"/>
                          </pic:cNvPicPr>
                        </pic:nvPicPr>
                        <pic:blipFill>
                          <a:blip r:embed="rId19"/>
                          <a:stretch>
                            <a:fillRect/>
                          </a:stretch>
                        </pic:blipFill>
                        <pic:spPr bwMode="auto">
                          <a:xfrm>
                            <a:off x="0" y="0"/>
                            <a:ext cx="5334000" cy="2369551"/>
                          </a:xfrm>
                          <a:prstGeom prst="rect">
                            <a:avLst/>
                          </a:prstGeom>
                          <a:noFill/>
                          <a:ln w="9525">
                            <a:noFill/>
                            <a:headEnd/>
                            <a:tailEnd/>
                          </a:ln>
                        </pic:spPr>
                      </pic:pic>
                    </a:graphicData>
                  </a:graphic>
                </wp:inline>
              </w:drawing>
            </w:r>
          </w:p>
          <w:p w14:paraId="313EA21B" w14:textId="77777777" w:rsidR="0093350B" w:rsidRDefault="00B12EE7">
            <w:pPr>
              <w:pStyle w:val="ImageCaption"/>
              <w:spacing w:before="200"/>
            </w:pPr>
            <w:r>
              <w:t xml:space="preserve">Figure 3: Power curves for different combinations of cluster autocorrelations (CAC) and intra-cluster correlations (ICC). </w:t>
            </w:r>
            <w:r>
              <w:rPr>
                <w:b/>
                <w:bCs/>
              </w:rPr>
              <w:t>A)</w:t>
            </w:r>
            <w:r>
              <w:t xml:space="preserve"> Shows power curves assuming a reduction in the primary outcome of in-hospital mortality within 30 days from 20% under standard care to 15% after ATLS</w:t>
            </w:r>
            <w:r>
              <w:rPr>
                <w:vertAlign w:val="superscript"/>
              </w:rPr>
              <w:t>®</w:t>
            </w:r>
            <w:r>
              <w:t xml:space="preserve"> training. </w:t>
            </w:r>
            <w:r>
              <w:rPr>
                <w:b/>
                <w:bCs/>
              </w:rPr>
              <w:t>B)</w:t>
            </w:r>
            <w:r>
              <w:t xml:space="preserve"> Shows power curves assuming a reduction in the primary outcome from 10% under standard care to 7.5% after ATLS</w:t>
            </w:r>
            <w:r>
              <w:rPr>
                <w:vertAlign w:val="superscript"/>
              </w:rPr>
              <w:t>®</w:t>
            </w:r>
            <w:r>
              <w:t xml:space="preserve"> training. Under this scenario, we would need to increase the sample size per month to around 30 observations to achieve 90% power</w:t>
            </w:r>
            <w:del w:id="72" w:author="Anna Olofsson" w:date="2026-03-16T14:18:00Z" w16du:dateUtc="2026-03-16T13:18:00Z">
              <w:r w:rsidDel="00CA1F59">
                <w:delText>e</w:delText>
              </w:r>
            </w:del>
            <w:r>
              <w:t xml:space="preserve"> under most combinations of CAC and ICC.</w:t>
            </w:r>
          </w:p>
        </w:tc>
        <w:bookmarkEnd w:id="71"/>
      </w:tr>
    </w:tbl>
    <w:p w14:paraId="36AC84E2" w14:textId="77777777" w:rsidR="0093350B" w:rsidRDefault="00B12EE7">
      <w:pPr>
        <w:pStyle w:val="Heading3"/>
      </w:pPr>
      <w:bookmarkStart w:id="73" w:name="_Toc223944490"/>
      <w:bookmarkStart w:id="74" w:name="X37fc7b5fe6b5980542d53d3e88dadde59566406"/>
      <w:bookmarkEnd w:id="68"/>
      <w:r>
        <w:t>5.5.2 Nested staircase design and secondary outcomes</w:t>
      </w:r>
      <w:bookmarkEnd w:id="73"/>
    </w:p>
    <w:p w14:paraId="1372B3A9" w14:textId="21513A4C" w:rsidR="0093350B" w:rsidRDefault="00B12EE7">
      <w:pPr>
        <w:pStyle w:val="FirstParagraph"/>
      </w:pPr>
      <w:r>
        <w:t xml:space="preserve">The secondary outcomes that will be measured using the nested staircase </w:t>
      </w:r>
      <w:commentRangeStart w:id="75"/>
      <w:commentRangeStart w:id="76"/>
      <w:r>
        <w:t>design</w:t>
      </w:r>
      <w:commentRangeEnd w:id="75"/>
      <w:r w:rsidR="00786327">
        <w:rPr>
          <w:rStyle w:val="CommentReference"/>
          <w:sz w:val="24"/>
          <w:szCs w:val="24"/>
        </w:rPr>
        <w:commentReference w:id="75"/>
      </w:r>
      <w:commentRangeEnd w:id="76"/>
      <w:r w:rsidR="00257A48">
        <w:rPr>
          <w:rStyle w:val="CommentReference"/>
          <w:sz w:val="24"/>
          <w:szCs w:val="24"/>
        </w:rPr>
        <w:commentReference w:id="76"/>
      </w:r>
      <w:r>
        <w:t xml:space="preserve"> are adherence to ATLS</w:t>
      </w:r>
      <w:r>
        <w:rPr>
          <w:vertAlign w:val="superscript"/>
        </w:rPr>
        <w:t>®</w:t>
      </w:r>
      <w:r>
        <w:t xml:space="preserve"> principles during initial patient resuscitation, quality of life, and disability. The expected effect of the intervention on each of these outcomes are an improvement in adherence from 50% during standard care to 70% after training</w:t>
      </w:r>
      <w:r>
        <w:rPr>
          <w:vertAlign w:val="superscript"/>
        </w:rPr>
        <w:t>11</w:t>
      </w:r>
      <w:r>
        <w:t>, an increase in EQ5D5L health status from 70 during care to 75 after training</w:t>
      </w:r>
      <w:r>
        <w:rPr>
          <w:vertAlign w:val="superscript"/>
        </w:rPr>
        <w:t>12</w:t>
      </w:r>
      <w:r>
        <w:t>, and finally a decrease in disability from a baseline value of 25 during standard care to 22.5 after training</w:t>
      </w:r>
      <w:r>
        <w:rPr>
          <w:vertAlign w:val="superscript"/>
        </w:rPr>
        <w:t>13</w:t>
      </w:r>
      <w:r>
        <w:t xml:space="preserve">. For quality of life and disability, these effects correspond to standardised effect sizes, expressed as Cohen’s d, of 0.5. With 30 clusters in total, six per sequence, for a discrete time decay correlation structure, with ICCs of 0.01 to 0.15 and a CAC of 0.8, there is &gt;80% power to detect these effects by including four patients in each cluster in each period. Accounting for loss to follow-up, we will include at least six patients per cluster per month. These patients will be a random subset of patients included in the primary outcome data collection during the staircase months. The random subset will be selected using </w:t>
      </w:r>
      <w:commentRangeStart w:id="77"/>
      <w:commentRangeStart w:id="78"/>
      <w:r>
        <w:t xml:space="preserve">simple random sampling on </w:t>
      </w:r>
      <w:commentRangeStart w:id="79"/>
      <w:r>
        <w:t>the shift level</w:t>
      </w:r>
      <w:commentRangeEnd w:id="79"/>
      <w:r w:rsidR="00786327">
        <w:rPr>
          <w:rStyle w:val="CommentReference"/>
          <w:sz w:val="24"/>
          <w:szCs w:val="24"/>
        </w:rPr>
        <w:commentReference w:id="79"/>
      </w:r>
      <w:r>
        <w:t>, meaning that the timing of the clinical research coordinator’s</w:t>
      </w:r>
      <w:ins w:id="80" w:author="Anna Olofsson" w:date="2026-03-16T14:25:00Z" w16du:dateUtc="2026-03-16T13:25:00Z">
        <w:r w:rsidR="00257A48">
          <w:t xml:space="preserve"> work</w:t>
        </w:r>
      </w:ins>
      <w:r>
        <w:t xml:space="preserve"> shift will be randomised to cover approximately eight hours during the morning, afternoon, or night shift. </w:t>
      </w:r>
      <w:commentRangeEnd w:id="77"/>
      <w:r w:rsidR="00786327">
        <w:rPr>
          <w:rStyle w:val="CommentReference"/>
          <w:sz w:val="24"/>
          <w:szCs w:val="24"/>
        </w:rPr>
        <w:commentReference w:id="77"/>
      </w:r>
      <w:commentRangeEnd w:id="78"/>
      <w:r w:rsidR="00257A48">
        <w:rPr>
          <w:rStyle w:val="CommentReference"/>
          <w:sz w:val="24"/>
          <w:szCs w:val="24"/>
        </w:rPr>
        <w:commentReference w:id="78"/>
      </w:r>
      <w:r>
        <w:t>Adherence to ATLS</w:t>
      </w:r>
      <w:r>
        <w:rPr>
          <w:vertAlign w:val="superscript"/>
        </w:rPr>
        <w:t>®</w:t>
      </w:r>
      <w:r>
        <w:t xml:space="preserve"> principles, quality of life, </w:t>
      </w:r>
      <w:r>
        <w:lastRenderedPageBreak/>
        <w:t>and disability will be measured in all patients included during these shifts. In each hospital, the number of shifts that will be randomised will be determined by the volume of patients included during the months preceding the staircase months.</w:t>
      </w:r>
    </w:p>
    <w:p w14:paraId="326320E7" w14:textId="77777777" w:rsidR="0093350B" w:rsidRDefault="00B12EE7">
      <w:pPr>
        <w:pStyle w:val="Heading2"/>
      </w:pPr>
      <w:bookmarkStart w:id="81" w:name="_Toc223944491"/>
      <w:bookmarkStart w:id="82" w:name="statistical-principles"/>
      <w:bookmarkEnd w:id="66"/>
      <w:bookmarkEnd w:id="74"/>
      <w:r>
        <w:t>5.6 Statistical principles</w:t>
      </w:r>
      <w:bookmarkEnd w:id="81"/>
    </w:p>
    <w:p w14:paraId="1FF214D6" w14:textId="77777777" w:rsidR="0093350B" w:rsidRDefault="00B12EE7">
      <w:pPr>
        <w:pStyle w:val="Heading3"/>
      </w:pPr>
      <w:bookmarkStart w:id="83" w:name="_Toc223944492"/>
      <w:bookmarkStart w:id="84" w:name="statistical-software"/>
      <w:r>
        <w:t>5.6.1 Statistical software</w:t>
      </w:r>
      <w:bookmarkEnd w:id="83"/>
    </w:p>
    <w:p w14:paraId="25162432" w14:textId="77777777" w:rsidR="0093350B" w:rsidRDefault="00B12EE7">
      <w:pPr>
        <w:pStyle w:val="FirstParagraph"/>
      </w:pPr>
      <w:r>
        <w:t>We will use the R Statistical Software for all analyses</w:t>
      </w:r>
      <w:r>
        <w:rPr>
          <w:vertAlign w:val="superscript"/>
        </w:rPr>
        <w:t>14</w:t>
      </w:r>
      <w:r>
        <w:t>.</w:t>
      </w:r>
    </w:p>
    <w:p w14:paraId="5D774C75" w14:textId="77777777" w:rsidR="0093350B" w:rsidRDefault="00B12EE7">
      <w:pPr>
        <w:pStyle w:val="Heading3"/>
      </w:pPr>
      <w:bookmarkStart w:id="85" w:name="_Toc223944493"/>
      <w:bookmarkStart w:id="86" w:name="Xb3701c3e4f516f3436ab2f14fbfd68958c11744"/>
      <w:bookmarkEnd w:id="84"/>
      <w:r>
        <w:t>5.6.2 Levels of statistical significance and confidence</w:t>
      </w:r>
      <w:bookmarkEnd w:id="85"/>
    </w:p>
    <w:p w14:paraId="44BD0A7B" w14:textId="77777777" w:rsidR="0093350B" w:rsidRDefault="00B12EE7">
      <w:pPr>
        <w:pStyle w:val="FirstParagraph"/>
      </w:pPr>
      <w:r>
        <w:t>We will use a two-sided significance level of 0.05 for all analyses, and we will report 95% confidence intervals (CI) for all estimates. We will not adjust for multiple testing because no secondary outcome is regarded as singularly more important.</w:t>
      </w:r>
    </w:p>
    <w:p w14:paraId="2347F2B1" w14:textId="77777777" w:rsidR="0093350B" w:rsidRDefault="00B12EE7">
      <w:pPr>
        <w:pStyle w:val="Heading2"/>
      </w:pPr>
      <w:bookmarkStart w:id="87" w:name="_Toc223944494"/>
      <w:bookmarkStart w:id="88" w:name="analysis-populations"/>
      <w:bookmarkEnd w:id="82"/>
      <w:bookmarkEnd w:id="86"/>
      <w:r>
        <w:t>5.7 Analysis populations</w:t>
      </w:r>
      <w:bookmarkEnd w:id="87"/>
    </w:p>
    <w:p w14:paraId="1502B88F" w14:textId="77777777" w:rsidR="00DD7938" w:rsidRDefault="00313EC2" w:rsidP="00987B44">
      <w:pPr>
        <w:pStyle w:val="FirstParagraph"/>
        <w:rPr>
          <w:ins w:id="89" w:author="Anna Olofsson" w:date="2026-04-10T12:03:00Z" w16du:dateUtc="2026-04-10T10:03:00Z"/>
        </w:rPr>
      </w:pPr>
      <w:ins w:id="90" w:author="Anna Olofsson" w:date="2026-04-10T11:53:00Z">
        <w:r w:rsidRPr="00313EC2">
          <w:rPr>
            <w:rPrChange w:id="91" w:author="Anna Olofsson" w:date="2026-04-10T11:53:00Z" w16du:dateUtc="2026-04-10T09:53:00Z">
              <w:rPr>
                <w:lang w:val="sv-SE"/>
              </w:rPr>
            </w:rPrChange>
          </w:rPr>
          <w:t>The trial has a hierarchical structure in which hospitals represent the clusters, clinical teams within hospitals deliver care, and individual patients constitute the unit of observation and analysis. Randomisation is performed at the hospital level, with all trained teams within the same hospital treated as part of the same cluster.</w:t>
        </w:r>
      </w:ins>
      <w:ins w:id="92" w:author="Anna Olofsson" w:date="2026-04-10T11:53:00Z" w16du:dateUtc="2026-04-10T09:53:00Z">
        <w:r w:rsidRPr="00313EC2">
          <w:rPr>
            <w:rPrChange w:id="93" w:author="Anna Olofsson" w:date="2026-04-10T11:53:00Z" w16du:dateUtc="2026-04-10T09:53:00Z">
              <w:rPr>
                <w:lang w:val="sv-SE"/>
              </w:rPr>
            </w:rPrChange>
          </w:rPr>
          <w:t xml:space="preserve"> </w:t>
        </w:r>
      </w:ins>
      <w:del w:id="94" w:author="Anna Olofsson" w:date="2026-04-10T11:54:00Z" w16du:dateUtc="2026-04-10T09:54:00Z">
        <w:r w:rsidR="00B12EE7" w:rsidDel="0095498A">
          <w:delText xml:space="preserve">The unit of randomisation is the hospital, because all units trained in the same hospital will be treated as one </w:delText>
        </w:r>
        <w:commentRangeStart w:id="95"/>
        <w:commentRangeStart w:id="96"/>
        <w:r w:rsidR="00B12EE7" w:rsidDel="0095498A">
          <w:delText>cluster</w:delText>
        </w:r>
        <w:commentRangeEnd w:id="95"/>
        <w:r w:rsidR="00786327" w:rsidDel="0095498A">
          <w:rPr>
            <w:rStyle w:val="CommentReference"/>
            <w:sz w:val="24"/>
            <w:szCs w:val="24"/>
          </w:rPr>
          <w:commentReference w:id="95"/>
        </w:r>
      </w:del>
      <w:commentRangeEnd w:id="96"/>
      <w:r w:rsidR="00987B44">
        <w:rPr>
          <w:rStyle w:val="CommentReference"/>
          <w:sz w:val="24"/>
          <w:szCs w:val="24"/>
        </w:rPr>
        <w:commentReference w:id="96"/>
      </w:r>
      <w:del w:id="97" w:author="Anna Olofsson" w:date="2026-04-10T11:54:00Z" w16du:dateUtc="2026-04-10T09:54:00Z">
        <w:r w:rsidR="00B12EE7" w:rsidDel="0095498A">
          <w:delText>, but the unit of analysis is the individual patient.</w:delText>
        </w:r>
      </w:del>
      <w:r w:rsidR="00B12EE7">
        <w:t xml:space="preserve"> </w:t>
      </w:r>
    </w:p>
    <w:p w14:paraId="6D08A1C7" w14:textId="0BE8FE46" w:rsidR="00DD7938" w:rsidRDefault="0095498A" w:rsidP="00987B44">
      <w:pPr>
        <w:pStyle w:val="FirstParagraph"/>
        <w:rPr>
          <w:ins w:id="98" w:author="Anna Olofsson" w:date="2026-04-10T12:04:00Z" w16du:dateUtc="2026-04-10T10:04:00Z"/>
        </w:rPr>
      </w:pPr>
      <w:ins w:id="99" w:author="Anna Olofsson" w:date="2026-04-10T11:54:00Z">
        <w:r w:rsidRPr="00BA6714">
          <w:rPr>
            <w:rPrChange w:id="100" w:author="Anna Olofsson" w:date="2026-04-10T11:54:00Z" w16du:dateUtc="2026-04-10T09:54:00Z">
              <w:rPr>
                <w:lang w:val="sv-SE"/>
              </w:rPr>
            </w:rPrChange>
          </w:rPr>
          <w:t>Patients will be assigned to a treatment group according to the period in which they were admitted to the hospital, and patients will be considered exposed to the intervention if they were admitted to the hospital at any time point following the transition period.</w:t>
        </w:r>
      </w:ins>
      <w:ins w:id="101" w:author="Anna Olofsson" w:date="2026-04-10T11:54:00Z" w16du:dateUtc="2026-04-10T09:54:00Z">
        <w:r w:rsidR="00BA6714">
          <w:t xml:space="preserve"> </w:t>
        </w:r>
      </w:ins>
      <w:del w:id="102" w:author="Anna Olofsson" w:date="2026-04-15T10:17:00Z" w16du:dateUtc="2026-04-15T08:17:00Z">
        <w:r w:rsidR="00B12EE7" w:rsidDel="00592A35">
          <w:delText xml:space="preserve">The group allocation for a patient depends on the period in which the patient was admitted to the hospital, and patients will be considered exposed to the intervention if they were admitted to the hospital at any time point following the transition period. </w:delText>
        </w:r>
      </w:del>
      <w:r w:rsidR="00B12EE7">
        <w:t xml:space="preserve">We will use an intention-to-treat approach for all analyses, </w:t>
      </w:r>
      <w:ins w:id="103" w:author="Karla Hemming (Applied Health Sciences)" w:date="2026-03-09T10:42:00Z" w16du:dateUtc="2026-03-09T10:42:00Z">
        <w:r w:rsidR="005C48BB">
          <w:t xml:space="preserve">regarding clusters as exposed based on their </w:t>
        </w:r>
      </w:ins>
      <w:del w:id="104" w:author="Karla Hemming (Applied Health Sciences)" w:date="2026-03-09T10:42:00Z" w16du:dateUtc="2026-03-09T10:42:00Z">
        <w:r w:rsidR="00B12EE7" w:rsidDel="005C48BB">
          <w:delText xml:space="preserve">according to the </w:delText>
        </w:r>
      </w:del>
      <w:r w:rsidR="00B12EE7">
        <w:t>planned date of transition from standard care.</w:t>
      </w:r>
      <w:ins w:id="105" w:author="Anna Olofsson" w:date="2026-04-10T11:57:00Z" w16du:dateUtc="2026-04-10T09:57:00Z">
        <w:r w:rsidR="00987B44" w:rsidRPr="00987B44">
          <w:t xml:space="preserve"> </w:t>
        </w:r>
      </w:ins>
      <w:ins w:id="106" w:author="Anna Olofsson" w:date="2026-04-10T11:57:00Z">
        <w:r w:rsidR="00987B44" w:rsidRPr="00987B44">
          <w:t xml:space="preserve">If the actual date of transition deviates considerably from the planned date of transition, defined as more than X weeks, a </w:t>
        </w:r>
        <w:commentRangeStart w:id="107"/>
        <w:r w:rsidR="00987B44" w:rsidRPr="00987B44">
          <w:t xml:space="preserve">per-protocol sensitivity </w:t>
        </w:r>
      </w:ins>
      <w:commentRangeEnd w:id="107"/>
      <w:r w:rsidR="00786327" w:rsidRPr="00987B44">
        <w:rPr>
          <w:rStyle w:val="CommentReference"/>
          <w:sz w:val="24"/>
          <w:szCs w:val="24"/>
        </w:rPr>
        <w:commentReference w:id="107"/>
      </w:r>
      <w:ins w:id="108" w:author="Anna Olofsson" w:date="2026-04-10T11:57:00Z">
        <w:r w:rsidR="00987B44" w:rsidRPr="00987B44">
          <w:t>analysis will be considered using the actual date of transition as the cut-off point for intervention exposure.</w:t>
        </w:r>
      </w:ins>
      <w:del w:id="109" w:author="Anna Olofsson" w:date="2026-04-10T11:57:00Z" w16du:dateUtc="2026-04-10T09:57:00Z">
        <w:r w:rsidR="00B12EE7" w:rsidDel="00987B44">
          <w:delText xml:space="preserve"> We </w:delText>
        </w:r>
      </w:del>
      <w:ins w:id="110" w:author="Karla Hemming (Applied Health Sciences)" w:date="2026-03-09T10:43:00Z" w16du:dateUtc="2026-03-09T10:43:00Z">
        <w:del w:id="111" w:author="Anna Olofsson" w:date="2026-04-10T11:57:00Z" w16du:dateUtc="2026-04-10T09:57:00Z">
          <w:r w:rsidR="005C48BB" w:rsidDel="00987B44">
            <w:delText>will</w:delText>
          </w:r>
        </w:del>
      </w:ins>
      <w:del w:id="112" w:author="Anna Olofsson" w:date="2026-04-10T11:57:00Z" w16du:dateUtc="2026-04-10T09:57:00Z">
        <w:r w:rsidR="00B12EE7" w:rsidDel="00987B44">
          <w:delText xml:space="preserve">might consider </w:delText>
        </w:r>
      </w:del>
      <w:ins w:id="113" w:author="Karla Hemming (Applied Health Sciences)" w:date="2026-03-09T10:43:00Z" w16du:dateUtc="2026-03-09T10:43:00Z">
        <w:del w:id="114" w:author="Anna Olofsson" w:date="2026-04-10T11:57:00Z" w16du:dateUtc="2026-04-10T09:57:00Z">
          <w:r w:rsidR="005C48BB" w:rsidDel="00987B44">
            <w:delText xml:space="preserve">other analysis (as a sensitivity analysis) </w:delText>
          </w:r>
        </w:del>
      </w:ins>
      <w:del w:id="115" w:author="Anna Olofsson" w:date="2026-04-10T11:57:00Z" w16du:dateUtc="2026-04-10T09:57:00Z">
        <w:r w:rsidR="00B12EE7" w:rsidDel="00987B44">
          <w:delText>a per protocol analysis if clusters deviate considerably from the planned date of transition,</w:delText>
        </w:r>
      </w:del>
      <w:ins w:id="116" w:author="Karla Hemming (Applied Health Sciences)" w:date="2026-03-09T10:43:00Z" w16du:dateUtc="2026-03-09T10:43:00Z">
        <w:del w:id="117" w:author="Anna Olofsson" w:date="2026-04-10T11:57:00Z" w16du:dateUtc="2026-04-10T09:57:00Z">
          <w:r w:rsidR="005C48BB" w:rsidDel="00987B44">
            <w:delText xml:space="preserve"> by more than X </w:delText>
          </w:r>
        </w:del>
      </w:ins>
      <w:ins w:id="118" w:author="Karla Hemming (Applied Health Sciences)" w:date="2026-03-09T10:44:00Z" w16du:dateUtc="2026-03-09T10:44:00Z">
        <w:del w:id="119" w:author="Anna Olofsson" w:date="2026-04-10T11:57:00Z" w16du:dateUtc="2026-04-10T09:57:00Z">
          <w:r w:rsidR="005C48BB" w:rsidDel="00987B44">
            <w:delText>weeks,</w:delText>
          </w:r>
        </w:del>
      </w:ins>
      <w:del w:id="120" w:author="Anna Olofsson" w:date="2026-04-10T11:57:00Z" w16du:dateUtc="2026-04-10T09:57:00Z">
        <w:r w:rsidR="00B12EE7" w:rsidDel="00987B44">
          <w:delText xml:space="preserve"> using the actual date of transition as the cut-off point.</w:delText>
        </w:r>
      </w:del>
      <w:r w:rsidR="00B12EE7">
        <w:t xml:space="preserve"> </w:t>
      </w:r>
    </w:p>
    <w:p w14:paraId="478D8C1E" w14:textId="599966C6" w:rsidR="00987B44" w:rsidRPr="00987B44" w:rsidRDefault="00987B44" w:rsidP="00987B44">
      <w:pPr>
        <w:pStyle w:val="FirstParagraph"/>
        <w:rPr>
          <w:ins w:id="121" w:author="Anna Olofsson" w:date="2026-04-10T11:56:00Z"/>
          <w:rPrChange w:id="122" w:author="Anna Olofsson" w:date="2026-04-10T11:56:00Z" w16du:dateUtc="2026-04-10T09:56:00Z">
            <w:rPr>
              <w:ins w:id="123" w:author="Anna Olofsson" w:date="2026-04-10T11:56:00Z"/>
              <w:lang w:val="sv-SE"/>
            </w:rPr>
          </w:rPrChange>
        </w:rPr>
      </w:pPr>
      <w:ins w:id="124" w:author="Anna Olofsson" w:date="2026-04-10T11:56:00Z">
        <w:r w:rsidRPr="00987B44">
          <w:rPr>
            <w:rPrChange w:id="125" w:author="Anna Olofsson" w:date="2026-04-10T11:56:00Z" w16du:dateUtc="2026-04-10T09:56:00Z">
              <w:rPr>
                <w:lang w:val="sv-SE"/>
              </w:rPr>
            </w:rPrChange>
          </w:rPr>
          <w:t>The target population will be specified for each analysis. For the primary outcome and mortality secondary outcomes, the target population comprises all eligible patient participants included in the main stepped-wedge trial. For quality-of-life, disability, and return-to-work outcomes, the target population comprises patients alive at the relevant follow-up time point. For adherence to ATLS® principles, the target population comprises the random sample of patients observed within the nested staircase design.</w:t>
        </w:r>
      </w:ins>
      <w:ins w:id="126" w:author="Anna Olofsson" w:date="2026-04-10T11:56:00Z" w16du:dateUtc="2026-04-10T09:56:00Z">
        <w:r w:rsidRPr="00987B44">
          <w:rPr>
            <w:rPrChange w:id="127" w:author="Anna Olofsson" w:date="2026-04-10T11:56:00Z" w16du:dateUtc="2026-04-10T09:56:00Z">
              <w:rPr>
                <w:lang w:val="sv-SE"/>
              </w:rPr>
            </w:rPrChange>
          </w:rPr>
          <w:t xml:space="preserve"> </w:t>
        </w:r>
        <w:r w:rsidRPr="00987B44">
          <w:t xml:space="preserve">The </w:t>
        </w:r>
        <w:r w:rsidRPr="00987B44">
          <w:lastRenderedPageBreak/>
          <w:t>corresponding analysis set for each outcome will include all available participants from the relevant target population with observed outcome data, subject to any restrictions imposed by the outcome definition or the nested staircase sampling scheme. For adjusted analyses, the analysis set may be further restricted by the availability of covariate data, as described in Section 5.10.4.</w:t>
        </w:r>
      </w:ins>
    </w:p>
    <w:p w14:paraId="1A363A42" w14:textId="3661F4A3" w:rsidR="0093350B" w:rsidRPr="00BA6714" w:rsidRDefault="00B12EE7">
      <w:pPr>
        <w:pStyle w:val="FirstParagraph"/>
        <w:rPr>
          <w:ins w:id="128" w:author="Anna Olofsson" w:date="2026-04-10T11:51:00Z" w16du:dateUtc="2026-04-10T09:51:00Z"/>
        </w:rPr>
      </w:pPr>
      <w:del w:id="129" w:author="Anna Olofsson" w:date="2026-04-10T12:10:00Z" w16du:dateUtc="2026-04-10T10:10:00Z">
        <w:r w:rsidDel="001D069D">
          <w:delText xml:space="preserve">We will report the results of the per protocol analysis as a sensitivity analysis. </w:delText>
        </w:r>
      </w:del>
      <w:r>
        <w:t>We will use a CONSORT diagram to display the flow of hospitals, clusters and patients through the trial. We will present cluster</w:t>
      </w:r>
      <w:ins w:id="130" w:author="Karla Hemming (Applied Health Sciences)" w:date="2026-03-09T10:44:00Z" w16du:dateUtc="2026-03-09T10:44:00Z">
        <w:r w:rsidR="005C48BB">
          <w:t>-specific</w:t>
        </w:r>
      </w:ins>
      <w:del w:id="131" w:author="Karla Hemming (Applied Health Sciences)" w:date="2026-03-09T10:44:00Z" w16du:dateUtc="2026-03-09T10:44:00Z">
        <w:r w:rsidDel="005C48BB">
          <w:delText xml:space="preserve"> level</w:delText>
        </w:r>
      </w:del>
      <w:r>
        <w:t xml:space="preserve"> summaries of the intervention effect. We will report the study according to the CONSORT guidelines for stepped-wedge randomised trials</w:t>
      </w:r>
      <w:r>
        <w:rPr>
          <w:vertAlign w:val="superscript"/>
        </w:rPr>
        <w:t>15</w:t>
      </w:r>
      <w:r>
        <w:t>.</w:t>
      </w:r>
    </w:p>
    <w:p w14:paraId="68569AA2" w14:textId="77777777" w:rsidR="00313EC2" w:rsidRDefault="00313EC2" w:rsidP="00313EC2">
      <w:pPr>
        <w:pStyle w:val="BodyText"/>
        <w:rPr>
          <w:ins w:id="132" w:author="Anna Olofsson" w:date="2026-04-10T11:51:00Z" w16du:dateUtc="2026-04-10T09:51:00Z"/>
        </w:rPr>
      </w:pPr>
    </w:p>
    <w:p w14:paraId="0ACF17D6" w14:textId="1A26DCB8" w:rsidR="00313EC2" w:rsidRPr="00313EC2" w:rsidRDefault="00313EC2">
      <w:pPr>
        <w:pStyle w:val="BodyText"/>
        <w:pPrChange w:id="133" w:author="Anna Olofsson" w:date="2026-04-10T11:51:00Z" w16du:dateUtc="2026-04-10T09:51:00Z">
          <w:pPr>
            <w:pStyle w:val="FirstParagraph"/>
          </w:pPr>
        </w:pPrChange>
      </w:pPr>
    </w:p>
    <w:p w14:paraId="2D65B42B" w14:textId="77777777" w:rsidR="0093350B" w:rsidRDefault="00B12EE7">
      <w:pPr>
        <w:pStyle w:val="Heading2"/>
        <w:rPr>
          <w:ins w:id="134" w:author="Anna Olofsson" w:date="2026-04-10T12:57:00Z" w16du:dateUtc="2026-04-10T10:57:00Z"/>
        </w:rPr>
      </w:pPr>
      <w:bookmarkStart w:id="135" w:name="_Toc223944495"/>
      <w:bookmarkStart w:id="136" w:name="baseline-analyses"/>
      <w:bookmarkEnd w:id="88"/>
      <w:r>
        <w:t>5.8 Baseline analyses</w:t>
      </w:r>
      <w:bookmarkEnd w:id="135"/>
    </w:p>
    <w:p w14:paraId="719A62AC" w14:textId="5A83C9C9" w:rsidR="007735B3" w:rsidRPr="00101908" w:rsidDel="00B31253" w:rsidRDefault="00B31253">
      <w:pPr>
        <w:pStyle w:val="BodyText"/>
        <w:rPr>
          <w:del w:id="137" w:author="Anna Olofsson" w:date="2026-04-10T13:02:00Z" w16du:dateUtc="2026-04-10T11:02:00Z"/>
        </w:rPr>
        <w:pPrChange w:id="138" w:author="Anna Olofsson" w:date="2026-04-10T12:57:00Z" w16du:dateUtc="2026-04-10T10:57:00Z">
          <w:pPr>
            <w:pStyle w:val="Heading2"/>
          </w:pPr>
        </w:pPrChange>
      </w:pPr>
      <w:ins w:id="139" w:author="Anna Olofsson" w:date="2026-04-10T13:02:00Z">
        <w:r w:rsidRPr="00101908">
          <w:rPr>
            <w:rPrChange w:id="140" w:author="Anna Olofsson" w:date="2026-04-10T13:03:00Z" w16du:dateUtc="2026-04-10T11:03:00Z">
              <w:rPr>
                <w:b/>
                <w:bCs/>
                <w:lang w:val="sv-SE"/>
              </w:rPr>
            </w:rPrChange>
          </w:rPr>
          <w:t>Baseline characteristics will be summarised separately for cluster-level and individual-level characteristics, by treatment group and overall. The number and percentage of missing observations will be reported for each baseline variable.</w:t>
        </w:r>
      </w:ins>
    </w:p>
    <w:p w14:paraId="31BDA652" w14:textId="77777777" w:rsidR="0093350B" w:rsidRDefault="00B12EE7">
      <w:pPr>
        <w:pStyle w:val="Heading3"/>
      </w:pPr>
      <w:bookmarkStart w:id="141" w:name="_Toc223944496"/>
      <w:bookmarkStart w:id="142" w:name="cluster-characteristics"/>
      <w:r>
        <w:t>5.8.1 Cluster characteristics</w:t>
      </w:r>
      <w:bookmarkEnd w:id="141"/>
    </w:p>
    <w:p w14:paraId="23B31A9F" w14:textId="58A10F69" w:rsidR="005953A3" w:rsidRPr="00B31253" w:rsidRDefault="005953A3" w:rsidP="005953A3">
      <w:pPr>
        <w:pStyle w:val="FirstParagraph"/>
        <w:rPr>
          <w:ins w:id="143" w:author="Anna Olofsson" w:date="2026-04-10T13:00:00Z"/>
          <w:rPrChange w:id="144" w:author="Anna Olofsson" w:date="2026-04-10T13:00:00Z" w16du:dateUtc="2026-04-10T11:00:00Z">
            <w:rPr>
              <w:ins w:id="145" w:author="Anna Olofsson" w:date="2026-04-10T13:00:00Z"/>
              <w:lang w:val="sv-SE"/>
            </w:rPr>
          </w:rPrChange>
        </w:rPr>
      </w:pPr>
      <w:ins w:id="146" w:author="Anna Olofsson" w:date="2026-04-10T13:00:00Z">
        <w:r w:rsidRPr="00B31253">
          <w:rPr>
            <w:rPrChange w:id="147" w:author="Anna Olofsson" w:date="2026-04-10T13:00:00Z" w16du:dateUtc="2026-04-10T11:00:00Z">
              <w:rPr>
                <w:lang w:val="sv-SE"/>
              </w:rPr>
            </w:rPrChange>
          </w:rPr>
          <w:t>Cluster characteristics to be summarised will include cluster location (state) and cluster size.</w:t>
        </w:r>
      </w:ins>
      <w:ins w:id="148" w:author="Anna Olofsson" w:date="2026-04-10T13:00:00Z" w16du:dateUtc="2026-04-10T11:00:00Z">
        <w:r w:rsidRPr="00B31253">
          <w:rPr>
            <w:rPrChange w:id="149" w:author="Anna Olofsson" w:date="2026-04-10T13:00:00Z" w16du:dateUtc="2026-04-10T11:00:00Z">
              <w:rPr>
                <w:lang w:val="sv-SE"/>
              </w:rPr>
            </w:rPrChange>
          </w:rPr>
          <w:t xml:space="preserve"> </w:t>
        </w:r>
      </w:ins>
      <w:ins w:id="150" w:author="Anna Olofsson" w:date="2026-04-10T13:00:00Z">
        <w:r w:rsidRPr="00B31253">
          <w:rPr>
            <w:rPrChange w:id="151" w:author="Anna Olofsson" w:date="2026-04-10T13:00:00Z" w16du:dateUtc="2026-04-10T11:00:00Z">
              <w:rPr>
                <w:lang w:val="sv-SE"/>
              </w:rPr>
            </w:rPrChange>
          </w:rPr>
          <w:t>We will describe cluster characteristics by treatment group and overall using frequencies and percentages for discrete variables and means and standard deviations or medians and interquartile ranges (Q1–Q3) for continuous variables.</w:t>
        </w:r>
      </w:ins>
    </w:p>
    <w:p w14:paraId="6957755A" w14:textId="5352830E" w:rsidR="00BC4376" w:rsidRPr="00BC4376" w:rsidDel="005953A3" w:rsidRDefault="00B12EE7" w:rsidP="00A914D4">
      <w:pPr>
        <w:pStyle w:val="FirstParagraph"/>
        <w:rPr>
          <w:del w:id="152" w:author="Anna Olofsson" w:date="2026-04-10T13:00:00Z" w16du:dateUtc="2026-04-10T11:00:00Z"/>
        </w:rPr>
      </w:pPr>
      <w:del w:id="153" w:author="Anna Olofsson" w:date="2026-04-10T13:00:00Z" w16du:dateUtc="2026-04-10T11:00:00Z">
        <w:r w:rsidDel="005953A3">
          <w:delText>We will describe cluster characteristics including location and size using frequencies and percentages for discrete variables and means, standard deviations, medians and interquartile ranges (Q1-Q3) for continuous variables.</w:delText>
        </w:r>
      </w:del>
    </w:p>
    <w:p w14:paraId="17C8F7DD" w14:textId="77777777" w:rsidR="0093350B" w:rsidRDefault="00B12EE7">
      <w:pPr>
        <w:pStyle w:val="Heading3"/>
      </w:pPr>
      <w:bookmarkStart w:id="154" w:name="_Toc223944497"/>
      <w:bookmarkStart w:id="155" w:name="patient-characteristics"/>
      <w:bookmarkEnd w:id="142"/>
      <w:r>
        <w:t>5.8.2 Patient characteristics</w:t>
      </w:r>
      <w:bookmarkEnd w:id="154"/>
    </w:p>
    <w:p w14:paraId="13D9A02C" w14:textId="46D42397" w:rsidR="0093350B" w:rsidRDefault="00A914D4">
      <w:pPr>
        <w:pStyle w:val="FirstParagraph"/>
      </w:pPr>
      <w:ins w:id="156" w:author="Anna Olofsson" w:date="2026-04-10T12:59:00Z">
        <w:r w:rsidRPr="00A914D4">
          <w:rPr>
            <w:rPrChange w:id="157" w:author="Anna Olofsson" w:date="2026-04-10T12:59:00Z" w16du:dateUtc="2026-04-10T10:59:00Z">
              <w:rPr>
                <w:lang w:val="sv-SE"/>
              </w:rPr>
            </w:rPrChange>
          </w:rPr>
          <w:t>Patient characteristics to be summarised will include age, sex, systolic blood pressure, Glasgow Coma Scale, Injury Severity Score, and mechanism of injury.</w:t>
        </w:r>
      </w:ins>
      <w:ins w:id="158" w:author="Anna Olofsson" w:date="2026-04-10T13:00:00Z" w16du:dateUtc="2026-04-10T11:00:00Z">
        <w:r>
          <w:t xml:space="preserve"> </w:t>
        </w:r>
      </w:ins>
      <w:r w:rsidR="00B12EE7">
        <w:t xml:space="preserve">We will describe patient characteristics at </w:t>
      </w:r>
      <w:commentRangeStart w:id="159"/>
      <w:commentRangeStart w:id="160"/>
      <w:r w:rsidR="00B12EE7">
        <w:t>baseline</w:t>
      </w:r>
      <w:commentRangeEnd w:id="159"/>
      <w:r w:rsidR="00786327">
        <w:rPr>
          <w:rStyle w:val="CommentReference"/>
          <w:sz w:val="24"/>
          <w:szCs w:val="24"/>
        </w:rPr>
        <w:commentReference w:id="159"/>
      </w:r>
      <w:commentRangeEnd w:id="160"/>
      <w:r w:rsidR="00BC5699">
        <w:rPr>
          <w:rStyle w:val="CommentReference"/>
          <w:sz w:val="24"/>
          <w:szCs w:val="24"/>
        </w:rPr>
        <w:commentReference w:id="160"/>
      </w:r>
      <w:r w:rsidR="00B12EE7">
        <w:t xml:space="preserve">, </w:t>
      </w:r>
      <w:del w:id="161" w:author="Anna Olofsson" w:date="2026-04-10T13:03:00Z" w16du:dateUtc="2026-04-10T11:03:00Z">
        <w:r w:rsidR="00B12EE7" w:rsidDel="00101908">
          <w:delText xml:space="preserve">meaning </w:delText>
        </w:r>
      </w:del>
      <w:ins w:id="162" w:author="Anna Olofsson" w:date="2026-04-10T13:03:00Z" w16du:dateUtc="2026-04-10T11:03:00Z">
        <w:r w:rsidR="00101908">
          <w:t xml:space="preserve">defined as </w:t>
        </w:r>
      </w:ins>
      <w:r w:rsidR="00B12EE7">
        <w:t xml:space="preserve">all pre-training periods, </w:t>
      </w:r>
      <w:del w:id="163" w:author="Anna Olofsson" w:date="2026-04-10T13:03:00Z" w16du:dateUtc="2026-04-10T11:03:00Z">
        <w:r w:rsidR="00B12EE7" w:rsidDel="00101908">
          <w:delText xml:space="preserve">per </w:delText>
        </w:r>
      </w:del>
      <w:ins w:id="164" w:author="Anna Olofsson" w:date="2026-04-10T13:03:00Z" w16du:dateUtc="2026-04-10T11:03:00Z">
        <w:r w:rsidR="00101908">
          <w:t xml:space="preserve">by </w:t>
        </w:r>
      </w:ins>
      <w:r w:rsidR="00B12EE7">
        <w:t>treatment group and overall using frequencies and percentages for discrete variables and means, standard deviations, medians and interquartile ranges (Q1-Q3) for continuous variables. We will not adjust for clustering when presenting baseline characteristics.</w:t>
      </w:r>
    </w:p>
    <w:p w14:paraId="1EE26505" w14:textId="77777777" w:rsidR="0093350B" w:rsidRDefault="00B12EE7">
      <w:pPr>
        <w:pStyle w:val="Heading2"/>
      </w:pPr>
      <w:bookmarkStart w:id="165" w:name="_Toc223944498"/>
      <w:bookmarkStart w:id="166" w:name="interim-analysis"/>
      <w:bookmarkEnd w:id="136"/>
      <w:bookmarkEnd w:id="155"/>
      <w:r>
        <w:t>5.9 Interim analysis</w:t>
      </w:r>
      <w:bookmarkEnd w:id="165"/>
    </w:p>
    <w:p w14:paraId="6E4A2AA9" w14:textId="44F3022E" w:rsidR="0093350B" w:rsidRDefault="00B12EE7">
      <w:pPr>
        <w:pStyle w:val="FirstParagraph"/>
      </w:pPr>
      <w:r>
        <w:t xml:space="preserve">There will be one interim analysis after half of the batches have completed the trial. The interim analysis will be assessed by the joint Trial Steering and Data Monitoring Committee. The purposes of this interim analysis will be to assess the trial’s feasibility and recommend that the trial be stopped if it is not feasible (e.g. if hospitals fail to adhere to </w:t>
      </w:r>
      <w:r>
        <w:lastRenderedPageBreak/>
        <w:t xml:space="preserve">the randomisation schedule or if there are substantial missing data in outcomes), and to compare characteristics across intervention conditions to monitor for differential recruitment/ascertainment between the intervention and control groups. No efficacy </w:t>
      </w:r>
      <w:ins w:id="167" w:author="Karla Hemming (Applied Health Sciences)" w:date="2026-03-09T10:46:00Z" w16du:dateUtc="2026-03-09T10:46:00Z">
        <w:r w:rsidR="005C48BB">
          <w:t xml:space="preserve">analysis </w:t>
        </w:r>
      </w:ins>
      <w:del w:id="168" w:author="Karla Hemming (Applied Health Sciences)" w:date="2026-03-09T10:46:00Z" w16du:dateUtc="2026-03-09T10:46:00Z">
        <w:r w:rsidDel="005C48BB">
          <w:delText xml:space="preserve">stopping </w:delText>
        </w:r>
      </w:del>
      <w:r>
        <w:t>is planned because any estimates obtained at the time point of the interim analysis will be associated with major statistical uncertainties.</w:t>
      </w:r>
    </w:p>
    <w:p w14:paraId="2E5377ED" w14:textId="77777777" w:rsidR="0093350B" w:rsidRDefault="00B12EE7">
      <w:pPr>
        <w:pStyle w:val="Heading2"/>
      </w:pPr>
      <w:bookmarkStart w:id="169" w:name="_Toc223944499"/>
      <w:bookmarkStart w:id="170" w:name="analysis-of-the-primary-outcome"/>
      <w:bookmarkEnd w:id="166"/>
      <w:r>
        <w:t>5.10 Analysis of the primary outcome</w:t>
      </w:r>
      <w:bookmarkEnd w:id="169"/>
    </w:p>
    <w:p w14:paraId="532C938A" w14:textId="77777777" w:rsidR="0093350B" w:rsidRDefault="00B12EE7">
      <w:pPr>
        <w:pStyle w:val="FirstParagraph"/>
      </w:pPr>
      <w:r>
        <w:t>The primary outcome is in-hospital mortality within 30 days of arrival at the emergency department and will be analysed as a dichotomous variable. We will estimate the intervention effect as the odds ratio (OR) of death between the ATLS® and standard care arms, with an OR &lt; 1 indicating lower odds of death in the ATLS® arm compared to the standard care arm and vice versa. We will also estimate the absolute risk difference (ARD) of death between the ATLS® and standard care arms, with an ARD &lt; 0 indicating lower risk of death in the ATLS® arm compared to the standard care arm and vice versa.</w:t>
      </w:r>
    </w:p>
    <w:p w14:paraId="70250A2B" w14:textId="2FB884D3" w:rsidR="0093350B" w:rsidRDefault="00B12EE7">
      <w:pPr>
        <w:pStyle w:val="BodyText"/>
        <w:rPr>
          <w:ins w:id="171" w:author="Anna Olofsson" w:date="2026-04-15T12:21:00Z" w16du:dateUtc="2026-04-15T10:21:00Z"/>
        </w:rPr>
      </w:pPr>
      <w:r>
        <w:t>We will use a mixed-effects binomial regression model to estimate the effect of ATLS® on mortality. The OR will be estimated using the logit link, and the ARD will be estimated using the identity link. The primary analysis will be based on the most complex model that converges from a prespecified sequence of models of decreasing complexity, and this model will then be subject to sensitivity analyses. The analysis will proceed from the most complex model to progressively simpler models if there are convergence or numerical stability issues. If the binomial model with the logit link converges but the corresponding model with the identity link does not, then we will report only an OR.</w:t>
      </w:r>
      <w:ins w:id="172" w:author="Anna Olofsson" w:date="2026-04-15T12:21:00Z" w16du:dateUtc="2026-04-15T10:21:00Z">
        <w:r w:rsidR="006214B3">
          <w:t xml:space="preserve"> </w:t>
        </w:r>
      </w:ins>
    </w:p>
    <w:p w14:paraId="45213014" w14:textId="5DA74ED2" w:rsidR="006214B3" w:rsidDel="003D3C4F" w:rsidRDefault="003D3C4F">
      <w:pPr>
        <w:pStyle w:val="BodyText"/>
        <w:rPr>
          <w:del w:id="173" w:author="Anna Olofsson" w:date="2026-04-15T12:22:00Z" w16du:dateUtc="2026-04-15T10:22:00Z"/>
        </w:rPr>
      </w:pPr>
      <w:ins w:id="174" w:author="Anna Olofsson" w:date="2026-04-15T12:23:00Z">
        <w:r w:rsidRPr="003D3C4F">
          <w:t>The planned mixed-effects models account for clustering at the hospital level and provide cluster-specific estimates of the intervention effect. For the primary outcome, effect measures will be reported according to the link function used, including odds ratios and absolute risk differences.</w:t>
        </w:r>
      </w:ins>
    </w:p>
    <w:p w14:paraId="5804092F" w14:textId="41A0E6F5" w:rsidR="0093350B" w:rsidRDefault="00B12EE7">
      <w:pPr>
        <w:pStyle w:val="BodyText"/>
        <w:rPr>
          <w:ins w:id="175" w:author="Anna Olofsson" w:date="2026-04-15T12:09:00Z" w16du:dateUtc="2026-04-15T10:09:00Z"/>
        </w:rPr>
      </w:pPr>
      <w:r>
        <w:t>All models in this sequence will include a fixed effect for intervention exposure and adjust for time, although the parametrisation of time and the random effects structure may be simplified.</w:t>
      </w:r>
      <w:ins w:id="176" w:author="Anna Olofsson" w:date="2026-04-10T12:13:00Z" w16du:dateUtc="2026-04-10T10:13:00Z">
        <w:r w:rsidR="008844C8">
          <w:t xml:space="preserve"> </w:t>
        </w:r>
      </w:ins>
      <w:ins w:id="177" w:author="Anna Olofsson" w:date="2026-04-10T12:13:00Z">
        <w:r w:rsidR="008844C8" w:rsidRPr="008844C8">
          <w:t>Appropriate model diagnostics will be used to assess the assumptions of each fitted model, including distributional assumptions, and model convergence.</w:t>
        </w:r>
      </w:ins>
    </w:p>
    <w:p w14:paraId="391BAC8D" w14:textId="2A368BE6" w:rsidR="00310F13" w:rsidRDefault="009D1E9F">
      <w:pPr>
        <w:pStyle w:val="BodyText"/>
      </w:pPr>
      <w:ins w:id="178" w:author="Anna Olofsson" w:date="2026-04-15T12:24:00Z">
        <w:r w:rsidRPr="009D1E9F">
          <w:rPr>
            <w:rPrChange w:id="179" w:author="Anna Olofsson" w:date="2026-04-15T12:24:00Z" w16du:dateUtc="2026-04-15T10:24:00Z">
              <w:rPr>
                <w:b/>
                <w:bCs/>
              </w:rPr>
            </w:rPrChange>
          </w:rPr>
          <w:t>For the primary outcome, we will report time-adjusted within-cluster correlations with 95% confidence intervals.</w:t>
        </w:r>
      </w:ins>
      <w:ins w:id="180" w:author="Anna Olofsson" w:date="2026-04-15T12:24:00Z" w16du:dateUtc="2026-04-15T10:24:00Z">
        <w:r>
          <w:t xml:space="preserve"> </w:t>
        </w:r>
      </w:ins>
      <w:ins w:id="181" w:author="Anna Olofsson" w:date="2026-04-15T12:09:00Z">
        <w:r w:rsidR="00310F13" w:rsidRPr="00310F13">
          <w:t>We will report correlations from the different assumed correlation structures, including intra-cluster correlations (ICC), within- and between-period correlations, and within-period correlations with exponential decay where applicable. We will additionally report all estimated variance components. For binary outcomes, correlations will be reported on the latent scale, as appropriate to inform future sample size calculations.</w:t>
        </w:r>
      </w:ins>
    </w:p>
    <w:p w14:paraId="2DE129C4" w14:textId="77777777" w:rsidR="0093350B" w:rsidRDefault="00B12EE7">
      <w:pPr>
        <w:pStyle w:val="BodyText"/>
      </w:pPr>
      <w:r>
        <w:t>The model sequence is defined as follows:</w:t>
      </w:r>
    </w:p>
    <w:p w14:paraId="320C07F1" w14:textId="77777777" w:rsidR="0093350B" w:rsidRDefault="00B12EE7">
      <w:pPr>
        <w:pStyle w:val="Compact"/>
        <w:numPr>
          <w:ilvl w:val="0"/>
          <w:numId w:val="7"/>
        </w:numPr>
      </w:pPr>
      <w:r>
        <w:rPr>
          <w:b/>
          <w:bCs/>
        </w:rPr>
        <w:lastRenderedPageBreak/>
        <w:t>Primary model</w:t>
      </w:r>
      <w:r>
        <w:t xml:space="preserve">: a model including fixed effects for period, modelled as a categorical variable with separate period effects for each batch, and a fixed effect for intervention exposure. Clustering will be accounted for by including a random intercept for cluster and a random cluster-by-period effect, both assumed to follow a normal distribution. The model is specified in </w:t>
      </w:r>
      <w:hyperlink w:anchor="eq-primary-model">
        <w:r w:rsidR="0093350B">
          <w:rPr>
            <w:rStyle w:val="Hyperlink"/>
          </w:rPr>
          <w:t>Equation 1</w:t>
        </w:r>
      </w:hyperlink>
      <w:r>
        <w:t>.</w:t>
      </w:r>
    </w:p>
    <w:p w14:paraId="129963D2" w14:textId="77777777" w:rsidR="0093350B" w:rsidRDefault="00B12EE7">
      <w:pPr>
        <w:pStyle w:val="FirstParagraph"/>
      </w:pPr>
      <w:bookmarkStart w:id="182" w:name="eq-primary-model"/>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m:t>
              </m:r>
            </m:sub>
          </m:sSub>
          <m:r>
            <w:rPr>
              <w:rFonts w:ascii="Cambria Math" w:hAnsi="Cambria Math"/>
            </w:rPr>
            <m:t>t</m:t>
          </m:r>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kt</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m:t>
              </m:r>
            </m:sub>
          </m:sSub>
          <m:r>
            <w:rPr>
              <w:rFonts w:ascii="Cambria Math" w:hAnsi="Cambria Math"/>
            </w:rPr>
            <m:t>kt  </m:t>
          </m:r>
          <m:d>
            <m:dPr>
              <m:ctrlPr>
                <w:rPr>
                  <w:rFonts w:ascii="Cambria Math" w:hAnsi="Cambria Math"/>
                </w:rPr>
              </m:ctrlPr>
            </m:dPr>
            <m:e>
              <m:r>
                <w:rPr>
                  <w:rFonts w:ascii="Cambria Math" w:hAnsi="Cambria Math"/>
                </w:rPr>
                <m:t>1</m:t>
              </m:r>
            </m:e>
          </m:d>
        </m:oMath>
      </m:oMathPara>
      <w:bookmarkEnd w:id="182"/>
    </w:p>
    <w:p w14:paraId="21973CC4" w14:textId="77777777" w:rsidR="0093350B" w:rsidRDefault="00B12EE7">
      <w:pPr>
        <w:pStyle w:val="Compact"/>
        <w:numPr>
          <w:ilvl w:val="0"/>
          <w:numId w:val="8"/>
        </w:numPr>
      </w:pPr>
      <w:r>
        <w:rPr>
          <w:b/>
          <w:bCs/>
        </w:rPr>
        <w:t>Simplified random effects structure</w:t>
      </w:r>
      <w:r>
        <w:t xml:space="preserve">: a model including fixed effects for period and intervention exposure and a random intercept for cluster only, thereby removing the random cluster-by-period effect. The model is specified in </w:t>
      </w:r>
      <w:hyperlink w:anchor="eq-simplified-random-effects-model">
        <w:r w:rsidR="0093350B">
          <w:rPr>
            <w:rStyle w:val="Hyperlink"/>
          </w:rPr>
          <w:t>Equation 2</w:t>
        </w:r>
      </w:hyperlink>
      <w:r>
        <w:t>.</w:t>
      </w:r>
    </w:p>
    <w:p w14:paraId="4202FE00" w14:textId="77777777" w:rsidR="0093350B" w:rsidRDefault="00B12EE7">
      <w:pPr>
        <w:pStyle w:val="FirstParagraph"/>
      </w:pPr>
      <w:bookmarkStart w:id="183" w:name="eq-simplified-random-effects-model"/>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m:t>
              </m:r>
            </m:sub>
          </m:sSub>
          <m:r>
            <w:rPr>
              <w:rFonts w:ascii="Cambria Math" w:hAnsi="Cambria Math"/>
            </w:rPr>
            <m:t>t</m:t>
          </m:r>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kt</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r>
            <w:rPr>
              <w:rFonts w:ascii="Cambria Math" w:hAnsi="Cambria Math"/>
            </w:rPr>
            <m:t>k  </m:t>
          </m:r>
          <m:d>
            <m:dPr>
              <m:ctrlPr>
                <w:rPr>
                  <w:rFonts w:ascii="Cambria Math" w:hAnsi="Cambria Math"/>
                </w:rPr>
              </m:ctrlPr>
            </m:dPr>
            <m:e>
              <m:r>
                <w:rPr>
                  <w:rFonts w:ascii="Cambria Math" w:hAnsi="Cambria Math"/>
                </w:rPr>
                <m:t>2</m:t>
              </m:r>
            </m:e>
          </m:d>
        </m:oMath>
      </m:oMathPara>
      <w:bookmarkEnd w:id="183"/>
    </w:p>
    <w:p w14:paraId="07D714D4" w14:textId="77777777" w:rsidR="0093350B" w:rsidRDefault="00B12EE7">
      <w:pPr>
        <w:pStyle w:val="Compact"/>
        <w:numPr>
          <w:ilvl w:val="0"/>
          <w:numId w:val="9"/>
        </w:numPr>
      </w:pPr>
      <w:r>
        <w:rPr>
          <w:b/>
          <w:bCs/>
        </w:rPr>
        <w:t>Model with shared period effects</w:t>
      </w:r>
      <w:r>
        <w:t xml:space="preserve">: a model in which period effects are shared across batches, with time adjusted for using a common period effect or calendar time modelled directly (e.g., as a continuous covariate or using splines), </w:t>
      </w:r>
      <w:commentRangeStart w:id="184"/>
      <w:commentRangeStart w:id="185"/>
      <w:r>
        <w:t>while</w:t>
      </w:r>
      <w:commentRangeEnd w:id="184"/>
      <w:r w:rsidR="00786327">
        <w:rPr>
          <w:rStyle w:val="CommentReference"/>
          <w:sz w:val="24"/>
          <w:szCs w:val="24"/>
        </w:rPr>
        <w:commentReference w:id="184"/>
      </w:r>
      <w:commentRangeEnd w:id="185"/>
      <w:r w:rsidR="009A2415">
        <w:rPr>
          <w:rStyle w:val="CommentReference"/>
          <w:sz w:val="24"/>
          <w:szCs w:val="24"/>
        </w:rPr>
        <w:commentReference w:id="185"/>
      </w:r>
      <w:r>
        <w:t xml:space="preserve"> retaining the random effects structure. The model is specified in </w:t>
      </w:r>
      <w:hyperlink w:anchor="eq-shared-period-model">
        <w:r w:rsidR="0093350B">
          <w:rPr>
            <w:rStyle w:val="Hyperlink"/>
          </w:rPr>
          <w:t>Equation 3</w:t>
        </w:r>
      </w:hyperlink>
      <w:r>
        <w:t>.</w:t>
      </w:r>
    </w:p>
    <w:p w14:paraId="6146BFC9" w14:textId="77777777" w:rsidR="0093350B" w:rsidRDefault="00B12EE7">
      <w:pPr>
        <w:pStyle w:val="FirstParagraph"/>
      </w:pPr>
      <w:bookmarkStart w:id="186" w:name="eq-shared-period-model"/>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3</m:t>
              </m:r>
            </m:e>
          </m:d>
        </m:oMath>
      </m:oMathPara>
      <w:bookmarkEnd w:id="186"/>
    </w:p>
    <w:p w14:paraId="723879C1" w14:textId="77777777" w:rsidR="0093350B" w:rsidRDefault="00B12EE7">
      <w:pPr>
        <w:pStyle w:val="Compact"/>
        <w:numPr>
          <w:ilvl w:val="0"/>
          <w:numId w:val="10"/>
        </w:numPr>
      </w:pPr>
      <w:r>
        <w:rPr>
          <w:b/>
          <w:bCs/>
        </w:rPr>
        <w:t>Combined simplified model</w:t>
      </w:r>
      <w:r>
        <w:t xml:space="preserve">: a model that includes both a simplified random effects structure (random intercept for cluster only) and shared period effects. This represents the most parsimonious mixed-effects model considered acceptable for the primary analysis. The model is specified in </w:t>
      </w:r>
      <w:hyperlink w:anchor="eq-combined-simplified-model">
        <w:r w:rsidR="0093350B">
          <w:rPr>
            <w:rStyle w:val="Hyperlink"/>
          </w:rPr>
          <w:t>Equation 4</w:t>
        </w:r>
      </w:hyperlink>
      <w:r>
        <w:t>.</w:t>
      </w:r>
    </w:p>
    <w:p w14:paraId="7BA3C4FD" w14:textId="77777777" w:rsidR="0093350B" w:rsidRDefault="00B12EE7">
      <w:pPr>
        <w:pStyle w:val="FirstParagraph"/>
      </w:pPr>
      <w:bookmarkStart w:id="187" w:name="eq-combined-simplified-model"/>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w:rPr>
              <w:rFonts w:ascii="Cambria Math" w:hAnsi="Cambria Math"/>
            </w:rPr>
            <m:t>  </m:t>
          </m:r>
          <m:d>
            <m:dPr>
              <m:ctrlPr>
                <w:rPr>
                  <w:rFonts w:ascii="Cambria Math" w:hAnsi="Cambria Math"/>
                </w:rPr>
              </m:ctrlPr>
            </m:dPr>
            <m:e>
              <m:r>
                <w:rPr>
                  <w:rFonts w:ascii="Cambria Math" w:hAnsi="Cambria Math"/>
                </w:rPr>
                <m:t>4</m:t>
              </m:r>
            </m:e>
          </m:d>
        </m:oMath>
      </m:oMathPara>
      <w:bookmarkEnd w:id="187"/>
    </w:p>
    <w:p w14:paraId="54C9230F" w14:textId="77777777" w:rsidR="0093350B" w:rsidRDefault="00B12EE7">
      <w:pPr>
        <w:pStyle w:val="FirstParagraph"/>
      </w:pPr>
      <w:r>
        <w:t>Where:</w:t>
      </w:r>
    </w:p>
    <w:p w14:paraId="4352C7BF" w14:textId="77777777" w:rsidR="0093350B" w:rsidRDefault="00B12EE7">
      <w:pPr>
        <w:pStyle w:val="Compact"/>
        <w:numPr>
          <w:ilvl w:val="0"/>
          <w:numId w:val="11"/>
        </w:numPr>
      </w:pPr>
      <m:oMath>
        <m:r>
          <w:rPr>
            <w:rFonts w:ascii="Cambria Math" w:hAnsi="Cambria Math"/>
          </w:rPr>
          <m:t>g</m:t>
        </m:r>
        <m:d>
          <m:dPr>
            <m:ctrlPr>
              <w:rPr>
                <w:rFonts w:ascii="Cambria Math" w:hAnsi="Cambria Math"/>
              </w:rPr>
            </m:ctrlPr>
          </m:dPr>
          <m:e>
            <m:r>
              <m:rPr>
                <m:sty m:val="p"/>
              </m:rPr>
              <w:rPr>
                <w:rFonts w:ascii="Cambria Math" w:hAnsi="Cambria Math"/>
              </w:rPr>
              <m:t>⋅</m:t>
            </m:r>
          </m:e>
        </m:d>
      </m:oMath>
      <w:r>
        <w:t xml:space="preserve">: the link function, specified as either the logit link, </w:t>
      </w:r>
      <m:oMath>
        <m:r>
          <w:rPr>
            <w:rFonts w:ascii="Cambria Math" w:hAnsi="Cambria Math"/>
          </w:rPr>
          <m:t>g</m:t>
        </m:r>
        <m:d>
          <m:dPr>
            <m:ctrlPr>
              <w:rPr>
                <w:rFonts w:ascii="Cambria Math" w:hAnsi="Cambria Math"/>
              </w:rPr>
            </m:ctrlPr>
          </m:dPr>
          <m:e>
            <m:r>
              <w:rPr>
                <w:rFonts w:ascii="Cambria Math" w:hAnsi="Cambria Math"/>
              </w:rPr>
              <m:t>p</m:t>
            </m:r>
          </m:e>
        </m:d>
        <m:r>
          <m:rPr>
            <m:sty m:val="p"/>
          </m:rPr>
          <w:rPr>
            <w:rFonts w:ascii="Cambria Math" w:hAnsi="Cambria Math"/>
          </w:rPr>
          <m:t>=log{</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oMath>
      <w:r>
        <w:t xml:space="preserve">, or the identity link, </w:t>
      </w:r>
      <m:oMath>
        <m:r>
          <w:rPr>
            <w:rFonts w:ascii="Cambria Math" w:hAnsi="Cambria Math"/>
          </w:rPr>
          <m:t>g</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p</m:t>
        </m:r>
      </m:oMath>
      <w:r>
        <w:t>, depending on the estimand of interest.</w:t>
      </w:r>
    </w:p>
    <w:p w14:paraId="59C5C74C" w14:textId="77777777" w:rsidR="0093350B" w:rsidRDefault="00B12EE7">
      <w:pPr>
        <w:pStyle w:val="Compact"/>
        <w:numPr>
          <w:ilvl w:val="0"/>
          <w:numId w:val="11"/>
        </w:numPr>
      </w:pPr>
      <m:oMath>
        <m:r>
          <w:rPr>
            <w:rFonts w:ascii="Cambria Math" w:hAnsi="Cambria Math"/>
          </w:rPr>
          <m:t>θ</m:t>
        </m:r>
      </m:oMath>
      <w:r>
        <w:t xml:space="preserve">: </w:t>
      </w:r>
      <w:r>
        <w:rPr>
          <w:b/>
          <w:bCs/>
        </w:rPr>
        <w:t>the intervention effect</w:t>
      </w:r>
      <w:r>
        <w:t>, represented as a fixed effect of intervention exposure (the primary estimand); under the logit link this represents the log-odds ratio for death associated with ATLS® exposure compared with standard care, and under the identity link it represents the absolute risk difference.</w:t>
      </w:r>
    </w:p>
    <w:p w14:paraId="137B9171" w14:textId="77777777" w:rsidR="0093350B" w:rsidRDefault="00B12EE7">
      <w:pPr>
        <w:pStyle w:val="Compact"/>
        <w:numPr>
          <w:ilvl w:val="0"/>
          <w:numId w:val="11"/>
        </w:numPr>
      </w:pP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oMath>
      <w:r>
        <w:t xml:space="preserve">: the probability of death for patient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 xml:space="preserve"> in cluster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30</m:t>
        </m:r>
      </m:oMath>
      <w:r>
        <w:t xml:space="preserve"> during period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12</m:t>
        </m:r>
      </m:oMath>
      <w:r>
        <w:t xml:space="preserve"> in batch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w:r>
        <w:t>.</w:t>
      </w:r>
    </w:p>
    <w:p w14:paraId="068765EF" w14:textId="77777777" w:rsidR="0093350B" w:rsidRDefault="00B12EE7">
      <w:pPr>
        <w:pStyle w:val="Compact"/>
        <w:numPr>
          <w:ilvl w:val="0"/>
          <w:numId w:val="11"/>
        </w:numPr>
      </w:pPr>
      <m:oMath>
        <m:r>
          <w:rPr>
            <w:rFonts w:ascii="Cambria Math" w:hAnsi="Cambria Math"/>
          </w:rPr>
          <m:t>μ</m:t>
        </m:r>
      </m:oMath>
      <w:r>
        <w:t>: the intercept, representing the value of the linear predictor for the reference levels of all fixed effects, with random effects equal to zero.</w:t>
      </w:r>
    </w:p>
    <w:p w14:paraId="135E390D" w14:textId="77777777" w:rsidR="0093350B" w:rsidRDefault="00BB2CD1">
      <w:pPr>
        <w:pStyle w:val="Compact"/>
        <w:numPr>
          <w:ilvl w:val="0"/>
          <w:numId w:val="11"/>
        </w:numPr>
      </w:pPr>
      <m:oMath>
        <m:sSub>
          <m:sSubPr>
            <m:ctrlPr>
              <w:rPr>
                <w:rFonts w:ascii="Cambria Math" w:hAnsi="Cambria Math"/>
              </w:rPr>
            </m:ctrlPr>
          </m:sSubPr>
          <m:e>
            <m:r>
              <w:rPr>
                <w:rFonts w:ascii="Cambria Math" w:hAnsi="Cambria Math"/>
              </w:rPr>
              <m:t>β</m:t>
            </m:r>
          </m:e>
          <m:sub>
            <m:r>
              <w:rPr>
                <w:rFonts w:ascii="Cambria Math" w:hAnsi="Cambria Math"/>
              </w:rPr>
              <m:t>t</m:t>
            </m:r>
          </m:sub>
        </m:sSub>
      </m:oMath>
      <w:r w:rsidR="00B12EE7">
        <w:t xml:space="preserve">: the fixed effect of period </w:t>
      </w:r>
      <m:oMath>
        <m:r>
          <w:rPr>
            <w:rFonts w:ascii="Cambria Math" w:hAnsi="Cambria Math"/>
          </w:rPr>
          <m:t>t</m:t>
        </m:r>
      </m:oMath>
      <w:r w:rsidR="00B12EE7">
        <w:t>, shared across batches.</w:t>
      </w:r>
    </w:p>
    <w:p w14:paraId="20BF562E" w14:textId="77777777" w:rsidR="0093350B" w:rsidRDefault="00BB2CD1">
      <w:pPr>
        <w:pStyle w:val="Compact"/>
        <w:numPr>
          <w:ilvl w:val="0"/>
          <w:numId w:val="11"/>
        </w:numPr>
      </w:pPr>
      <m:oMath>
        <m:sSub>
          <m:sSubPr>
            <m:ctrlPr>
              <w:rPr>
                <w:rFonts w:ascii="Cambria Math" w:hAnsi="Cambria Math"/>
              </w:rPr>
            </m:ctrlPr>
          </m:sSubPr>
          <m:e>
            <m:r>
              <w:rPr>
                <w:rFonts w:ascii="Cambria Math" w:hAnsi="Cambria Math"/>
              </w:rPr>
              <m:t>β</m:t>
            </m:r>
          </m:e>
          <m:sub>
            <m:r>
              <w:rPr>
                <w:rFonts w:ascii="Cambria Math" w:hAnsi="Cambria Math"/>
              </w:rPr>
              <m:t>bt</m:t>
            </m:r>
          </m:sub>
        </m:sSub>
      </m:oMath>
      <w:r w:rsidR="00B12EE7">
        <w:t xml:space="preserve">: the fixed effect of period </w:t>
      </w:r>
      <m:oMath>
        <m:r>
          <w:rPr>
            <w:rFonts w:ascii="Cambria Math" w:hAnsi="Cambria Math"/>
          </w:rPr>
          <m:t>t</m:t>
        </m:r>
      </m:oMath>
      <w:r w:rsidR="00B12EE7">
        <w:t xml:space="preserve"> in batch </w:t>
      </w:r>
      <m:oMath>
        <m:r>
          <w:rPr>
            <w:rFonts w:ascii="Cambria Math" w:hAnsi="Cambria Math"/>
          </w:rPr>
          <m:t>b</m:t>
        </m:r>
      </m:oMath>
      <w:r w:rsidR="00B12EE7">
        <w:t xml:space="preserve">, accounting for a separate period effect for each batch, resulting in a total of 6 </w:t>
      </w:r>
      <m:oMath>
        <m:r>
          <m:rPr>
            <m:sty m:val="p"/>
          </m:rPr>
          <w:rPr>
            <w:rFonts w:ascii="Cambria Math" w:hAnsi="Cambria Math"/>
          </w:rPr>
          <m:t>×</m:t>
        </m:r>
      </m:oMath>
      <w:r w:rsidR="00B12EE7">
        <w:t xml:space="preserve"> (12) period effects.</w:t>
      </w:r>
    </w:p>
    <w:p w14:paraId="6759EDDD" w14:textId="77777777" w:rsidR="0093350B" w:rsidRDefault="00BB2CD1">
      <w:pPr>
        <w:pStyle w:val="Compact"/>
        <w:numPr>
          <w:ilvl w:val="0"/>
          <w:numId w:val="11"/>
        </w:numPr>
      </w:pPr>
      <m:oMath>
        <m:sSub>
          <m:sSubPr>
            <m:ctrlPr>
              <w:rPr>
                <w:rFonts w:ascii="Cambria Math" w:hAnsi="Cambria Math"/>
              </w:rPr>
            </m:ctrlPr>
          </m:sSubPr>
          <m:e>
            <m:r>
              <w:rPr>
                <w:rFonts w:ascii="Cambria Math" w:hAnsi="Cambria Math"/>
              </w:rPr>
              <m:t>X</m:t>
            </m:r>
          </m:e>
          <m:sub>
            <m:r>
              <w:rPr>
                <w:rFonts w:ascii="Cambria Math" w:hAnsi="Cambria Math"/>
              </w:rPr>
              <m:t>bkt</m:t>
            </m:r>
          </m:sub>
        </m:sSub>
      </m:oMath>
      <w:r w:rsidR="00B12EE7">
        <w:t xml:space="preserve">: the intervention exposure indicator for cluster </w:t>
      </w:r>
      <m:oMath>
        <m:r>
          <w:rPr>
            <w:rFonts w:ascii="Cambria Math" w:hAnsi="Cambria Math"/>
          </w:rPr>
          <m:t>k</m:t>
        </m:r>
      </m:oMath>
      <w:r w:rsidR="00B12EE7">
        <w:t xml:space="preserve"> during period </w:t>
      </w:r>
      <m:oMath>
        <m:r>
          <w:rPr>
            <w:rFonts w:ascii="Cambria Math" w:hAnsi="Cambria Math"/>
          </w:rPr>
          <m:t>t</m:t>
        </m:r>
      </m:oMath>
      <w:r w:rsidR="00B12EE7">
        <w:t xml:space="preserve"> in batch </w:t>
      </w:r>
      <m:oMath>
        <m:r>
          <w:rPr>
            <w:rFonts w:ascii="Cambria Math" w:hAnsi="Cambria Math"/>
          </w:rPr>
          <m:t>b</m:t>
        </m:r>
      </m:oMath>
      <w:r w:rsidR="00B12EE7">
        <w:t xml:space="preserve">, with </w:t>
      </w:r>
      <m:oMath>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r>
          <w:rPr>
            <w:rFonts w:ascii="Cambria Math" w:hAnsi="Cambria Math"/>
          </w:rPr>
          <m:t>1</m:t>
        </m:r>
      </m:oMath>
      <w:r w:rsidR="00B12EE7">
        <w:t xml:space="preserve"> for ATLS® and </w:t>
      </w:r>
      <m:oMath>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r>
          <w:rPr>
            <w:rFonts w:ascii="Cambria Math" w:hAnsi="Cambria Math"/>
          </w:rPr>
          <m:t>0</m:t>
        </m:r>
      </m:oMath>
      <w:r w:rsidR="00B12EE7">
        <w:t xml:space="preserve"> for standard care.</w:t>
      </w:r>
    </w:p>
    <w:p w14:paraId="0007183F" w14:textId="77777777" w:rsidR="0093350B" w:rsidRDefault="00BB2CD1">
      <w:pPr>
        <w:pStyle w:val="Compact"/>
        <w:numPr>
          <w:ilvl w:val="0"/>
          <w:numId w:val="11"/>
        </w:numPr>
      </w:pPr>
      <m:oMath>
        <m:sSub>
          <m:sSubPr>
            <m:ctrlPr>
              <w:rPr>
                <w:rFonts w:ascii="Cambria Math" w:hAnsi="Cambria Math"/>
              </w:rPr>
            </m:ctrlPr>
          </m:sSubPr>
          <m:e>
            <m:r>
              <w:rPr>
                <w:rFonts w:ascii="Cambria Math" w:hAnsi="Cambria Math"/>
              </w:rPr>
              <m:t>α</m:t>
            </m:r>
          </m:e>
          <m:sub>
            <m:r>
              <w:rPr>
                <w:rFonts w:ascii="Cambria Math" w:hAnsi="Cambria Math"/>
              </w:rPr>
              <m:t>bk</m:t>
            </m:r>
          </m:sub>
        </m:sSub>
      </m:oMath>
      <w:r w:rsidR="00B12EE7">
        <w:t xml:space="preserve">: a normally distributed random effect for cluster </w:t>
      </w:r>
      <m:oMath>
        <m:r>
          <w:rPr>
            <w:rFonts w:ascii="Cambria Math" w:hAnsi="Cambria Math"/>
          </w:rPr>
          <m:t>k</m:t>
        </m:r>
      </m:oMath>
      <w:r w:rsidR="00B12EE7">
        <w:t xml:space="preserve"> in batch </w:t>
      </w:r>
      <m:oMath>
        <m:r>
          <w:rPr>
            <w:rFonts w:ascii="Cambria Math" w:hAnsi="Cambria Math"/>
          </w:rPr>
          <m:t>b</m:t>
        </m:r>
      </m:oMath>
      <w:r w:rsidR="00B12EE7">
        <w:t>, representing between-cluster (hospital-level) variability in the outcome.</w:t>
      </w:r>
    </w:p>
    <w:p w14:paraId="2B39DE03" w14:textId="77777777" w:rsidR="0093350B" w:rsidRDefault="00BB2CD1">
      <w:pPr>
        <w:pStyle w:val="Compact"/>
        <w:numPr>
          <w:ilvl w:val="0"/>
          <w:numId w:val="11"/>
        </w:numPr>
      </w:pPr>
      <m:oMath>
        <m:sSub>
          <m:sSubPr>
            <m:ctrlPr>
              <w:rPr>
                <w:rFonts w:ascii="Cambria Math" w:hAnsi="Cambria Math"/>
              </w:rPr>
            </m:ctrlPr>
          </m:sSubPr>
          <m:e>
            <m:r>
              <w:rPr>
                <w:rFonts w:ascii="Cambria Math" w:hAnsi="Cambria Math"/>
              </w:rPr>
              <m:t>γ</m:t>
            </m:r>
          </m:e>
          <m:sub>
            <m:r>
              <w:rPr>
                <w:rFonts w:ascii="Cambria Math" w:hAnsi="Cambria Math"/>
              </w:rPr>
              <m:t>bkt</m:t>
            </m:r>
          </m:sub>
        </m:sSub>
      </m:oMath>
      <w:r w:rsidR="00B12EE7">
        <w:t xml:space="preserve">: a normally distributed random effect for cluster </w:t>
      </w:r>
      <m:oMath>
        <m:r>
          <w:rPr>
            <w:rFonts w:ascii="Cambria Math" w:hAnsi="Cambria Math"/>
          </w:rPr>
          <m:t>k</m:t>
        </m:r>
      </m:oMath>
      <w:r w:rsidR="00B12EE7">
        <w:t xml:space="preserve"> in period </w:t>
      </w:r>
      <m:oMath>
        <m:r>
          <w:rPr>
            <w:rFonts w:ascii="Cambria Math" w:hAnsi="Cambria Math"/>
          </w:rPr>
          <m:t>t</m:t>
        </m:r>
      </m:oMath>
      <w:r w:rsidR="00B12EE7">
        <w:t xml:space="preserve"> in batch </w:t>
      </w:r>
      <m:oMath>
        <m:r>
          <w:rPr>
            <w:rFonts w:ascii="Cambria Math" w:hAnsi="Cambria Math"/>
          </w:rPr>
          <m:t>b</m:t>
        </m:r>
      </m:oMath>
      <w:r w:rsidR="00B12EE7">
        <w:t>, representing within-cluster variation over time and capturing cluster-specific deviations from the average period effect.</w:t>
      </w:r>
    </w:p>
    <w:p w14:paraId="6606EA9C" w14:textId="77777777" w:rsidR="0093350B" w:rsidRDefault="00B12EE7">
      <w:pPr>
        <w:pStyle w:val="FirstParagraph"/>
      </w:pPr>
      <w:r>
        <w:t xml:space="preserve">The distributional assumptions for the random effects are specified in </w:t>
      </w:r>
      <w:hyperlink w:anchor="eq-distributional-assumptions">
        <w:r w:rsidR="0093350B">
          <w:rPr>
            <w:rStyle w:val="Hyperlink"/>
          </w:rPr>
          <w:t>Equation 5</w:t>
        </w:r>
      </w:hyperlink>
      <w:r>
        <w:t>.</w:t>
      </w:r>
    </w:p>
    <w:bookmarkStart w:id="188" w:name="eq-distributional-assumptions"/>
    <w:p w14:paraId="32636220" w14:textId="77777777" w:rsidR="0093350B" w:rsidRDefault="00BB2CD1">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α</m:t>
                    </m:r>
                  </m:e>
                  <m:sub>
                    <m:r>
                      <w:rPr>
                        <w:rFonts w:ascii="Cambria Math" w:hAnsi="Cambria Math"/>
                      </w:rPr>
                      <m:t>bk</m:t>
                    </m:r>
                  </m:sub>
                </m:sSub>
              </m:e>
              <m:e>
                <m:limUpp>
                  <m:limUppPr>
                    <m:ctrlPr>
                      <w:rPr>
                        <w:rFonts w:ascii="Cambria Math" w:hAnsi="Cambria Math"/>
                      </w:rPr>
                    </m:ctrlPr>
                  </m:limUppPr>
                  <m:e>
                    <m:r>
                      <m:rPr>
                        <m:sty m:val="p"/>
                      </m:rPr>
                      <w:rPr>
                        <w:rFonts w:ascii="Cambria Math" w:hAnsi="Cambria Math"/>
                      </w:rPr>
                      <m:t>∼</m:t>
                    </m:r>
                  </m:e>
                  <m:lim>
                    <m:r>
                      <m:rPr>
                        <m:nor/>
                      </m:rPr>
                      <m:t>iid</m:t>
                    </m:r>
                  </m:lim>
                </m:limUp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α</m:t>
                        </m:r>
                      </m:sub>
                      <m:sup>
                        <m:r>
                          <w:rPr>
                            <w:rFonts w:ascii="Cambria Math" w:hAnsi="Cambria Math"/>
                          </w:rPr>
                          <m:t>2</m:t>
                        </m:r>
                      </m:sup>
                    </m:sSubSup>
                  </m:e>
                </m:d>
                <m:r>
                  <m:rPr>
                    <m:sty m:val="p"/>
                  </m:rPr>
                  <w:rPr>
                    <w:rFonts w:ascii="Cambria Math" w:hAnsi="Cambria Math"/>
                  </w:rPr>
                  <m:t>,</m:t>
                </m:r>
              </m:e>
            </m:mr>
            <m:mr>
              <m:e>
                <m:sSub>
                  <m:sSubPr>
                    <m:ctrlPr>
                      <w:rPr>
                        <w:rFonts w:ascii="Cambria Math" w:hAnsi="Cambria Math"/>
                      </w:rPr>
                    </m:ctrlPr>
                  </m:sSubPr>
                  <m:e>
                    <m:r>
                      <w:rPr>
                        <w:rFonts w:ascii="Cambria Math" w:hAnsi="Cambria Math"/>
                      </w:rPr>
                      <m:t>γ</m:t>
                    </m:r>
                  </m:e>
                  <m:sub>
                    <m:r>
                      <w:rPr>
                        <w:rFonts w:ascii="Cambria Math" w:hAnsi="Cambria Math"/>
                      </w:rPr>
                      <m:t>bkt</m:t>
                    </m:r>
                  </m:sub>
                </m:sSub>
              </m:e>
              <m:e>
                <m:limUpp>
                  <m:limUppPr>
                    <m:ctrlPr>
                      <w:rPr>
                        <w:rFonts w:ascii="Cambria Math" w:hAnsi="Cambria Math"/>
                      </w:rPr>
                    </m:ctrlPr>
                  </m:limUppPr>
                  <m:e>
                    <m:r>
                      <m:rPr>
                        <m:sty m:val="p"/>
                      </m:rPr>
                      <w:rPr>
                        <w:rFonts w:ascii="Cambria Math" w:hAnsi="Cambria Math"/>
                      </w:rPr>
                      <m:t>∼</m:t>
                    </m:r>
                  </m:e>
                  <m:lim>
                    <m:r>
                      <m:rPr>
                        <m:nor/>
                      </m:rPr>
                      <m:t>iid</m:t>
                    </m:r>
                  </m:lim>
                </m:limUp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γ</m:t>
                        </m:r>
                      </m:sub>
                      <m:sup>
                        <m:r>
                          <w:rPr>
                            <w:rFonts w:ascii="Cambria Math" w:hAnsi="Cambria Math"/>
                          </w:rPr>
                          <m:t>2</m:t>
                        </m:r>
                      </m:sup>
                    </m:sSubSup>
                  </m:e>
                </m:d>
                <m:r>
                  <m:rPr>
                    <m:sty m:val="p"/>
                  </m:rPr>
                  <w:rPr>
                    <w:rFonts w:ascii="Cambria Math" w:hAnsi="Cambria Math"/>
                  </w:rPr>
                  <m:t>,</m:t>
                </m:r>
              </m:e>
            </m:mr>
            <m:mr>
              <m:e>
                <m:sSub>
                  <m:sSubPr>
                    <m:ctrlPr>
                      <w:rPr>
                        <w:rFonts w:ascii="Cambria Math" w:hAnsi="Cambria Math"/>
                      </w:rPr>
                    </m:ctrlPr>
                  </m:sSubPr>
                  <m:e>
                    <m:r>
                      <w:rPr>
                        <w:rFonts w:ascii="Cambria Math" w:hAnsi="Cambria Math"/>
                      </w:rPr>
                      <m:t>α</m:t>
                    </m:r>
                  </m:e>
                  <m:sub>
                    <m:r>
                      <w:rPr>
                        <w:rFonts w:ascii="Cambria Math" w:hAnsi="Cambria Math"/>
                      </w:rPr>
                      <m:t>bk</m:t>
                    </m:r>
                  </m:sub>
                </m:sSub>
              </m:e>
              <m:e>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m:rPr>
                    <m:sty m:val="p"/>
                  </m:rPr>
                  <w:rPr>
                    <w:rFonts w:ascii="Cambria Math" w:hAnsi="Cambria Math"/>
                  </w:rPr>
                  <m:t>.</m:t>
                </m:r>
              </m:e>
            </m:mr>
          </m:m>
          <m:r>
            <w:rPr>
              <w:rFonts w:ascii="Cambria Math" w:hAnsi="Cambria Math"/>
            </w:rPr>
            <m:t>  </m:t>
          </m:r>
          <m:d>
            <m:dPr>
              <m:ctrlPr>
                <w:rPr>
                  <w:rFonts w:ascii="Cambria Math" w:hAnsi="Cambria Math"/>
                </w:rPr>
              </m:ctrlPr>
            </m:dPr>
            <m:e>
              <m:r>
                <w:rPr>
                  <w:rFonts w:ascii="Cambria Math" w:hAnsi="Cambria Math"/>
                </w:rPr>
                <m:t>5</m:t>
              </m:r>
            </m:e>
          </m:d>
        </m:oMath>
      </m:oMathPara>
      <w:bookmarkEnd w:id="188"/>
    </w:p>
    <w:p w14:paraId="29B83E57" w14:textId="3966E36B" w:rsidR="0093350B" w:rsidRDefault="00B12EE7">
      <w:pPr>
        <w:pStyle w:val="FirstParagraph"/>
      </w:pPr>
      <w:r>
        <w:t>To correct potential inflation of the type I error rate due to the small number of clusters, a small-sample correction will be applied. Our primary method will be the Kenward–Roger correction</w:t>
      </w:r>
      <w:r>
        <w:rPr>
          <w:vertAlign w:val="superscript"/>
        </w:rPr>
        <w:t>16</w:t>
      </w:r>
      <w:r>
        <w:t>, but this choice may be updated based on methodological developments available closer to the end of patient inclusion. The correction applied may also differ for outcomes collected via the complete stepped-wedge design and the incomplete nested staircase designs.</w:t>
      </w:r>
      <w:ins w:id="189" w:author="Anna Olofsson" w:date="2026-04-15T12:17:00Z" w16du:dateUtc="2026-04-15T10:17:00Z">
        <w:r w:rsidR="004252C7">
          <w:t xml:space="preserve"> </w:t>
        </w:r>
      </w:ins>
      <w:ins w:id="190" w:author="Anna Olofsson" w:date="2026-04-15T12:17:00Z">
        <w:r w:rsidR="004252C7" w:rsidRPr="004252C7">
          <w:t>Standard errors will be obtained using model-based estimators. Given the cluster-randomised design with a limited number of clusters, appropriate small-sample adjustments, including degrees-of-freedom corrections where relevant, will be applied. Confidence intervals will be constructed using Wald-type methods.</w:t>
        </w:r>
      </w:ins>
    </w:p>
    <w:p w14:paraId="1C3C6BD8" w14:textId="541E0911" w:rsidR="0093350B" w:rsidRDefault="00B12EE7">
      <w:pPr>
        <w:pStyle w:val="BodyText"/>
        <w:rPr>
          <w:ins w:id="191" w:author="Anna Olofsson" w:date="2026-04-15T12:06:00Z" w16du:dateUtc="2026-04-15T10:06:00Z"/>
        </w:rPr>
      </w:pPr>
      <w:r>
        <w:t>All models will be fitted using residual pseudo-likelihood estimation based on linearisation with subject-specific expansion (</w:t>
      </w:r>
      <w:commentRangeStart w:id="192"/>
      <w:commentRangeStart w:id="193"/>
      <w:r>
        <w:t>RSPL</w:t>
      </w:r>
      <w:commentRangeEnd w:id="192"/>
      <w:r w:rsidR="00786327">
        <w:rPr>
          <w:rStyle w:val="CommentReference"/>
          <w:sz w:val="24"/>
          <w:szCs w:val="24"/>
        </w:rPr>
        <w:commentReference w:id="192"/>
      </w:r>
      <w:commentRangeEnd w:id="193"/>
      <w:r w:rsidR="00C027E4">
        <w:rPr>
          <w:rStyle w:val="CommentReference"/>
          <w:sz w:val="24"/>
          <w:szCs w:val="24"/>
        </w:rPr>
        <w:commentReference w:id="193"/>
      </w:r>
      <w:r>
        <w:t>), due to its computational stability and robust performance in small-sample settings. If the binomial model with the logit link converges but the corresponding model with the identity link does not, then we will report only an OR.</w:t>
      </w:r>
      <w:ins w:id="194" w:author="Anna Olofsson" w:date="2026-04-15T12:13:00Z" w16du:dateUtc="2026-04-15T10:13:00Z">
        <w:r w:rsidR="004252C7">
          <w:t xml:space="preserve"> </w:t>
        </w:r>
      </w:ins>
      <w:ins w:id="195" w:author="Anna Olofsson" w:date="2026-04-15T12:13:00Z">
        <w:r w:rsidR="004252C7" w:rsidRPr="004252C7">
          <w:t>Models will be estimated using likelihood-based or pseudo-likelihood methods as appropriate for the model class and estimation procedure.</w:t>
        </w:r>
      </w:ins>
    </w:p>
    <w:p w14:paraId="59D2C0B1" w14:textId="20F9B600" w:rsidR="00BF74BF" w:rsidDel="00786327" w:rsidRDefault="00786327">
      <w:pPr>
        <w:pStyle w:val="BodyText"/>
        <w:rPr>
          <w:del w:id="196" w:author="Anna Olofsson" w:date="2026-04-15T12:06:00Z" w16du:dateUtc="2026-04-15T10:06:00Z"/>
        </w:rPr>
      </w:pPr>
      <w:ins w:id="197" w:author="Anna Olofsson" w:date="2026-04-15T12:06:00Z">
        <w:r w:rsidRPr="00786327">
          <w:t>Correlation parameters will be derived from the estimated variance components of the fitted mixed-effects models. For models with autoregressive within-cluster correlation, the correlation parameter will be estimated directly from the AR(1) structure.</w:t>
        </w:r>
      </w:ins>
    </w:p>
    <w:p w14:paraId="550207F2" w14:textId="77777777" w:rsidR="0093350B" w:rsidRDefault="00B12EE7">
      <w:pPr>
        <w:pStyle w:val="Heading3"/>
      </w:pPr>
      <w:bookmarkStart w:id="198" w:name="_Toc223944500"/>
      <w:bookmarkStart w:id="199" w:name="sensitivity-analyses"/>
      <w:r>
        <w:t>5.10.1 Sensitivity analyses</w:t>
      </w:r>
      <w:bookmarkEnd w:id="198"/>
    </w:p>
    <w:p w14:paraId="49F7BDE2" w14:textId="77777777" w:rsidR="0093350B" w:rsidRDefault="00B12EE7">
      <w:pPr>
        <w:pStyle w:val="FirstParagraph"/>
      </w:pPr>
      <w:r>
        <w:t xml:space="preserve">We will conduct sensitivity analyses to assess the robustness of the primary analysis results to different modelling assumptions. In all sensitivity analyses, the focus will be on the stability of the estimated intervention effect </w:t>
      </w:r>
      <m:oMath>
        <m:r>
          <w:rPr>
            <w:rFonts w:ascii="Cambria Math" w:hAnsi="Cambria Math"/>
          </w:rPr>
          <m:t>θ</m:t>
        </m:r>
      </m:oMath>
      <w:r>
        <w:t>. Unless otherwise stated, each sensitivity analysis will be operationalised using two separate models, one with the logit link and one with the identity link.</w:t>
      </w:r>
    </w:p>
    <w:p w14:paraId="403C6151" w14:textId="77777777" w:rsidR="0093350B" w:rsidRDefault="00B12EE7">
      <w:pPr>
        <w:pStyle w:val="Heading4"/>
      </w:pPr>
      <w:bookmarkStart w:id="200" w:name="_Toc223944501"/>
      <w:bookmarkStart w:id="201" w:name="X22dda602ebb4652e0fd291705062d91648ada05"/>
      <w:r>
        <w:t>5.10.1.1 Models with autoregressive within-cluster correlation</w:t>
      </w:r>
      <w:bookmarkEnd w:id="200"/>
    </w:p>
    <w:p w14:paraId="676E2E93" w14:textId="77777777" w:rsidR="0093350B" w:rsidRDefault="00B12EE7">
      <w:pPr>
        <w:pStyle w:val="FirstParagraph"/>
      </w:pPr>
      <w:r>
        <w:t xml:space="preserve">We will explore whether models with more complex correlation structures provide a better fit to the data. These models are not used as primary analysis models because there is limited understanding of when such models converge and how best to choose between </w:t>
      </w:r>
      <w:r>
        <w:lastRenderedPageBreak/>
        <w:t>different plausible correlation structures. Instead, we include these models as sensitivity analyses.</w:t>
      </w:r>
    </w:p>
    <w:p w14:paraId="08FDA88E" w14:textId="77777777" w:rsidR="0093350B" w:rsidRDefault="00B12EE7">
      <w:pPr>
        <w:pStyle w:val="BodyText"/>
      </w:pPr>
      <w:r>
        <w:t xml:space="preserve">We will first explore whether allowing temporal correlation of outcomes within clusters affects inference on the intervention effect. Specifically, we will consider a discrete time-decay correlation structure by specifying a random cluster effect with an autoregressive structure of order one (AR(1)), described in </w:t>
      </w:r>
      <w:hyperlink w:anchor="eq-ar1">
        <w:r w:rsidR="0093350B">
          <w:rPr>
            <w:rStyle w:val="Hyperlink"/>
          </w:rPr>
          <w:t>Equation 6</w:t>
        </w:r>
      </w:hyperlink>
      <w:r>
        <w:t>. This parameterisation assumes that correlations between cluster-level random effects decay geometrically with increasing temporal separation between periods.</w:t>
      </w:r>
    </w:p>
    <w:bookmarkStart w:id="202" w:name="eq-ar1"/>
    <w:p w14:paraId="0637F953" w14:textId="77777777" w:rsidR="0093350B" w:rsidRDefault="00BB2CD1">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bk</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α</m:t>
              </m:r>
            </m:e>
            <m:sub>
              <m:r>
                <w:rPr>
                  <w:rFonts w:ascii="Cambria Math" w:hAnsi="Cambria Math"/>
                </w:rPr>
                <m:t>bk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α</m:t>
                  </m:r>
                </m:sub>
                <m:sup>
                  <m:r>
                    <w:rPr>
                      <w:rFonts w:ascii="Cambria Math" w:hAnsi="Cambria Math"/>
                    </w:rPr>
                    <m:t>2</m:t>
                  </m:r>
                </m:sup>
              </m:sSubSup>
            </m:e>
          </m:d>
          <m:r>
            <w:rPr>
              <w:rFonts w:ascii="Cambria Math" w:hAnsi="Cambria Math"/>
            </w:rPr>
            <m:t>  </m:t>
          </m:r>
          <m:d>
            <m:dPr>
              <m:ctrlPr>
                <w:rPr>
                  <w:rFonts w:ascii="Cambria Math" w:hAnsi="Cambria Math"/>
                </w:rPr>
              </m:ctrlPr>
            </m:dPr>
            <m:e>
              <m:r>
                <w:rPr>
                  <w:rFonts w:ascii="Cambria Math" w:hAnsi="Cambria Math"/>
                </w:rPr>
                <m:t>6</m:t>
              </m:r>
            </m:e>
          </m:d>
        </m:oMath>
      </m:oMathPara>
      <w:bookmarkEnd w:id="202"/>
    </w:p>
    <w:p w14:paraId="2C649F4C" w14:textId="77777777" w:rsidR="0093350B" w:rsidRDefault="00B12EE7">
      <w:pPr>
        <w:pStyle w:val="FirstParagraph"/>
      </w:pPr>
      <w:r>
        <w:t>Where:</w:t>
      </w:r>
    </w:p>
    <w:p w14:paraId="2B3FFEA7" w14:textId="77777777" w:rsidR="0093350B" w:rsidRDefault="00B12EE7">
      <w:pPr>
        <w:pStyle w:val="Compact"/>
        <w:numPr>
          <w:ilvl w:val="0"/>
          <w:numId w:val="12"/>
        </w:numPr>
      </w:pPr>
      <m:oMath>
        <m:r>
          <w:rPr>
            <w:rFonts w:ascii="Cambria Math" w:hAnsi="Cambria Math"/>
          </w:rPr>
          <m:t>ρ</m:t>
        </m:r>
      </m:oMath>
      <w:r>
        <w:t xml:space="preserve"> is the correlation parameter governing the association between adjacent periods within the same cluster.</w:t>
      </w:r>
    </w:p>
    <w:p w14:paraId="5119108D" w14:textId="77777777" w:rsidR="0093350B" w:rsidRDefault="00BB2CD1">
      <w:pPr>
        <w:pStyle w:val="Compact"/>
        <w:numPr>
          <w:ilvl w:val="0"/>
          <w:numId w:val="12"/>
        </w:numPr>
      </w:pPr>
      <m:oMath>
        <m:sSub>
          <m:sSubPr>
            <m:ctrlPr>
              <w:rPr>
                <w:rFonts w:ascii="Cambria Math" w:hAnsi="Cambria Math"/>
              </w:rPr>
            </m:ctrlPr>
          </m:sSubPr>
          <m:e>
            <m:r>
              <w:rPr>
                <w:rFonts w:ascii="Cambria Math" w:hAnsi="Cambria Math"/>
              </w:rPr>
              <m:t>α</m:t>
            </m:r>
          </m:e>
          <m:sub>
            <m:r>
              <w:rPr>
                <w:rFonts w:ascii="Cambria Math" w:hAnsi="Cambria Math"/>
              </w:rPr>
              <m:t>bk</m:t>
            </m:r>
            <m:r>
              <m:rPr>
                <m:sty m:val="p"/>
              </m:rPr>
              <w:rPr>
                <w:rFonts w:ascii="Cambria Math" w:hAnsi="Cambria Math"/>
              </w:rPr>
              <m:t>,</m:t>
            </m:r>
            <m:r>
              <w:rPr>
                <w:rFonts w:ascii="Cambria Math" w:hAnsi="Cambria Math"/>
              </w:rPr>
              <m:t>t</m:t>
            </m:r>
          </m:sub>
        </m:sSub>
      </m:oMath>
      <w:r w:rsidR="00B12EE7">
        <w:t xml:space="preserve"> is the random effect for cluster </w:t>
      </w:r>
      <m:oMath>
        <m:r>
          <w:rPr>
            <w:rFonts w:ascii="Cambria Math" w:hAnsi="Cambria Math"/>
          </w:rPr>
          <m:t>k</m:t>
        </m:r>
      </m:oMath>
      <w:r w:rsidR="00B12EE7">
        <w:t xml:space="preserve"> in period </w:t>
      </w:r>
      <m:oMath>
        <m:r>
          <w:rPr>
            <w:rFonts w:ascii="Cambria Math" w:hAnsi="Cambria Math"/>
          </w:rPr>
          <m:t>t</m:t>
        </m:r>
      </m:oMath>
      <w:r w:rsidR="00B12EE7">
        <w:t xml:space="preserve"> in batch </w:t>
      </w:r>
      <m:oMath>
        <m:r>
          <w:rPr>
            <w:rFonts w:ascii="Cambria Math" w:hAnsi="Cambria Math"/>
          </w:rPr>
          <m:t>b</m:t>
        </m:r>
      </m:oMath>
      <w:r w:rsidR="00B12EE7">
        <w:t>.</w:t>
      </w:r>
    </w:p>
    <w:p w14:paraId="499CE0CA" w14:textId="77777777" w:rsidR="0093350B" w:rsidRDefault="00BB2CD1">
      <w:pPr>
        <w:pStyle w:val="Compact"/>
        <w:numPr>
          <w:ilvl w:val="0"/>
          <w:numId w:val="12"/>
        </w:numPr>
      </w:pPr>
      <m:oMath>
        <m:sSub>
          <m:sSubPr>
            <m:ctrlPr>
              <w:rPr>
                <w:rFonts w:ascii="Cambria Math" w:hAnsi="Cambria Math"/>
              </w:rPr>
            </m:ctrlPr>
          </m:sSubPr>
          <m:e>
            <m:r>
              <w:rPr>
                <w:rFonts w:ascii="Cambria Math" w:hAnsi="Cambria Math"/>
              </w:rPr>
              <m:t>ϵ</m:t>
            </m:r>
          </m:e>
          <m:sub>
            <m:r>
              <w:rPr>
                <w:rFonts w:ascii="Cambria Math" w:hAnsi="Cambria Math"/>
              </w:rPr>
              <m:t>t</m:t>
            </m:r>
          </m:sub>
        </m:sSub>
      </m:oMath>
      <w:r w:rsidR="00B12EE7">
        <w:t xml:space="preserve"> is a normally distributed error term.</w:t>
      </w:r>
    </w:p>
    <w:p w14:paraId="226890FB" w14:textId="77777777" w:rsidR="0093350B" w:rsidRDefault="00B12EE7">
      <w:pPr>
        <w:pStyle w:val="FirstParagraph"/>
      </w:pPr>
      <w:r>
        <w:t xml:space="preserve">We note that this AR(1) formulation differs slightly from alternative parameterisations used elsewhere in which correlations are specified through a joint covariance matrix. Although both approaches capture decaying temporal correlation, the parameter </w:t>
      </w:r>
      <m:oMath>
        <m:r>
          <w:rPr>
            <w:rFonts w:ascii="Cambria Math" w:hAnsi="Cambria Math"/>
          </w:rPr>
          <m:t>ρ</m:t>
        </m:r>
      </m:oMath>
      <w:r>
        <w:t xml:space="preserve"> is not directly equivalent to parameters used in other specifications and should not be interpreted interchangeably.</w:t>
      </w:r>
    </w:p>
    <w:p w14:paraId="208EC0BB" w14:textId="77777777" w:rsidR="0093350B" w:rsidRDefault="00B12EE7">
      <w:pPr>
        <w:pStyle w:val="Heading4"/>
      </w:pPr>
      <w:bookmarkStart w:id="203" w:name="_Toc223944502"/>
      <w:bookmarkStart w:id="204" w:name="X265de50a776706f6d9ec7b4549b866a94e548a1"/>
      <w:bookmarkEnd w:id="201"/>
      <w:r>
        <w:t xml:space="preserve">5.10.1.2 Models with batch-specific secular </w:t>
      </w:r>
      <w:commentRangeStart w:id="205"/>
      <w:commentRangeStart w:id="206"/>
      <w:r>
        <w:t>trends</w:t>
      </w:r>
      <w:bookmarkEnd w:id="203"/>
      <w:commentRangeEnd w:id="205"/>
      <w:r w:rsidR="00786327">
        <w:rPr>
          <w:rStyle w:val="CommentReference"/>
          <w:sz w:val="24"/>
          <w:szCs w:val="24"/>
        </w:rPr>
        <w:commentReference w:id="205"/>
      </w:r>
      <w:commentRangeEnd w:id="206"/>
      <w:r w:rsidR="00D016F9">
        <w:rPr>
          <w:rStyle w:val="CommentReference"/>
          <w:sz w:val="24"/>
          <w:szCs w:val="24"/>
        </w:rPr>
        <w:commentReference w:id="206"/>
      </w:r>
    </w:p>
    <w:p w14:paraId="1F848DB8" w14:textId="77777777" w:rsidR="0093350B" w:rsidRDefault="00B12EE7">
      <w:pPr>
        <w:pStyle w:val="FirstParagraph"/>
      </w:pPr>
      <w:r>
        <w:t xml:space="preserve">To assess sensitivity to assumptions about common secular trends across batches, we will include a random batch-by-period effect allowing each batch to follow its own time trend. This specification accounts for the randomisation by batches and permits additional between-batch heterogeneity over time. The model is specified in </w:t>
      </w:r>
      <w:hyperlink w:anchor="eq-model-batch-trend">
        <w:r w:rsidR="0093350B">
          <w:rPr>
            <w:rStyle w:val="Hyperlink"/>
          </w:rPr>
          <w:t>Equation 7</w:t>
        </w:r>
      </w:hyperlink>
      <w:r>
        <w:t>.</w:t>
      </w:r>
    </w:p>
    <w:p w14:paraId="3B3D7FC5" w14:textId="77777777" w:rsidR="0093350B" w:rsidRDefault="00B12EE7">
      <w:pPr>
        <w:pStyle w:val="BodyText"/>
      </w:pPr>
      <w:bookmarkStart w:id="207" w:name="eq-model-batch-trend"/>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bt</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bt</m:t>
              </m:r>
            </m:sub>
          </m:sSub>
          <m:r>
            <w:rPr>
              <w:rFonts w:ascii="Cambria Math" w:hAnsi="Cambria Math"/>
            </w:rPr>
            <m:t>  </m:t>
          </m:r>
          <m:d>
            <m:dPr>
              <m:ctrlPr>
                <w:rPr>
                  <w:rFonts w:ascii="Cambria Math" w:hAnsi="Cambria Math"/>
                </w:rPr>
              </m:ctrlPr>
            </m:dPr>
            <m:e>
              <m:r>
                <w:rPr>
                  <w:rFonts w:ascii="Cambria Math" w:hAnsi="Cambria Math"/>
                </w:rPr>
                <m:t>7</m:t>
              </m:r>
            </m:e>
          </m:d>
        </m:oMath>
      </m:oMathPara>
      <w:bookmarkEnd w:id="207"/>
    </w:p>
    <w:p w14:paraId="415B7DAF" w14:textId="77777777" w:rsidR="0093350B" w:rsidRDefault="00B12EE7">
      <w:pPr>
        <w:pStyle w:val="FirstParagraph"/>
      </w:pPr>
      <w:r>
        <w:t xml:space="preserve">Where </w:t>
      </w:r>
      <m:oMath>
        <m:sSub>
          <m:sSubPr>
            <m:ctrlPr>
              <w:rPr>
                <w:rFonts w:ascii="Cambria Math" w:hAnsi="Cambria Math"/>
              </w:rPr>
            </m:ctrlPr>
          </m:sSubPr>
          <m:e>
            <m:r>
              <w:rPr>
                <w:rFonts w:ascii="Cambria Math" w:hAnsi="Cambria Math"/>
              </w:rPr>
              <m:t>δ</m:t>
            </m:r>
          </m:e>
          <m:sub>
            <m:r>
              <w:rPr>
                <w:rFonts w:ascii="Cambria Math" w:hAnsi="Cambria Math"/>
              </w:rPr>
              <m:t>bt</m:t>
            </m:r>
          </m:sub>
        </m:sSub>
      </m:oMath>
      <w:r>
        <w:t xml:space="preserve"> represents a random effect for batch </w:t>
      </w:r>
      <m:oMath>
        <m:r>
          <w:rPr>
            <w:rFonts w:ascii="Cambria Math" w:hAnsi="Cambria Math"/>
          </w:rPr>
          <m:t>b</m:t>
        </m:r>
      </m:oMath>
      <w:r>
        <w:t xml:space="preserve"> during period </w:t>
      </w:r>
      <m:oMath>
        <m:r>
          <w:rPr>
            <w:rFonts w:ascii="Cambria Math" w:hAnsi="Cambria Math"/>
          </w:rPr>
          <m:t>t</m:t>
        </m:r>
      </m:oMath>
      <w:r>
        <w:t>, capturing between-batch variation in secular trends over time.</w:t>
      </w:r>
    </w:p>
    <w:p w14:paraId="6DF18999" w14:textId="77777777" w:rsidR="0093350B" w:rsidRDefault="00B12EE7">
      <w:pPr>
        <w:pStyle w:val="Heading4"/>
      </w:pPr>
      <w:bookmarkStart w:id="208" w:name="_Toc223944503"/>
      <w:bookmarkStart w:id="209" w:name="X831bc7e780a434f5c3512e5d33d43284b7d37ce"/>
      <w:bookmarkEnd w:id="204"/>
      <w:r>
        <w:t>5.10.1.3 Models with random cluster by intervention effects</w:t>
      </w:r>
      <w:bookmarkEnd w:id="208"/>
    </w:p>
    <w:p w14:paraId="6638A96B" w14:textId="77777777" w:rsidR="0093350B" w:rsidRDefault="00B12EE7">
      <w:pPr>
        <w:pStyle w:val="FirstParagraph"/>
      </w:pPr>
      <w:r>
        <w:t xml:space="preserve">To assess sensitivity to the assumption of a common intervention effect across clusters, we will extend the primary analysis model to allow the intervention effect to vary by cluster. Specifically, we will include a random cluster-level slope for the intervention exposure. The model is specified in </w:t>
      </w:r>
      <w:hyperlink w:anchor="eq-model-random-cluster-intervention">
        <w:r w:rsidR="0093350B">
          <w:rPr>
            <w:rStyle w:val="Hyperlink"/>
          </w:rPr>
          <w:t>Equation 8</w:t>
        </w:r>
      </w:hyperlink>
      <w:r>
        <w:t>.</w:t>
      </w:r>
    </w:p>
    <w:p w14:paraId="26C84B02" w14:textId="77777777" w:rsidR="0093350B" w:rsidRDefault="00B12EE7">
      <w:pPr>
        <w:pStyle w:val="BodyText"/>
      </w:pPr>
      <w:bookmarkStart w:id="210" w:name="eq-model-random-cluster-intervention"/>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bt</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bk</m:t>
              </m:r>
            </m:sub>
          </m:sSub>
          <m:sSub>
            <m:sSubPr>
              <m:ctrlPr>
                <w:rPr>
                  <w:rFonts w:ascii="Cambria Math" w:hAnsi="Cambria Math"/>
                </w:rPr>
              </m:ctrlPr>
            </m:sSubPr>
            <m:e>
              <m:r>
                <w:rPr>
                  <w:rFonts w:ascii="Cambria Math" w:hAnsi="Cambria Math"/>
                </w:rPr>
                <m:t>X</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8</m:t>
              </m:r>
            </m:e>
          </m:d>
        </m:oMath>
      </m:oMathPara>
      <w:bookmarkEnd w:id="210"/>
    </w:p>
    <w:p w14:paraId="6CF25D19" w14:textId="77777777" w:rsidR="0093350B" w:rsidRDefault="00B12EE7">
      <w:pPr>
        <w:pStyle w:val="FirstParagraph"/>
      </w:pPr>
      <w:r>
        <w:t>Where:</w:t>
      </w:r>
    </w:p>
    <w:p w14:paraId="28EA6BF7" w14:textId="77777777" w:rsidR="0093350B" w:rsidRDefault="00BB2CD1">
      <w:pPr>
        <w:pStyle w:val="Compact"/>
        <w:numPr>
          <w:ilvl w:val="0"/>
          <w:numId w:val="13"/>
        </w:numPr>
      </w:pPr>
      <m:oMath>
        <m:sSub>
          <m:sSubPr>
            <m:ctrlPr>
              <w:rPr>
                <w:rFonts w:ascii="Cambria Math" w:hAnsi="Cambria Math"/>
              </w:rPr>
            </m:ctrlPr>
          </m:sSubPr>
          <m:e>
            <m:r>
              <w:rPr>
                <w:rFonts w:ascii="Cambria Math" w:hAnsi="Cambria Math"/>
              </w:rPr>
              <m:t>u</m:t>
            </m:r>
          </m:e>
          <m:sub>
            <m:r>
              <w:rPr>
                <w:rFonts w:ascii="Cambria Math" w:hAnsi="Cambria Math"/>
              </w:rPr>
              <m:t>bk</m:t>
            </m:r>
          </m:sub>
        </m:sSub>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e>
        </m:d>
      </m:oMath>
      <w:r w:rsidR="00B12EE7">
        <w:t xml:space="preserve"> is a random effect representing cluster-specific deviations from the average intervention effect.</w:t>
      </w:r>
    </w:p>
    <w:p w14:paraId="443C9B27" w14:textId="77777777" w:rsidR="0093350B" w:rsidRDefault="00BB2CD1">
      <w:pPr>
        <w:pStyle w:val="Compact"/>
        <w:numPr>
          <w:ilvl w:val="0"/>
          <w:numId w:val="13"/>
        </w:numPr>
      </w:pPr>
      <m:oMath>
        <m:sSub>
          <m:sSubPr>
            <m:ctrlPr>
              <w:rPr>
                <w:rFonts w:ascii="Cambria Math" w:hAnsi="Cambria Math"/>
              </w:rPr>
            </m:ctrlPr>
          </m:sSubPr>
          <m:e>
            <m:r>
              <w:rPr>
                <w:rFonts w:ascii="Cambria Math" w:hAnsi="Cambria Math"/>
              </w:rPr>
              <m:t>u</m:t>
            </m:r>
          </m:e>
          <m:sub>
            <m:r>
              <w:rPr>
                <w:rFonts w:ascii="Cambria Math" w:hAnsi="Cambria Math"/>
              </w:rPr>
              <m:t>bk</m:t>
            </m:r>
          </m:sub>
        </m:sSub>
      </m:oMath>
      <w:r w:rsidR="00B12EE7">
        <w:t xml:space="preserve"> is assumed to be independent of the cluster random effect </w:t>
      </w:r>
      <m:oMath>
        <m:sSub>
          <m:sSubPr>
            <m:ctrlPr>
              <w:rPr>
                <w:rFonts w:ascii="Cambria Math" w:hAnsi="Cambria Math"/>
              </w:rPr>
            </m:ctrlPr>
          </m:sSubPr>
          <m:e>
            <m:r>
              <w:rPr>
                <w:rFonts w:ascii="Cambria Math" w:hAnsi="Cambria Math"/>
              </w:rPr>
              <m:t>α</m:t>
            </m:r>
          </m:e>
          <m:sub>
            <m:r>
              <w:rPr>
                <w:rFonts w:ascii="Cambria Math" w:hAnsi="Cambria Math"/>
              </w:rPr>
              <m:t>bk</m:t>
            </m:r>
          </m:sub>
        </m:sSub>
      </m:oMath>
      <w:r w:rsidR="00B12EE7">
        <w:t xml:space="preserve"> and the cluster-by-period random effect </w:t>
      </w:r>
      <m:oMath>
        <m:sSub>
          <m:sSubPr>
            <m:ctrlPr>
              <w:rPr>
                <w:rFonts w:ascii="Cambria Math" w:hAnsi="Cambria Math"/>
              </w:rPr>
            </m:ctrlPr>
          </m:sSubPr>
          <m:e>
            <m:r>
              <w:rPr>
                <w:rFonts w:ascii="Cambria Math" w:hAnsi="Cambria Math"/>
              </w:rPr>
              <m:t>γ</m:t>
            </m:r>
          </m:e>
          <m:sub>
            <m:r>
              <w:rPr>
                <w:rFonts w:ascii="Cambria Math" w:hAnsi="Cambria Math"/>
              </w:rPr>
              <m:t>bkt</m:t>
            </m:r>
          </m:sub>
        </m:sSub>
      </m:oMath>
      <w:r w:rsidR="00B12EE7">
        <w:t>.</w:t>
      </w:r>
    </w:p>
    <w:p w14:paraId="6418F863" w14:textId="77777777" w:rsidR="0093350B" w:rsidRDefault="00B12EE7">
      <w:pPr>
        <w:pStyle w:val="Heading4"/>
      </w:pPr>
      <w:bookmarkStart w:id="211" w:name="_Toc223944504"/>
      <w:bookmarkStart w:id="212" w:name="X0324ad02af1274e3e5fe3c1dbe99d3dad84fc47"/>
      <w:bookmarkEnd w:id="209"/>
      <w:r>
        <w:t xml:space="preserve">5.10.1.4 Models with correlated random cluster-by-intervention </w:t>
      </w:r>
      <w:commentRangeStart w:id="213"/>
      <w:commentRangeStart w:id="214"/>
      <w:r>
        <w:t>effects</w:t>
      </w:r>
      <w:bookmarkEnd w:id="211"/>
      <w:commentRangeEnd w:id="213"/>
      <w:r w:rsidR="00786327">
        <w:rPr>
          <w:rStyle w:val="CommentReference"/>
          <w:sz w:val="24"/>
          <w:szCs w:val="24"/>
        </w:rPr>
        <w:commentReference w:id="213"/>
      </w:r>
      <w:commentRangeEnd w:id="214"/>
      <w:r w:rsidR="00D016F9">
        <w:rPr>
          <w:rStyle w:val="CommentReference"/>
          <w:sz w:val="24"/>
          <w:szCs w:val="24"/>
        </w:rPr>
        <w:commentReference w:id="214"/>
      </w:r>
    </w:p>
    <w:p w14:paraId="2CFDEA46" w14:textId="77777777" w:rsidR="0093350B" w:rsidRDefault="00B12EE7">
      <w:pPr>
        <w:pStyle w:val="FirstParagraph"/>
      </w:pPr>
      <w:r>
        <w:t xml:space="preserve">We will additionally explore sensitivity to the assumption that the random cluster-by-intervention effect is independent of the other random effects in the model. In this sensitivity analysis, we will fit a model that allows the random cluster-by-intervention effect </w:t>
      </w:r>
      <m:oMath>
        <m:sSub>
          <m:sSubPr>
            <m:ctrlPr>
              <w:rPr>
                <w:rFonts w:ascii="Cambria Math" w:hAnsi="Cambria Math"/>
              </w:rPr>
            </m:ctrlPr>
          </m:sSubPr>
          <m:e>
            <m:r>
              <w:rPr>
                <w:rFonts w:ascii="Cambria Math" w:hAnsi="Cambria Math"/>
              </w:rPr>
              <m:t>u</m:t>
            </m:r>
          </m:e>
          <m:sub>
            <m:r>
              <w:rPr>
                <w:rFonts w:ascii="Cambria Math" w:hAnsi="Cambria Math"/>
              </w:rPr>
              <m:t>bk</m:t>
            </m:r>
          </m:sub>
        </m:sSub>
      </m:oMath>
      <w:r>
        <w:t xml:space="preserve"> to be correlated with both the cluster random intercept </w:t>
      </w:r>
      <m:oMath>
        <m:sSub>
          <m:sSubPr>
            <m:ctrlPr>
              <w:rPr>
                <w:rFonts w:ascii="Cambria Math" w:hAnsi="Cambria Math"/>
              </w:rPr>
            </m:ctrlPr>
          </m:sSubPr>
          <m:e>
            <m:r>
              <w:rPr>
                <w:rFonts w:ascii="Cambria Math" w:hAnsi="Cambria Math"/>
              </w:rPr>
              <m:t>α</m:t>
            </m:r>
          </m:e>
          <m:sub>
            <m:r>
              <w:rPr>
                <w:rFonts w:ascii="Cambria Math" w:hAnsi="Cambria Math"/>
              </w:rPr>
              <m:t>bk</m:t>
            </m:r>
          </m:sub>
        </m:sSub>
      </m:oMath>
      <w:r>
        <w:t xml:space="preserve"> and the cluster-by-period random effect </w:t>
      </w:r>
      <m:oMath>
        <m:sSub>
          <m:sSubPr>
            <m:ctrlPr>
              <w:rPr>
                <w:rFonts w:ascii="Cambria Math" w:hAnsi="Cambria Math"/>
              </w:rPr>
            </m:ctrlPr>
          </m:sSubPr>
          <m:e>
            <m:r>
              <w:rPr>
                <w:rFonts w:ascii="Cambria Math" w:hAnsi="Cambria Math"/>
              </w:rPr>
              <m:t>γ</m:t>
            </m:r>
          </m:e>
          <m:sub>
            <m:r>
              <w:rPr>
                <w:rFonts w:ascii="Cambria Math" w:hAnsi="Cambria Math"/>
              </w:rPr>
              <m:t>bkt</m:t>
            </m:r>
          </m:sub>
        </m:sSub>
      </m:oMath>
      <w:r>
        <w:t xml:space="preserve">. This relaxes the independence assumptions of the random-effects structure and allows for potential associations between baseline cluster risk, cluster-specific time deviations, and cluster-specific intervention effects. The model is specified in </w:t>
      </w:r>
      <w:hyperlink w:anchor="eq-model-correlated-random-effects">
        <w:r w:rsidR="0093350B">
          <w:rPr>
            <w:rStyle w:val="Hyperlink"/>
          </w:rPr>
          <w:t>Equation 9</w:t>
        </w:r>
      </w:hyperlink>
      <w:r>
        <w:t>.</w:t>
      </w:r>
    </w:p>
    <w:p w14:paraId="24114005" w14:textId="77777777" w:rsidR="0093350B" w:rsidRDefault="00B12EE7">
      <w:pPr>
        <w:pStyle w:val="BodyText"/>
      </w:pPr>
      <w:bookmarkStart w:id="215" w:name="eq-model-correlated-random-effects"/>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bt</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bk</m:t>
              </m:r>
            </m:sub>
          </m:sSub>
          <m:sSub>
            <m:sSubPr>
              <m:ctrlPr>
                <w:rPr>
                  <w:rFonts w:ascii="Cambria Math" w:hAnsi="Cambria Math"/>
                </w:rPr>
              </m:ctrlPr>
            </m:sSubPr>
            <m:e>
              <m:r>
                <w:rPr>
                  <w:rFonts w:ascii="Cambria Math" w:hAnsi="Cambria Math"/>
                </w:rPr>
                <m:t>X</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9</m:t>
              </m:r>
            </m:e>
          </m:d>
        </m:oMath>
      </m:oMathPara>
      <w:bookmarkEnd w:id="215"/>
    </w:p>
    <w:p w14:paraId="44D1C952" w14:textId="77777777" w:rsidR="0093350B" w:rsidRDefault="00B12EE7">
      <w:pPr>
        <w:pStyle w:val="FirstParagraph"/>
      </w:pPr>
      <w:r>
        <w:t>We assume a joint multivariate normal distribution for the random effects:</w:t>
      </w:r>
    </w:p>
    <w:p w14:paraId="3F252FE6" w14:textId="77777777" w:rsidR="0093350B" w:rsidRDefault="00BB2CD1">
      <w:pPr>
        <w:pStyle w:val="BodyText"/>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α</m:t>
                        </m:r>
                      </m:e>
                      <m:sub>
                        <m:r>
                          <w:rPr>
                            <w:rFonts w:ascii="Cambria Math" w:hAnsi="Cambria Math"/>
                          </w:rPr>
                          <m:t>bk</m:t>
                        </m:r>
                      </m:sub>
                    </m:sSub>
                  </m:e>
                </m:mr>
                <m:mr>
                  <m:e>
                    <m:sSub>
                      <m:sSubPr>
                        <m:ctrlPr>
                          <w:rPr>
                            <w:rFonts w:ascii="Cambria Math" w:hAnsi="Cambria Math"/>
                          </w:rPr>
                        </m:ctrlPr>
                      </m:sSubPr>
                      <m:e>
                        <m:r>
                          <w:rPr>
                            <w:rFonts w:ascii="Cambria Math" w:hAnsi="Cambria Math"/>
                          </w:rPr>
                          <m:t>γ</m:t>
                        </m:r>
                      </m:e>
                      <m:sub>
                        <m:r>
                          <w:rPr>
                            <w:rFonts w:ascii="Cambria Math" w:hAnsi="Cambria Math"/>
                          </w:rPr>
                          <m:t>bkt</m:t>
                        </m:r>
                      </m:sub>
                    </m:sSub>
                  </m:e>
                </m:mr>
                <m:mr>
                  <m:e>
                    <m:sSub>
                      <m:sSubPr>
                        <m:ctrlPr>
                          <w:rPr>
                            <w:rFonts w:ascii="Cambria Math" w:hAnsi="Cambria Math"/>
                          </w:rPr>
                        </m:ctrlPr>
                      </m:sSubPr>
                      <m:e>
                        <m:r>
                          <w:rPr>
                            <w:rFonts w:ascii="Cambria Math" w:hAnsi="Cambria Math"/>
                          </w:rPr>
                          <m:t>u</m:t>
                        </m:r>
                      </m:e>
                      <m:sub>
                        <m:r>
                          <w:rPr>
                            <w:rFonts w:ascii="Cambria Math" w:hAnsi="Cambria Math"/>
                          </w:rPr>
                          <m:t>bk</m:t>
                        </m:r>
                      </m:sub>
                    </m:sSub>
                  </m:e>
                </m:mr>
              </m:m>
            </m:e>
          </m:d>
          <m:r>
            <m:rPr>
              <m:sty m:val="p"/>
            </m:rPr>
            <w:rPr>
              <w:rFonts w:ascii="Cambria Math" w:hAnsi="Cambria Math"/>
            </w:rPr>
            <m:t>∼</m:t>
          </m:r>
          <m:r>
            <m:rPr>
              <m:scr m:val="script"/>
              <m:sty m:val="p"/>
            </m:rPr>
            <w:rPr>
              <w:rFonts w:ascii="Cambria Math" w:hAnsi="Cambria Math"/>
            </w:rPr>
            <m:t>N</m:t>
          </m:r>
          <m:r>
            <w:rPr>
              <w:rFonts w:ascii="Cambria Math" w:hAnsi="Cambria Math"/>
            </w:rPr>
            <m:t>​</m:t>
          </m:r>
          <m:d>
            <m:dPr>
              <m:ctrlPr>
                <w:rPr>
                  <w:rFonts w:ascii="Cambria Math" w:hAnsi="Cambria Math"/>
                </w:rPr>
              </m:ctrlPr>
            </m:dPr>
            <m:e>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
                </m:e>
              </m:d>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σ</m:t>
                            </m:r>
                          </m:e>
                          <m:sub>
                            <m:r>
                              <w:rPr>
                                <w:rFonts w:ascii="Cambria Math" w:hAnsi="Cambria Math"/>
                              </w:rPr>
                              <m:t>α</m:t>
                            </m:r>
                          </m:sub>
                          <m:sup>
                            <m:r>
                              <w:rPr>
                                <w:rFonts w:ascii="Cambria Math" w:hAnsi="Cambria Math"/>
                              </w:rPr>
                              <m:t>2</m:t>
                            </m:r>
                          </m:sup>
                        </m:sSubSup>
                      </m:e>
                      <m:e>
                        <m:sSub>
                          <m:sSubPr>
                            <m:ctrlPr>
                              <w:rPr>
                                <w:rFonts w:ascii="Cambria Math" w:hAnsi="Cambria Math"/>
                              </w:rPr>
                            </m:ctrlPr>
                          </m:sSubPr>
                          <m:e>
                            <m:r>
                              <w:rPr>
                                <w:rFonts w:ascii="Cambria Math" w:hAnsi="Cambria Math"/>
                              </w:rPr>
                              <m:t>σ</m:t>
                            </m:r>
                          </m:e>
                          <m:sub>
                            <m:r>
                              <w:rPr>
                                <w:rFonts w:ascii="Cambria Math" w:hAnsi="Cambria Math"/>
                              </w:rPr>
                              <m:t>αγ</m:t>
                            </m:r>
                          </m:sub>
                        </m:sSub>
                      </m:e>
                      <m:e>
                        <m:sSub>
                          <m:sSubPr>
                            <m:ctrlPr>
                              <w:rPr>
                                <w:rFonts w:ascii="Cambria Math" w:hAnsi="Cambria Math"/>
                              </w:rPr>
                            </m:ctrlPr>
                          </m:sSubPr>
                          <m:e>
                            <m:r>
                              <w:rPr>
                                <w:rFonts w:ascii="Cambria Math" w:hAnsi="Cambria Math"/>
                              </w:rPr>
                              <m:t>σ</m:t>
                            </m:r>
                          </m:e>
                          <m:sub>
                            <m:r>
                              <w:rPr>
                                <w:rFonts w:ascii="Cambria Math" w:hAnsi="Cambria Math"/>
                              </w:rPr>
                              <m:t>αu</m:t>
                            </m:r>
                          </m:sub>
                        </m:sSub>
                      </m:e>
                    </m:mr>
                    <m:mr>
                      <m:e>
                        <m:sSub>
                          <m:sSubPr>
                            <m:ctrlPr>
                              <w:rPr>
                                <w:rFonts w:ascii="Cambria Math" w:hAnsi="Cambria Math"/>
                              </w:rPr>
                            </m:ctrlPr>
                          </m:sSubPr>
                          <m:e>
                            <m:r>
                              <w:rPr>
                                <w:rFonts w:ascii="Cambria Math" w:hAnsi="Cambria Math"/>
                              </w:rPr>
                              <m:t>σ</m:t>
                            </m:r>
                          </m:e>
                          <m:sub>
                            <m:r>
                              <w:rPr>
                                <w:rFonts w:ascii="Cambria Math" w:hAnsi="Cambria Math"/>
                              </w:rPr>
                              <m:t>αγ</m:t>
                            </m:r>
                          </m:sub>
                        </m:sSub>
                      </m:e>
                      <m:e>
                        <m:sSubSup>
                          <m:sSubSupPr>
                            <m:ctrlPr>
                              <w:rPr>
                                <w:rFonts w:ascii="Cambria Math" w:hAnsi="Cambria Math"/>
                              </w:rPr>
                            </m:ctrlPr>
                          </m:sSubSupPr>
                          <m:e>
                            <m:r>
                              <w:rPr>
                                <w:rFonts w:ascii="Cambria Math" w:hAnsi="Cambria Math"/>
                              </w:rPr>
                              <m:t>σ</m:t>
                            </m:r>
                          </m:e>
                          <m:sub>
                            <m:r>
                              <w:rPr>
                                <w:rFonts w:ascii="Cambria Math" w:hAnsi="Cambria Math"/>
                              </w:rPr>
                              <m:t>γ</m:t>
                            </m:r>
                          </m:sub>
                          <m:sup>
                            <m:r>
                              <w:rPr>
                                <w:rFonts w:ascii="Cambria Math" w:hAnsi="Cambria Math"/>
                              </w:rPr>
                              <m:t>2</m:t>
                            </m:r>
                          </m:sup>
                        </m:sSubSup>
                      </m:e>
                      <m:e>
                        <m:sSub>
                          <m:sSubPr>
                            <m:ctrlPr>
                              <w:rPr>
                                <w:rFonts w:ascii="Cambria Math" w:hAnsi="Cambria Math"/>
                              </w:rPr>
                            </m:ctrlPr>
                          </m:sSubPr>
                          <m:e>
                            <m:r>
                              <w:rPr>
                                <w:rFonts w:ascii="Cambria Math" w:hAnsi="Cambria Math"/>
                              </w:rPr>
                              <m:t>σ</m:t>
                            </m:r>
                          </m:e>
                          <m:sub>
                            <m:r>
                              <w:rPr>
                                <w:rFonts w:ascii="Cambria Math" w:hAnsi="Cambria Math"/>
                              </w:rPr>
                              <m:t>γu</m:t>
                            </m:r>
                          </m:sub>
                        </m:sSub>
                      </m:e>
                    </m:mr>
                    <m:mr>
                      <m:e>
                        <m:sSub>
                          <m:sSubPr>
                            <m:ctrlPr>
                              <w:rPr>
                                <w:rFonts w:ascii="Cambria Math" w:hAnsi="Cambria Math"/>
                              </w:rPr>
                            </m:ctrlPr>
                          </m:sSubPr>
                          <m:e>
                            <m:r>
                              <w:rPr>
                                <w:rFonts w:ascii="Cambria Math" w:hAnsi="Cambria Math"/>
                              </w:rPr>
                              <m:t>σ</m:t>
                            </m:r>
                          </m:e>
                          <m:sub>
                            <m:r>
                              <w:rPr>
                                <w:rFonts w:ascii="Cambria Math" w:hAnsi="Cambria Math"/>
                              </w:rPr>
                              <m:t>αu</m:t>
                            </m:r>
                          </m:sub>
                        </m:sSub>
                      </m:e>
                      <m:e>
                        <m:sSub>
                          <m:sSubPr>
                            <m:ctrlPr>
                              <w:rPr>
                                <w:rFonts w:ascii="Cambria Math" w:hAnsi="Cambria Math"/>
                              </w:rPr>
                            </m:ctrlPr>
                          </m:sSubPr>
                          <m:e>
                            <m:r>
                              <w:rPr>
                                <w:rFonts w:ascii="Cambria Math" w:hAnsi="Cambria Math"/>
                              </w:rPr>
                              <m:t>σ</m:t>
                            </m:r>
                          </m:e>
                          <m:sub>
                            <m:r>
                              <w:rPr>
                                <w:rFonts w:ascii="Cambria Math" w:hAnsi="Cambria Math"/>
                              </w:rPr>
                              <m:t>γu</m:t>
                            </m:r>
                          </m:sub>
                        </m:sSub>
                      </m:e>
                      <m:e>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e>
                    </m:mr>
                  </m:m>
                </m:e>
              </m:d>
            </m:e>
          </m:d>
          <m:r>
            <m:rPr>
              <m:sty m:val="p"/>
            </m:rPr>
            <w:rPr>
              <w:rFonts w:ascii="Cambria Math" w:hAnsi="Cambria Math"/>
            </w:rPr>
            <m:t>.</m:t>
          </m:r>
        </m:oMath>
      </m:oMathPara>
    </w:p>
    <w:p w14:paraId="10AB4D9E" w14:textId="77777777" w:rsidR="0093350B" w:rsidRDefault="00B12EE7">
      <w:pPr>
        <w:pStyle w:val="Heading4"/>
      </w:pPr>
      <w:bookmarkStart w:id="216" w:name="_Toc223944505"/>
      <w:bookmarkStart w:id="217" w:name="Xb7b1d3ff7c24f0b8dca2081a41dd1947ef59e07"/>
      <w:bookmarkEnd w:id="212"/>
      <w:r>
        <w:t>5.10.1.5 Models with time modelled with a spline function</w:t>
      </w:r>
      <w:bookmarkEnd w:id="216"/>
    </w:p>
    <w:p w14:paraId="16CD6FAE" w14:textId="77777777" w:rsidR="0093350B" w:rsidRDefault="00B12EE7">
      <w:pPr>
        <w:pStyle w:val="FirstParagraph"/>
      </w:pPr>
      <w:r>
        <w:t>We will further explore the potential for a time-varying treatment effect</w:t>
      </w:r>
      <w:r>
        <w:rPr>
          <w:vertAlign w:val="superscript"/>
        </w:rPr>
        <w:t>17</w:t>
      </w:r>
      <w:r>
        <w:t xml:space="preserve">. To explore if the fixed period effect is both parsimonious and adequate to represent the extent of any underlying secular trend, we will model calendar time using a shared natural cubic spline basis across all batches with knots at the equally spaced time points 3, 6 and 9. This will result in five spline basis functions, because the natural cubic splines are modelled with three degrees of freedom but are constrained to be linear before the first and after the last knot. The model is specified in </w:t>
      </w:r>
      <w:hyperlink w:anchor="eq-spline-model">
        <w:r w:rsidR="0093350B">
          <w:rPr>
            <w:rStyle w:val="Hyperlink"/>
          </w:rPr>
          <w:t>Equation 10</w:t>
        </w:r>
      </w:hyperlink>
      <w:r>
        <w:t>.</w:t>
      </w:r>
    </w:p>
    <w:p w14:paraId="62423269" w14:textId="77777777" w:rsidR="0093350B" w:rsidRDefault="00B12EE7">
      <w:pPr>
        <w:pStyle w:val="BodyText"/>
      </w:pPr>
      <w:bookmarkStart w:id="218" w:name="eq-spline-model"/>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5</m:t>
              </m:r>
            </m:sup>
            <m:e>
              <m:sSub>
                <m:sSubPr>
                  <m:ctrlPr>
                    <w:rPr>
                      <w:rFonts w:ascii="Cambria Math" w:hAnsi="Cambria Math"/>
                    </w:rPr>
                  </m:ctrlPr>
                </m:sSubPr>
                <m:e>
                  <m:r>
                    <w:rPr>
                      <w:rFonts w:ascii="Cambria Math" w:hAnsi="Cambria Math"/>
                    </w:rPr>
                    <m:t>β</m:t>
                  </m:r>
                </m:e>
                <m:sub>
                  <m:r>
                    <w:rPr>
                      <w:rFonts w:ascii="Cambria Math" w:hAnsi="Cambria Math"/>
                    </w:rPr>
                    <m:t>j</m:t>
                  </m:r>
                </m:sub>
              </m:sSub>
            </m:e>
          </m:nary>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9</m:t>
              </m:r>
              <m:r>
                <m:rPr>
                  <m:sty m:val="p"/>
                </m:rPr>
                <w:rPr>
                  <w:rFonts w:ascii="Cambria Math" w:hAnsi="Cambria Math"/>
                </w:rPr>
                <m:t>}</m:t>
              </m:r>
            </m:e>
          </m:d>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10</m:t>
              </m:r>
            </m:e>
          </m:d>
        </m:oMath>
      </m:oMathPara>
      <w:bookmarkEnd w:id="218"/>
    </w:p>
    <w:p w14:paraId="2094DBEF" w14:textId="77777777" w:rsidR="0093350B" w:rsidRDefault="00B12EE7">
      <w:pPr>
        <w:pStyle w:val="FirstParagraph"/>
      </w:pPr>
      <w:r>
        <w:t>Where:</w:t>
      </w:r>
    </w:p>
    <w:p w14:paraId="09C627FC" w14:textId="77777777" w:rsidR="0093350B" w:rsidRDefault="00B12EE7">
      <w:pPr>
        <w:pStyle w:val="Compact"/>
        <w:numPr>
          <w:ilvl w:val="0"/>
          <w:numId w:val="14"/>
        </w:numPr>
      </w:pPr>
      <m:oMath>
        <m:r>
          <w:rPr>
            <w:rFonts w:ascii="Cambria Math" w:hAnsi="Cambria Math"/>
          </w:rPr>
          <m:t>t</m:t>
        </m:r>
      </m:oMath>
      <w:r>
        <w:t xml:space="preserve"> denotes calendar time (period index) common to all batches.</w:t>
      </w:r>
    </w:p>
    <w:p w14:paraId="11F89EF4" w14:textId="77777777" w:rsidR="0093350B" w:rsidRDefault="00BB2CD1">
      <w:pPr>
        <w:pStyle w:val="Compact"/>
        <w:numPr>
          <w:ilvl w:val="0"/>
          <w:numId w:val="14"/>
        </w:numPr>
      </w:pPr>
      <m:oMath>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9</m:t>
            </m:r>
            <m:r>
              <m:rPr>
                <m:sty m:val="p"/>
              </m:rPr>
              <w:rPr>
                <w:rFonts w:ascii="Cambria Math" w:hAnsi="Cambria Math"/>
              </w:rPr>
              <m:t>}</m:t>
            </m:r>
          </m:e>
        </m:d>
      </m:oMath>
      <w:r w:rsidR="00B12EE7">
        <w:t xml:space="preserve"> denotes the </w:t>
      </w:r>
      <m:oMath>
        <m:r>
          <w:rPr>
            <w:rFonts w:ascii="Cambria Math" w:hAnsi="Cambria Math"/>
          </w:rPr>
          <m:t>j</m:t>
        </m:r>
      </m:oMath>
      <w:r w:rsidR="00B12EE7">
        <w:t>th natural cubic spline basis function, shared across batches.</w:t>
      </w:r>
    </w:p>
    <w:p w14:paraId="09F6B728" w14:textId="77777777" w:rsidR="0093350B" w:rsidRDefault="00BB2CD1">
      <w:pPr>
        <w:pStyle w:val="Compact"/>
        <w:numPr>
          <w:ilvl w:val="0"/>
          <w:numId w:val="14"/>
        </w:numPr>
      </w:pP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B12EE7">
        <w:t xml:space="preserve"> is the coefficient for the </w:t>
      </w:r>
      <m:oMath>
        <m:r>
          <w:rPr>
            <w:rFonts w:ascii="Cambria Math" w:hAnsi="Cambria Math"/>
          </w:rPr>
          <m:t>j</m:t>
        </m:r>
      </m:oMath>
      <w:r w:rsidR="00B12EE7">
        <w:t>th spline basis function.</w:t>
      </w:r>
    </w:p>
    <w:p w14:paraId="58DD3C11" w14:textId="77777777" w:rsidR="0093350B" w:rsidRDefault="00B12EE7">
      <w:pPr>
        <w:pStyle w:val="Heading4"/>
      </w:pPr>
      <w:bookmarkStart w:id="219" w:name="_Toc223944506"/>
      <w:bookmarkStart w:id="220" w:name="models-exploring-lag-and-weaning-effects"/>
      <w:bookmarkEnd w:id="217"/>
      <w:r>
        <w:lastRenderedPageBreak/>
        <w:t>5.10.1.6 Models exploring lag and weaning effects</w:t>
      </w:r>
      <w:bookmarkEnd w:id="219"/>
    </w:p>
    <w:p w14:paraId="3A563D68" w14:textId="77777777" w:rsidR="0093350B" w:rsidRDefault="00B12EE7">
      <w:pPr>
        <w:pStyle w:val="FirstParagraph"/>
      </w:pPr>
      <w:r>
        <w:t xml:space="preserve">We will also extend the primary analysis model to include an interaction between treatment and number of periods since first treated, to examine if there is any indication of a relationship between duration of exposure to the intervention and outcomes. This will allow us to model different lag effects (whereby it takes time for the intervention to become embedded within the culture before its impact can properly start to be realised); as well as weaning effects (whereby the effect of the intervention starts to decrease – or fade). This type of analysis attempts to disentangle how some clusters end up having a long exposure to the intervention and others have a much shorter exposure time. The model is specified in </w:t>
      </w:r>
      <w:hyperlink w:anchor="eq-lag-weaning-model">
        <w:r w:rsidR="0093350B">
          <w:rPr>
            <w:rStyle w:val="Hyperlink"/>
          </w:rPr>
          <w:t>Equation 11</w:t>
        </w:r>
      </w:hyperlink>
      <w:r>
        <w:t>.</w:t>
      </w:r>
    </w:p>
    <w:p w14:paraId="197E8178" w14:textId="77777777" w:rsidR="0093350B" w:rsidRDefault="00B12EE7">
      <w:pPr>
        <w:pStyle w:val="BodyText"/>
      </w:pPr>
      <w:bookmarkStart w:id="221" w:name="eq-lag-weaning-model"/>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bt</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int</m:t>
              </m:r>
            </m:sub>
          </m:sSub>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11</m:t>
              </m:r>
            </m:e>
          </m:d>
        </m:oMath>
      </m:oMathPara>
      <w:bookmarkEnd w:id="221"/>
    </w:p>
    <w:p w14:paraId="2539A566" w14:textId="77777777" w:rsidR="0093350B" w:rsidRDefault="00B12EE7">
      <w:pPr>
        <w:pStyle w:val="FirstParagraph"/>
      </w:pPr>
      <w:r>
        <w:t xml:space="preserve">Where </w:t>
      </w:r>
      <m:oMath>
        <m:sSub>
          <m:sSubPr>
            <m:ctrlPr>
              <w:rPr>
                <w:rFonts w:ascii="Cambria Math" w:hAnsi="Cambria Math"/>
              </w:rPr>
            </m:ctrlPr>
          </m:sSubPr>
          <m:e>
            <m:r>
              <w:rPr>
                <w:rFonts w:ascii="Cambria Math" w:hAnsi="Cambria Math"/>
              </w:rPr>
              <m:t>θ</m:t>
            </m:r>
          </m:e>
          <m:sub>
            <m:r>
              <m:rPr>
                <m:nor/>
              </m:rPr>
              <m:t>int</m:t>
            </m:r>
          </m:sub>
        </m:sSub>
      </m:oMath>
      <w:r>
        <w:t xml:space="preserve"> represents the interaction between intervention exposure and time since first treated, and </w:t>
      </w:r>
      <m:oMath>
        <m:sSub>
          <m:sSubPr>
            <m:ctrlPr>
              <w:rPr>
                <w:rFonts w:ascii="Cambria Math" w:hAnsi="Cambria Math"/>
              </w:rPr>
            </m:ctrlPr>
          </m:sSubPr>
          <m:e>
            <m:r>
              <w:rPr>
                <w:rFonts w:ascii="Cambria Math" w:hAnsi="Cambria Math"/>
              </w:rPr>
              <m:t>T</m:t>
            </m:r>
          </m:e>
          <m:sub>
            <m:r>
              <w:rPr>
                <w:rFonts w:ascii="Cambria Math" w:hAnsi="Cambria Math"/>
              </w:rPr>
              <m:t>bkt</m:t>
            </m:r>
          </m:sub>
        </m:sSub>
      </m:oMath>
      <w:r>
        <w:t xml:space="preserve"> is the number of periods since first exposure.</w:t>
      </w:r>
    </w:p>
    <w:p w14:paraId="2F8AF480" w14:textId="77777777" w:rsidR="0093350B" w:rsidRDefault="00B12EE7">
      <w:pPr>
        <w:pStyle w:val="Heading3"/>
      </w:pPr>
      <w:bookmarkStart w:id="222" w:name="_Toc223944507"/>
      <w:bookmarkStart w:id="223" w:name="adjusted-analyses"/>
      <w:bookmarkEnd w:id="199"/>
      <w:bookmarkEnd w:id="220"/>
      <w:r>
        <w:t>5.10.2 Adjusted analyses</w:t>
      </w:r>
      <w:bookmarkEnd w:id="222"/>
    </w:p>
    <w:p w14:paraId="00D2A00E" w14:textId="77777777" w:rsidR="0093350B" w:rsidRDefault="00B12EE7">
      <w:pPr>
        <w:pStyle w:val="FirstParagraph"/>
      </w:pPr>
      <w:r>
        <w:t>Fully adjusted covariate analysis will additionally adjust for (expected % missing data in parentheses):</w:t>
      </w:r>
    </w:p>
    <w:p w14:paraId="2B52EC7D" w14:textId="77777777" w:rsidR="0093350B" w:rsidRDefault="00B12EE7">
      <w:pPr>
        <w:pStyle w:val="Compact"/>
        <w:numPr>
          <w:ilvl w:val="0"/>
          <w:numId w:val="15"/>
        </w:numPr>
      </w:pPr>
      <w:r>
        <w:t>Age (&lt;5%)</w:t>
      </w:r>
    </w:p>
    <w:p w14:paraId="2747421E" w14:textId="77777777" w:rsidR="0093350B" w:rsidRDefault="00B12EE7">
      <w:pPr>
        <w:pStyle w:val="Compact"/>
        <w:numPr>
          <w:ilvl w:val="0"/>
          <w:numId w:val="15"/>
        </w:numPr>
      </w:pPr>
      <w:r>
        <w:t>Sex (&lt;5%)</w:t>
      </w:r>
    </w:p>
    <w:p w14:paraId="73C03B8B" w14:textId="77777777" w:rsidR="0093350B" w:rsidRDefault="00B12EE7">
      <w:pPr>
        <w:pStyle w:val="Compact"/>
        <w:numPr>
          <w:ilvl w:val="0"/>
          <w:numId w:val="15"/>
        </w:numPr>
      </w:pPr>
      <w:r>
        <w:t>Systolic blood pressure (25%)</w:t>
      </w:r>
    </w:p>
    <w:p w14:paraId="30B9465C" w14:textId="77777777" w:rsidR="0093350B" w:rsidRDefault="00B12EE7">
      <w:pPr>
        <w:pStyle w:val="Compact"/>
        <w:numPr>
          <w:ilvl w:val="0"/>
          <w:numId w:val="15"/>
        </w:numPr>
      </w:pPr>
      <w:r>
        <w:t>Glasgow Coma Scale (25%)</w:t>
      </w:r>
    </w:p>
    <w:p w14:paraId="4ECD0738" w14:textId="77777777" w:rsidR="0093350B" w:rsidRDefault="00B12EE7">
      <w:pPr>
        <w:pStyle w:val="Compact"/>
        <w:numPr>
          <w:ilvl w:val="0"/>
          <w:numId w:val="15"/>
        </w:numPr>
      </w:pPr>
      <w:r>
        <w:t>Injury Severity Score (10%)</w:t>
      </w:r>
    </w:p>
    <w:p w14:paraId="2A9ADA58" w14:textId="77777777" w:rsidR="0093350B" w:rsidRDefault="00B12EE7">
      <w:pPr>
        <w:pStyle w:val="Compact"/>
        <w:numPr>
          <w:ilvl w:val="0"/>
          <w:numId w:val="15"/>
        </w:numPr>
      </w:pPr>
      <w:r>
        <w:t>Mechanism of injury (10%)</w:t>
      </w:r>
    </w:p>
    <w:p w14:paraId="11B72422" w14:textId="77777777" w:rsidR="0093350B" w:rsidRDefault="00B12EE7">
      <w:pPr>
        <w:pStyle w:val="FirstParagraph"/>
      </w:pPr>
      <w:r>
        <w:t xml:space="preserve">These are known individual-level prognostic factors for the primary outcome. These covariates will be included in the models specified in </w:t>
      </w:r>
      <w:hyperlink w:anchor="eq-primary-model">
        <w:r w:rsidR="0093350B">
          <w:rPr>
            <w:rStyle w:val="Hyperlink"/>
          </w:rPr>
          <w:t>Equation 1</w:t>
        </w:r>
      </w:hyperlink>
      <w:r>
        <w:t xml:space="preserve"> as fixed effects. We will model the continuous covariates assuming linear effects. We will assume no interaction between subgroups and secular time trends, which may be evaluated in future analyses if indicated.</w:t>
      </w:r>
    </w:p>
    <w:p w14:paraId="39F1EEBD" w14:textId="77777777" w:rsidR="0093350B" w:rsidRDefault="00B12EE7">
      <w:pPr>
        <w:pStyle w:val="Heading3"/>
        <w:rPr>
          <w:ins w:id="224" w:author="Anna Olofsson" w:date="2026-04-10T11:12:00Z" w16du:dateUtc="2026-04-10T09:12:00Z"/>
        </w:rPr>
      </w:pPr>
      <w:bookmarkStart w:id="225" w:name="_Toc223944508"/>
      <w:bookmarkStart w:id="226" w:name="subgroup-analyses"/>
      <w:bookmarkEnd w:id="223"/>
      <w:r>
        <w:t>5.10.3 Subgroup analyses</w:t>
      </w:r>
      <w:bookmarkEnd w:id="225"/>
    </w:p>
    <w:p w14:paraId="258144D3" w14:textId="7DC8B39C" w:rsidR="00412A65" w:rsidRPr="00412A65" w:rsidDel="00412A65" w:rsidRDefault="00412A65">
      <w:pPr>
        <w:pStyle w:val="BodyText"/>
        <w:rPr>
          <w:del w:id="227" w:author="Anna Olofsson" w:date="2026-04-10T11:12:00Z" w16du:dateUtc="2026-04-10T09:12:00Z"/>
        </w:rPr>
        <w:pPrChange w:id="228" w:author="Anna Olofsson" w:date="2026-04-10T11:12:00Z" w16du:dateUtc="2026-04-10T09:12:00Z">
          <w:pPr>
            <w:pStyle w:val="Heading3"/>
          </w:pPr>
        </w:pPrChange>
      </w:pPr>
      <w:ins w:id="229" w:author="Anna Olofsson" w:date="2026-04-10T11:12:00Z">
        <w:r w:rsidRPr="00412A65">
          <w:t>Prespecified subgroup analyses will be conducted for the primary outcome only.</w:t>
        </w:r>
      </w:ins>
    </w:p>
    <w:p w14:paraId="11609FF4" w14:textId="77777777" w:rsidR="0093350B" w:rsidRDefault="00B12EE7">
      <w:pPr>
        <w:pStyle w:val="BodyText"/>
        <w:pPrChange w:id="230" w:author="Anna Olofsson" w:date="2026-04-10T11:12:00Z" w16du:dateUtc="2026-04-10T09:12:00Z">
          <w:pPr>
            <w:pStyle w:val="FirstParagraph"/>
          </w:pPr>
        </w:pPrChange>
      </w:pPr>
      <w:r>
        <w:t>We will perform the following subgroup analyses:</w:t>
      </w:r>
    </w:p>
    <w:p w14:paraId="42E51E92" w14:textId="23A15F5A" w:rsidR="0093350B" w:rsidRDefault="00B12EE7">
      <w:pPr>
        <w:pStyle w:val="Compact"/>
        <w:numPr>
          <w:ilvl w:val="0"/>
          <w:numId w:val="16"/>
        </w:numPr>
      </w:pPr>
      <w:r>
        <w:t xml:space="preserve">geographical region, defined using the state in which the </w:t>
      </w:r>
      <w:commentRangeStart w:id="231"/>
      <w:commentRangeStart w:id="232"/>
      <w:r>
        <w:t>participating</w:t>
      </w:r>
      <w:commentRangeEnd w:id="231"/>
      <w:r w:rsidR="00786327">
        <w:rPr>
          <w:rStyle w:val="CommentReference"/>
          <w:sz w:val="24"/>
          <w:szCs w:val="24"/>
        </w:rPr>
        <w:commentReference w:id="231"/>
      </w:r>
      <w:commentRangeEnd w:id="232"/>
      <w:r w:rsidR="00331221">
        <w:rPr>
          <w:rStyle w:val="CommentReference"/>
          <w:sz w:val="24"/>
          <w:szCs w:val="24"/>
        </w:rPr>
        <w:commentReference w:id="232"/>
      </w:r>
      <w:r>
        <w:t xml:space="preserve"> hospital is located</w:t>
      </w:r>
      <w:ins w:id="233" w:author="Anna Olofsson" w:date="2026-04-10T10:35:00Z" w16du:dateUtc="2026-04-10T08:35:00Z">
        <w:r w:rsidR="00331221">
          <w:t xml:space="preserve">. </w:t>
        </w:r>
      </w:ins>
      <w:ins w:id="234" w:author="Anna Olofsson" w:date="2026-04-10T10:35:00Z">
        <w:r w:rsidR="00331221" w:rsidRPr="00331221">
          <w:t>Region will be defined according to the official state in which the cluster is located. The number of states represented will depend on the final set of participating clusters.</w:t>
        </w:r>
      </w:ins>
      <w:del w:id="235" w:author="Anna Olofsson" w:date="2026-04-10T10:35:00Z" w16du:dateUtc="2026-04-10T08:35:00Z">
        <w:r w:rsidDel="00331221">
          <w:delText>;</w:delText>
        </w:r>
      </w:del>
    </w:p>
    <w:p w14:paraId="6AD29317" w14:textId="77777777" w:rsidR="0093350B" w:rsidRDefault="00B12EE7">
      <w:pPr>
        <w:pStyle w:val="Compact"/>
        <w:numPr>
          <w:ilvl w:val="0"/>
          <w:numId w:val="16"/>
        </w:numPr>
      </w:pPr>
      <w:r>
        <w:lastRenderedPageBreak/>
        <w:t>age groups, defined as older adolescents (15-19 years), young adults (20-24 years), adults (25-59 years), and older adults (60 years and older)</w:t>
      </w:r>
      <w:r>
        <w:rPr>
          <w:vertAlign w:val="superscript"/>
        </w:rPr>
        <w:t>18</w:t>
      </w:r>
    </w:p>
    <w:p w14:paraId="2B61C135" w14:textId="77777777" w:rsidR="0093350B" w:rsidRDefault="00B12EE7">
      <w:pPr>
        <w:pStyle w:val="Compact"/>
        <w:numPr>
          <w:ilvl w:val="0"/>
          <w:numId w:val="16"/>
        </w:numPr>
      </w:pPr>
      <w:r>
        <w:t>sex, using the levels male and female;</w:t>
      </w:r>
    </w:p>
    <w:p w14:paraId="603DDECD" w14:textId="77777777" w:rsidR="0093350B" w:rsidRDefault="00B12EE7">
      <w:pPr>
        <w:pStyle w:val="Compact"/>
        <w:numPr>
          <w:ilvl w:val="0"/>
          <w:numId w:val="16"/>
        </w:numPr>
      </w:pPr>
      <w:r>
        <w:t xml:space="preserve">clinical cohorts, defined as blunt multisystem </w:t>
      </w:r>
      <w:commentRangeStart w:id="236"/>
      <w:r>
        <w:t>trauma</w:t>
      </w:r>
      <w:commentRangeEnd w:id="236"/>
      <w:r w:rsidR="00786327">
        <w:rPr>
          <w:rStyle w:val="CommentReference"/>
          <w:sz w:val="24"/>
          <w:szCs w:val="24"/>
        </w:rPr>
        <w:commentReference w:id="236"/>
      </w:r>
      <w:r>
        <w:t>, penetrating trauma, and severe isolated traumatic brain injury, with modification to avoid overlap between the cohorts</w:t>
      </w:r>
      <w:r>
        <w:rPr>
          <w:vertAlign w:val="superscript"/>
        </w:rPr>
        <w:t>19</w:t>
      </w:r>
      <w:r>
        <w:t>;</w:t>
      </w:r>
    </w:p>
    <w:p w14:paraId="4099426D" w14:textId="77777777" w:rsidR="0093350B" w:rsidRDefault="00B12EE7">
      <w:pPr>
        <w:pStyle w:val="Compact"/>
        <w:numPr>
          <w:ilvl w:val="0"/>
          <w:numId w:val="16"/>
        </w:numPr>
      </w:pPr>
      <w:r>
        <w:t>patients with major trauma, defined as patients with an injury severity score (ISS) of 16 or higher;</w:t>
      </w:r>
    </w:p>
    <w:p w14:paraId="52963546" w14:textId="2F1A81D4" w:rsidR="0093350B" w:rsidRDefault="00B12EE7">
      <w:pPr>
        <w:pStyle w:val="Compact"/>
        <w:numPr>
          <w:ilvl w:val="0"/>
          <w:numId w:val="16"/>
        </w:numPr>
      </w:pPr>
      <w:del w:id="237" w:author="Anna Olofsson" w:date="2026-04-10T10:38:00Z" w16du:dateUtc="2026-04-10T08:38:00Z">
        <w:r w:rsidDel="00B47EA0">
          <w:delText>c</w:delText>
        </w:r>
      </w:del>
      <w:del w:id="238" w:author="Anna Olofsson" w:date="2026-04-10T10:37:00Z" w16du:dateUtc="2026-04-10T08:37:00Z">
        <w:r w:rsidDel="001D392B">
          <w:delText xml:space="preserve">luster size (number of patients per </w:delText>
        </w:r>
        <w:commentRangeStart w:id="239"/>
        <w:r w:rsidDel="001D392B">
          <w:delText>hospital</w:delText>
        </w:r>
      </w:del>
      <w:commentRangeEnd w:id="239"/>
      <w:r w:rsidR="00786327">
        <w:rPr>
          <w:rStyle w:val="CommentReference"/>
          <w:sz w:val="24"/>
          <w:szCs w:val="24"/>
        </w:rPr>
        <w:commentReference w:id="239"/>
      </w:r>
      <w:del w:id="240" w:author="Anna Olofsson" w:date="2026-04-10T10:37:00Z" w16du:dateUtc="2026-04-10T08:37:00Z">
        <w:r w:rsidDel="001D392B">
          <w:delText>)</w:delText>
        </w:r>
      </w:del>
      <w:ins w:id="241" w:author="Anna Olofsson" w:date="2026-04-10T10:38:00Z" w16du:dateUtc="2026-04-10T08:38:00Z">
        <w:r w:rsidR="00B47EA0">
          <w:t xml:space="preserve"> </w:t>
        </w:r>
      </w:ins>
      <w:ins w:id="242" w:author="Anna Olofsson" w:date="2026-04-10T10:38:00Z">
        <w:r w:rsidR="00B47EA0" w:rsidRPr="00B47EA0">
          <w:t>the randomized cluster corresponds to the participating hospital. Cluster size will be defined as the number of patients included per hospital and categorized as small (≤12 patients), medium (13–20 patients), or large (&gt;20 patients).</w:t>
        </w:r>
      </w:ins>
    </w:p>
    <w:p w14:paraId="6786AAEC" w14:textId="1169E941" w:rsidR="0093350B" w:rsidRDefault="00B12EE7">
      <w:pPr>
        <w:pStyle w:val="FirstParagraph"/>
      </w:pPr>
      <w:r>
        <w:t xml:space="preserve">These subgroup analyses will be conducted by adding the subgroup variable and the interaction between the subgroup variable and the intervention exposure variable as fixed effects to the models specified in </w:t>
      </w:r>
      <w:hyperlink w:anchor="eq-primary-model">
        <w:r w:rsidR="0093350B">
          <w:rPr>
            <w:rStyle w:val="Hyperlink"/>
          </w:rPr>
          <w:t>Equation 1</w:t>
        </w:r>
      </w:hyperlink>
      <w:r>
        <w:t>.</w:t>
      </w:r>
      <w:ins w:id="243" w:author="Anna Olofsson" w:date="2026-04-15T11:45:00Z" w16du:dateUtc="2026-04-15T09:45:00Z">
        <w:r w:rsidR="002C049E">
          <w:t xml:space="preserve"> </w:t>
        </w:r>
      </w:ins>
      <w:ins w:id="244" w:author="Anna Olofsson" w:date="2026-04-15T11:46:00Z">
        <w:r w:rsidR="00B70E3A" w:rsidRPr="00CD36D4">
          <w:rPr>
            <w:rPrChange w:id="245" w:author="Anna Olofsson" w:date="2026-04-15T11:46:00Z" w16du:dateUtc="2026-04-15T09:46:00Z">
              <w:rPr>
                <w:b/>
                <w:bCs/>
              </w:rPr>
            </w:rPrChange>
          </w:rPr>
          <w:t>For each prespecified subgroup, the primary analysis model will also be used to estimate the intervention effect within subgroup levels, and results will be presented with corresponding 95% confidence intervals alongside the subgroup-by-intervention interaction test.</w:t>
        </w:r>
      </w:ins>
    </w:p>
    <w:p w14:paraId="3458208A" w14:textId="77777777" w:rsidR="0093350B" w:rsidRDefault="00B12EE7">
      <w:pPr>
        <w:pStyle w:val="Heading3"/>
      </w:pPr>
      <w:bookmarkStart w:id="246" w:name="_Toc223944509"/>
      <w:bookmarkStart w:id="247" w:name="treatment-of-missing-data"/>
      <w:bookmarkEnd w:id="226"/>
      <w:r>
        <w:t>5.10.4 Treatment of missing data</w:t>
      </w:r>
      <w:bookmarkEnd w:id="246"/>
    </w:p>
    <w:p w14:paraId="33E50AD3" w14:textId="5856515F" w:rsidR="0093350B" w:rsidDel="00362497" w:rsidRDefault="00B12EE7">
      <w:pPr>
        <w:pStyle w:val="FirstParagraph"/>
        <w:rPr>
          <w:del w:id="248" w:author="Anna Olofsson" w:date="2026-04-10T11:19:00Z" w16du:dateUtc="2026-04-10T09:19:00Z"/>
        </w:rPr>
      </w:pPr>
      <w:del w:id="249" w:author="Anna Olofsson" w:date="2026-04-10T11:19:00Z" w16du:dateUtc="2026-04-10T09:19:00Z">
        <w:r w:rsidDel="00362497">
          <w:delText>We will present the frequency and percentage of missing data for all variables. If the percentage of missing data for the primary outcome is less than 10%, we will perform a complete case analysis. If the percentage of missing data for the primary outcome is 10% or more, we will handle missing data depending on the missing data mechanism. If the data are missing at random (MAR), we will perform multiple imputation using multiple imputation by chained equations (MICE), imputing data for the primary outcome as well as all covariates included in the fully adjusted model. The number of imputations will be determined by the percentage of missing data, with a minimum of 20 imputations. If there is evidence that the data are missing not at random (MNAR), we will explore the impact of this assumption using a sensitivity analysis (e.g., pattern mixture models or selection models) to assess how robust our findings are to different assumptions about the missing data mechanism. Evidence that data are MNAR may include systematic differences in missingness across observed covariates, patterns suggestive of non-random dropout, or clinical expectations that missingness is related to unmeasured outcomes. Additionally, we will perform diagnostic checks after multiple imputation to ensure the quality of the imputation process, including comparing distributions of observed and imputed data and checking convergence.</w:delText>
        </w:r>
      </w:del>
    </w:p>
    <w:p w14:paraId="1F0141CB" w14:textId="40339F94" w:rsidR="00D909BA" w:rsidRDefault="00124830">
      <w:pPr>
        <w:pStyle w:val="Heading2"/>
        <w:rPr>
          <w:ins w:id="250" w:author="Anna Olofsson" w:date="2026-04-10T11:39:00Z" w16du:dateUtc="2026-04-10T09:39:00Z"/>
          <w:rFonts w:asciiTheme="minorHAnsi" w:hAnsiTheme="minorHAnsi"/>
          <w:sz w:val="24"/>
          <w:szCs w:val="24"/>
        </w:rPr>
      </w:pPr>
      <w:bookmarkStart w:id="251" w:name="_Toc223944510"/>
      <w:bookmarkStart w:id="252" w:name="analysis-of-secondary-outcomes"/>
      <w:bookmarkEnd w:id="170"/>
      <w:bookmarkEnd w:id="247"/>
      <w:commentRangeStart w:id="253"/>
      <w:ins w:id="254" w:author="Anna Olofsson" w:date="2026-04-10T11:39:00Z">
        <w:r w:rsidRPr="00124830">
          <w:rPr>
            <w:rFonts w:asciiTheme="minorHAnsi" w:hAnsiTheme="minorHAnsi"/>
            <w:sz w:val="24"/>
            <w:szCs w:val="24"/>
          </w:rPr>
          <w:lastRenderedPageBreak/>
          <w:t xml:space="preserve">We will present the frequency and percentage of missing data for all variables. We anticipate less than 1% missingness for the primary outcome. The primary analysis will therefore be based on all available primary outcome data. Some patient-level covariates used in adjusted analyses, including vital parameters, may have higher levels of missingness. Adjusted analyses will therefore be conducted as complete-case analyses with respect to the covariates included in the adjusted model. To allow comparison of the intervention effect before and after covariate adjustment, the corresponding unadjusted analysis will also be repeated in the same complete-case population. If missingness in patient-level covariates is considered substantial in light of the extent and pattern of missing data, multiple imputation will be considered as a sensitivity analysis under a missing at random assumption. If multiple imputation is used, imputations will be generated using multiple imputation by chained equations (MICE), including all variables in the fully adjusted model. </w:t>
        </w:r>
      </w:ins>
      <w:ins w:id="255" w:author="Anna Olofsson" w:date="2026-04-15T12:00:00Z">
        <w:r w:rsidR="0066173D" w:rsidRPr="0066173D">
          <w:rPr>
            <w:rFonts w:asciiTheme="minorHAnsi" w:hAnsiTheme="minorHAnsi"/>
            <w:sz w:val="24"/>
            <w:szCs w:val="24"/>
            <w:rPrChange w:id="256" w:author="Anna Olofsson" w:date="2026-04-15T12:00:00Z" w16du:dateUtc="2026-04-15T10:00:00Z">
              <w:rPr>
                <w:rFonts w:asciiTheme="minorHAnsi" w:hAnsiTheme="minorHAnsi"/>
                <w:b/>
                <w:bCs/>
                <w:sz w:val="24"/>
                <w:szCs w:val="24"/>
              </w:rPr>
            </w:rPrChange>
          </w:rPr>
          <w:t>The imputation model will be specified to reflect the hierarchical structure of the data, including clustering at hospital level and relevant trial design variables such as period and intervention exposure.</w:t>
        </w:r>
      </w:ins>
      <w:ins w:id="257" w:author="Anna Olofsson" w:date="2026-04-15T12:00:00Z" w16du:dateUtc="2026-04-15T10:00:00Z">
        <w:r w:rsidR="0066173D">
          <w:rPr>
            <w:rFonts w:asciiTheme="minorHAnsi" w:hAnsiTheme="minorHAnsi"/>
            <w:b/>
            <w:bCs/>
            <w:sz w:val="24"/>
            <w:szCs w:val="24"/>
          </w:rPr>
          <w:t xml:space="preserve"> </w:t>
        </w:r>
      </w:ins>
      <w:ins w:id="258" w:author="Anna Olofsson" w:date="2026-04-10T11:39:00Z">
        <w:r w:rsidRPr="00124830">
          <w:rPr>
            <w:rFonts w:asciiTheme="minorHAnsi" w:hAnsiTheme="minorHAnsi"/>
            <w:sz w:val="24"/>
            <w:szCs w:val="24"/>
          </w:rPr>
          <w:t>The number of imputations will be chosen with reference to the extent of missing data, with a minimum of 20 imputations. If there is evidence that data may be missing not at random, we will explore the impact of this assumption in sensitivity analyses. Diagnostic checks will be performed to assess the quality of the imputation process, including comparison of observed and imputed data distributions and assessment of convergence.</w:t>
        </w:r>
      </w:ins>
      <w:commentRangeEnd w:id="253"/>
      <w:r w:rsidR="00786327">
        <w:rPr>
          <w:rStyle w:val="CommentReference"/>
          <w:rFonts w:asciiTheme="minorHAnsi" w:hAnsiTheme="minorHAnsi"/>
          <w:sz w:val="24"/>
          <w:szCs w:val="24"/>
        </w:rPr>
        <w:commentReference w:id="253"/>
      </w:r>
    </w:p>
    <w:p w14:paraId="74DD1F6F" w14:textId="48AFE56C" w:rsidR="0093350B" w:rsidRDefault="00B12EE7">
      <w:pPr>
        <w:pStyle w:val="Heading2"/>
      </w:pPr>
      <w:r>
        <w:t>5.11 Analysis of secondary outcomes</w:t>
      </w:r>
      <w:bookmarkEnd w:id="251"/>
    </w:p>
    <w:p w14:paraId="620BDCE8" w14:textId="77777777" w:rsidR="0093350B" w:rsidRDefault="00B12EE7">
      <w:pPr>
        <w:pStyle w:val="FirstParagraph"/>
        <w:rPr>
          <w:ins w:id="259" w:author="Anna Olofsson" w:date="2026-04-15T12:22:00Z" w16du:dateUtc="2026-04-15T10:22:00Z"/>
        </w:rPr>
      </w:pPr>
      <w:r>
        <w:t>Unless otherwise stated, secondary outcomes will be analysed using the same mixed-effects modelling framework as specified for the primary outcome, including fixed effects for time and intervention exposure and random effects for cluster and cluster-by-period, with the link function and outcome distribution adapted to the scale of the outcome.</w:t>
      </w:r>
    </w:p>
    <w:p w14:paraId="18F5E92F" w14:textId="7168DBBC" w:rsidR="00786316" w:rsidRPr="00153A50" w:rsidRDefault="00153A50">
      <w:pPr>
        <w:pStyle w:val="BodyText"/>
        <w:rPr>
          <w:ins w:id="260" w:author="Anna Olofsson" w:date="2026-04-10T12:11:00Z" w16du:dateUtc="2026-04-10T10:11:00Z"/>
        </w:rPr>
        <w:pPrChange w:id="261" w:author="Anna Olofsson" w:date="2026-04-15T12:22:00Z" w16du:dateUtc="2026-04-15T10:22:00Z">
          <w:pPr>
            <w:pStyle w:val="FirstParagraph"/>
          </w:pPr>
        </w:pPrChange>
      </w:pPr>
      <w:ins w:id="262" w:author="Anna Olofsson" w:date="2026-04-15T12:22:00Z">
        <w:r w:rsidRPr="00153A50">
          <w:t>The planned mixed-effects models account for clustering at hospital level and provide cluster-specific estimates of the intervention effect. Link functions and effect measures will be selected according to outcome type, as described below for each secondary outcome.</w:t>
        </w:r>
      </w:ins>
    </w:p>
    <w:p w14:paraId="5741306A" w14:textId="119800B3" w:rsidR="00252D1F" w:rsidRPr="00562A70" w:rsidRDefault="00252D1F">
      <w:pPr>
        <w:pStyle w:val="BodyText"/>
        <w:rPr>
          <w:ins w:id="263" w:author="Anna Olofsson" w:date="2026-04-10T12:05:00Z" w16du:dateUtc="2026-04-10T10:05:00Z"/>
        </w:rPr>
        <w:pPrChange w:id="264" w:author="Anna Olofsson" w:date="2026-04-10T12:11:00Z" w16du:dateUtc="2026-04-10T10:11:00Z">
          <w:pPr>
            <w:pStyle w:val="FirstParagraph"/>
          </w:pPr>
        </w:pPrChange>
      </w:pPr>
      <w:ins w:id="265" w:author="Anna Olofsson" w:date="2026-04-10T12:11:00Z">
        <w:r w:rsidRPr="00252D1F">
          <w:t>Binary outcomes will be summarised as proportions; continuous outcomes as means and standard deviations, or medians and interquartile ranges where appropriate; ordinal outcomes by category; and adherence as a proportion. Effect measures will be selected to match the outcome scale and model, as described below for each outcome.</w:t>
        </w:r>
      </w:ins>
      <w:ins w:id="266" w:author="Anna Olofsson" w:date="2026-04-15T12:35:00Z" w16du:dateUtc="2026-04-15T10:35:00Z">
        <w:r w:rsidR="00786316">
          <w:t xml:space="preserve"> </w:t>
        </w:r>
      </w:ins>
      <w:ins w:id="267" w:author="Anna Olofsson" w:date="2026-04-15T12:35:00Z">
        <w:r w:rsidR="00786316" w:rsidRPr="00786316">
          <w:t>These summaries will be presented by intervention group. Missing outcome data will be reported for each outcome</w:t>
        </w:r>
        <w:r w:rsidR="00786316" w:rsidRPr="00562A70">
          <w:t xml:space="preserve">. </w:t>
        </w:r>
      </w:ins>
      <w:ins w:id="268" w:author="Anna Olofsson" w:date="2026-04-15T12:36:00Z">
        <w:r w:rsidR="00562A70" w:rsidRPr="00562A70">
          <w:rPr>
            <w:rPrChange w:id="269" w:author="Anna Olofsson" w:date="2026-04-15T12:36:00Z" w16du:dateUtc="2026-04-15T10:36:00Z">
              <w:rPr>
                <w:b/>
                <w:bCs/>
              </w:rPr>
            </w:rPrChange>
          </w:rPr>
          <w:t>Descriptive summaries may additionally be presented by batch, sequence, or period, where relevant, to aid interpretation of the stepped-wedge design.</w:t>
        </w:r>
      </w:ins>
    </w:p>
    <w:p w14:paraId="71CBE6AE" w14:textId="10583252" w:rsidR="00162050" w:rsidRDefault="00F4454C" w:rsidP="00F4454C">
      <w:pPr>
        <w:pStyle w:val="BodyText"/>
        <w:rPr>
          <w:ins w:id="270" w:author="Anna Olofsson" w:date="2026-04-10T12:13:00Z" w16du:dateUtc="2026-04-10T10:13:00Z"/>
        </w:rPr>
      </w:pPr>
      <w:ins w:id="271" w:author="Anna Olofsson" w:date="2026-04-10T11:00:00Z">
        <w:r w:rsidRPr="00F4454C">
          <w:t xml:space="preserve">Three secondary outcomes, namely adherence to </w:t>
        </w:r>
      </w:ins>
      <w:ins w:id="272" w:author="Anna Olofsson" w:date="2026-04-10T12:11:00Z">
        <w:r w:rsidR="00786560" w:rsidRPr="00786560">
          <w:t>ATLS®</w:t>
        </w:r>
      </w:ins>
      <w:ins w:id="273" w:author="Anna Olofsson" w:date="2026-04-10T11:00:00Z">
        <w:r w:rsidRPr="00F4454C">
          <w:t xml:space="preserve"> principles, quality of life, and disability, are collected within the nested staircase design. For these outcomes, not all clusters will contribute data in every period. Period effects will be defined with respect to the global study timeline, and not separately within each batch.</w:t>
        </w:r>
      </w:ins>
    </w:p>
    <w:p w14:paraId="71747E15" w14:textId="3950A99A" w:rsidR="00E57E72" w:rsidRPr="00F4454C" w:rsidDel="00E57E72" w:rsidRDefault="00E57E72">
      <w:pPr>
        <w:pStyle w:val="BodyText"/>
        <w:rPr>
          <w:del w:id="274" w:author="Anna Olofsson" w:date="2026-04-10T12:15:00Z" w16du:dateUtc="2026-04-10T10:15:00Z"/>
        </w:rPr>
        <w:pPrChange w:id="275" w:author="Anna Olofsson" w:date="2026-04-10T11:00:00Z" w16du:dateUtc="2026-04-10T09:00:00Z">
          <w:pPr>
            <w:pStyle w:val="FirstParagraph"/>
          </w:pPr>
        </w:pPrChange>
      </w:pPr>
      <w:ins w:id="276" w:author="Anna Olofsson" w:date="2026-04-10T12:15:00Z">
        <w:r w:rsidRPr="00E57E72">
          <w:lastRenderedPageBreak/>
          <w:t>Appropriate model diagnostics will be used to assess the assumptions of each fitted model, including distributional assumptions, proportional odds assumptions where relevant, and convergence of the fitted models.</w:t>
        </w:r>
      </w:ins>
    </w:p>
    <w:p w14:paraId="7C26AC95" w14:textId="77777777" w:rsidR="0093350B" w:rsidRDefault="00B12EE7">
      <w:pPr>
        <w:pStyle w:val="Heading3"/>
      </w:pPr>
      <w:bookmarkStart w:id="277" w:name="_Toc223944511"/>
      <w:bookmarkStart w:id="278" w:name="Xf8ad26412ad98b449304d4475d81963b294c2ae"/>
      <w:r>
        <w:t>5.11.1 All cause mortality within 24 hours, 30 days and three months of arrival at the emergency department</w:t>
      </w:r>
      <w:bookmarkEnd w:id="277"/>
    </w:p>
    <w:p w14:paraId="72B7DD71" w14:textId="77777777" w:rsidR="0093350B" w:rsidRDefault="00B12EE7">
      <w:pPr>
        <w:pStyle w:val="FirstParagraph"/>
      </w:pPr>
      <w:r>
        <w:t xml:space="preserve">These outcomes will be analysed as dichotomous variables using the mixed-effects binomial model with the logit and identity links specified in </w:t>
      </w:r>
      <w:hyperlink w:anchor="eq-primary-model">
        <w:r w:rsidR="0093350B">
          <w:rPr>
            <w:rStyle w:val="Hyperlink"/>
          </w:rPr>
          <w:t>Equation 1</w:t>
        </w:r>
      </w:hyperlink>
      <w:r>
        <w:t>, to estimate odds ratios and absolute risk differences.</w:t>
      </w:r>
    </w:p>
    <w:p w14:paraId="12B72812" w14:textId="77777777" w:rsidR="0093350B" w:rsidRDefault="00B12EE7">
      <w:pPr>
        <w:pStyle w:val="Heading3"/>
      </w:pPr>
      <w:bookmarkStart w:id="279" w:name="_Toc223944512"/>
      <w:bookmarkStart w:id="280" w:name="X89c97a0c38ba473d58b2facce729a073a7e8df9"/>
      <w:bookmarkEnd w:id="278"/>
      <w:r>
        <w:t xml:space="preserve">5.11.2 Quality of life within seven days of discharge, and at 30 days and three months of arrival at the emergency department, among </w:t>
      </w:r>
      <w:commentRangeStart w:id="281"/>
      <w:commentRangeStart w:id="282"/>
      <w:commentRangeStart w:id="283"/>
      <w:commentRangeStart w:id="284"/>
      <w:r>
        <w:t>survivors</w:t>
      </w:r>
      <w:bookmarkEnd w:id="279"/>
      <w:commentRangeEnd w:id="281"/>
      <w:r w:rsidR="00786327">
        <w:rPr>
          <w:rStyle w:val="CommentReference"/>
          <w:sz w:val="28"/>
          <w:szCs w:val="28"/>
        </w:rPr>
        <w:commentReference w:id="281"/>
      </w:r>
      <w:commentRangeEnd w:id="282"/>
      <w:r w:rsidR="006D6962">
        <w:rPr>
          <w:rStyle w:val="CommentReference"/>
          <w:sz w:val="28"/>
          <w:szCs w:val="28"/>
        </w:rPr>
        <w:commentReference w:id="282"/>
      </w:r>
      <w:commentRangeEnd w:id="283"/>
      <w:r w:rsidR="00452DDE">
        <w:rPr>
          <w:rStyle w:val="CommentReference"/>
          <w:sz w:val="28"/>
          <w:szCs w:val="28"/>
        </w:rPr>
        <w:commentReference w:id="283"/>
      </w:r>
      <w:commentRangeEnd w:id="284"/>
      <w:r w:rsidR="007A6D1D">
        <w:rPr>
          <w:rStyle w:val="CommentReference"/>
          <w:sz w:val="28"/>
          <w:szCs w:val="28"/>
        </w:rPr>
        <w:commentReference w:id="284"/>
      </w:r>
    </w:p>
    <w:p w14:paraId="1789034C" w14:textId="6F017AED" w:rsidR="0093350B" w:rsidRDefault="00260A30">
      <w:pPr>
        <w:pStyle w:val="FirstParagraph"/>
      </w:pPr>
      <w:ins w:id="285" w:author="Anna Olofsson" w:date="2026-04-10T11:00:00Z">
        <w:r w:rsidRPr="00260A30">
          <w:t>This outcome is assessed among patients alive at the relevant follow-up time point</w:t>
        </w:r>
      </w:ins>
      <w:ins w:id="286" w:author="Anna Olofsson" w:date="2026-04-10T11:00:00Z" w16du:dateUtc="2026-04-10T09:00:00Z">
        <w:r>
          <w:t xml:space="preserve">. </w:t>
        </w:r>
      </w:ins>
      <w:r w:rsidR="00B12EE7">
        <w:t>Quality of life will be measured using the official and validated translations of the EQ5D</w:t>
      </w:r>
      <w:ins w:id="287" w:author="Anna Olofsson" w:date="2026-03-20T11:00:00Z" w16du:dateUtc="2026-03-20T10:00:00Z">
        <w:r w:rsidR="00B23A34">
          <w:t>-</w:t>
        </w:r>
      </w:ins>
      <w:r w:rsidR="00B12EE7">
        <w:t xml:space="preserve">5L. This tool assesses five dimensions of health-related quality of life: mobility, self-care, usual activities, pain/discomfort, and anxiety/depression. Each dimension is rated on a Likert scale from 1 to 5. </w:t>
      </w:r>
      <w:commentRangeStart w:id="288"/>
      <w:commentRangeStart w:id="289"/>
      <w:r w:rsidR="00B12EE7">
        <w:t>The</w:t>
      </w:r>
      <w:ins w:id="290" w:author="Anna Olofsson" w:date="2026-03-20T11:01:00Z" w16du:dateUtc="2026-03-20T10:01:00Z">
        <w:r w:rsidR="00B23A34">
          <w:t xml:space="preserve"> instrument </w:t>
        </w:r>
      </w:ins>
      <w:del w:id="291" w:author="Anna Olofsson" w:date="2026-03-20T11:01:00Z" w16du:dateUtc="2026-03-20T10:01:00Z">
        <w:r w:rsidR="00B12EE7" w:rsidDel="00B23A34">
          <w:delText>re is</w:delText>
        </w:r>
      </w:del>
      <w:r w:rsidR="00B12EE7">
        <w:t xml:space="preserve"> also</w:t>
      </w:r>
      <w:ins w:id="292" w:author="Anna Olofsson" w:date="2026-03-20T11:01:00Z" w16du:dateUtc="2026-03-20T10:01:00Z">
        <w:r w:rsidR="00B23A34">
          <w:t xml:space="preserve"> includes</w:t>
        </w:r>
      </w:ins>
      <w:r w:rsidR="00B12EE7">
        <w:t xml:space="preserve"> a visual analogue scale (VAS) ranging from 0 to 100.</w:t>
      </w:r>
      <w:commentRangeEnd w:id="288"/>
      <w:r w:rsidR="00786327">
        <w:rPr>
          <w:rStyle w:val="CommentReference"/>
          <w:sz w:val="24"/>
          <w:szCs w:val="24"/>
        </w:rPr>
        <w:commentReference w:id="288"/>
      </w:r>
      <w:commentRangeEnd w:id="289"/>
      <w:r w:rsidR="009C715D">
        <w:rPr>
          <w:rStyle w:val="CommentReference"/>
          <w:sz w:val="24"/>
          <w:szCs w:val="24"/>
        </w:rPr>
        <w:commentReference w:id="289"/>
      </w:r>
    </w:p>
    <w:p w14:paraId="7E503C65" w14:textId="540ACB7D" w:rsidR="0093350B" w:rsidRDefault="00B12EE7">
      <w:pPr>
        <w:pStyle w:val="BodyText"/>
      </w:pPr>
      <w:del w:id="293" w:author="Anna Olofsson" w:date="2026-03-20T10:58:00Z" w16du:dateUtc="2026-03-20T09:58:00Z">
        <w:r w:rsidDel="00B23A34">
          <w:delText>For each of t</w:delText>
        </w:r>
      </w:del>
      <w:ins w:id="294" w:author="Anna Olofsson" w:date="2026-03-20T10:58:00Z" w16du:dateUtc="2026-03-20T09:58:00Z">
        <w:r w:rsidR="00B23A34">
          <w:t>T</w:t>
        </w:r>
      </w:ins>
      <w:r>
        <w:t>he five ordinal</w:t>
      </w:r>
      <w:ins w:id="295" w:author="Anna Olofsson" w:date="2026-03-20T10:58:00Z" w16du:dateUtc="2026-03-20T09:58:00Z">
        <w:r w:rsidR="00B23A34">
          <w:t xml:space="preserve"> EQ5D</w:t>
        </w:r>
      </w:ins>
      <w:r>
        <w:t xml:space="preserve"> </w:t>
      </w:r>
      <w:commentRangeStart w:id="296"/>
      <w:r>
        <w:t>dimensions</w:t>
      </w:r>
      <w:commentRangeEnd w:id="296"/>
      <w:r w:rsidR="00786327">
        <w:rPr>
          <w:rStyle w:val="CommentReference"/>
          <w:sz w:val="24"/>
          <w:szCs w:val="24"/>
        </w:rPr>
        <w:commentReference w:id="296"/>
      </w:r>
      <w:del w:id="297" w:author="Anna Olofsson" w:date="2026-03-20T10:58:00Z" w16du:dateUtc="2026-03-20T09:58:00Z">
        <w:r w:rsidDel="00B23A34">
          <w:delText xml:space="preserve">, we </w:delText>
        </w:r>
      </w:del>
      <w:r>
        <w:t xml:space="preserve">will </w:t>
      </w:r>
      <w:ins w:id="298" w:author="Anna Olofsson" w:date="2026-03-20T10:58:00Z" w16du:dateUtc="2026-03-20T09:58:00Z">
        <w:r w:rsidR="00B23A34">
          <w:t xml:space="preserve">be analysed </w:t>
        </w:r>
      </w:ins>
      <w:r>
        <w:t>us</w:t>
      </w:r>
      <w:ins w:id="299" w:author="Anna Olofsson" w:date="2026-03-20T10:59:00Z" w16du:dateUtc="2026-03-20T09:59:00Z">
        <w:r w:rsidR="00B23A34">
          <w:t>ing</w:t>
        </w:r>
      </w:ins>
      <w:del w:id="300" w:author="Anna Olofsson" w:date="2026-03-20T10:59:00Z" w16du:dateUtc="2026-03-20T09:59:00Z">
        <w:r w:rsidDel="00B23A34">
          <w:delText>e</w:delText>
        </w:r>
      </w:del>
      <w:r>
        <w:t xml:space="preserve"> </w:t>
      </w:r>
      <w:del w:id="301" w:author="Anna Olofsson" w:date="2026-03-20T10:59:00Z" w16du:dateUtc="2026-03-20T09:59:00Z">
        <w:r w:rsidDel="00B23A34">
          <w:delText>a</w:delText>
        </w:r>
      </w:del>
      <w:r>
        <w:t xml:space="preserve"> mixed-effects cumulative logit (proportional odds) model</w:t>
      </w:r>
      <w:ins w:id="302" w:author="Anna Olofsson" w:date="2026-03-20T10:59:00Z" w16du:dateUtc="2026-03-20T09:59:00Z">
        <w:r w:rsidR="00B23A34">
          <w:t>s</w:t>
        </w:r>
      </w:ins>
      <w:r>
        <w:t>:</w:t>
      </w:r>
    </w:p>
    <w:p w14:paraId="6729DAF6" w14:textId="77777777" w:rsidR="0093350B" w:rsidRPr="00C322A4" w:rsidRDefault="00B12EE7">
      <w:pPr>
        <w:pStyle w:val="BodyText"/>
        <w:rPr>
          <w:lang w:val="sv-SE"/>
          <w:rPrChange w:id="303" w:author="Anna Olofsson" w:date="2026-03-16T12:45:00Z" w16du:dateUtc="2026-03-16T11:45:00Z">
            <w:rPr/>
          </w:rPrChange>
        </w:rPr>
      </w:pPr>
      <w:bookmarkStart w:id="304" w:name="eq-ordinal-model"/>
      <m:oMathPara>
        <m:oMathParaPr>
          <m:jc m:val="center"/>
        </m:oMathParaPr>
        <m:oMath>
          <m:r>
            <m:rPr>
              <m:nor/>
            </m:rPr>
            <w:rPr>
              <w:lang w:val="sv-SE"/>
              <w:rPrChange w:id="305" w:author="Anna Olofsson" w:date="2026-03-16T12:45:00Z" w16du:dateUtc="2026-03-16T11:45:00Z">
                <w:rPr/>
              </w:rPrChange>
            </w:rPr>
            <m:t>logit</m:t>
          </m:r>
          <m:r>
            <m:rPr>
              <m:sty m:val="p"/>
            </m:rPr>
            <w:rPr>
              <w:rFonts w:ascii="Cambria Math" w:hAnsi="Cambria Math"/>
              <w:lang w:val="sv-SE"/>
              <w:rPrChange w:id="306" w:author="Anna Olofsson" w:date="2026-03-16T12:45:00Z" w16du:dateUtc="2026-03-16T11:45:00Z">
                <w:rPr>
                  <w:rFonts w:ascii="Cambria Math" w:hAnsi="Cambria Math"/>
                </w:rPr>
              </w:rPrChange>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lang w:val="sv-SE"/>
                  <w:rPrChange w:id="307" w:author="Anna Olofsson" w:date="2026-03-16T12:45:00Z" w16du:dateUtc="2026-03-16T11:45:00Z">
                    <w:rPr>
                      <w:rFonts w:ascii="Cambria Math" w:hAnsi="Cambria Math"/>
                    </w:rPr>
                  </w:rPrChange>
                </w:rPr>
                <m:t>≤</m:t>
              </m:r>
              <m:r>
                <w:rPr>
                  <w:rFonts w:ascii="Cambria Math" w:hAnsi="Cambria Math"/>
                </w:rPr>
                <m:t>j</m:t>
              </m:r>
            </m:e>
          </m:d>
          <m:r>
            <m:rPr>
              <m:sty m:val="p"/>
            </m:rPr>
            <w:rPr>
              <w:rFonts w:ascii="Cambria Math" w:hAnsi="Cambria Math"/>
              <w:lang w:val="sv-SE"/>
              <w:rPrChange w:id="308" w:author="Anna Olofsson" w:date="2026-03-16T12:45:00Z" w16du:dateUtc="2026-03-16T11:45:00Z">
                <w:rPr>
                  <w:rFonts w:ascii="Cambria Math" w:hAnsi="Cambria Math"/>
                </w:rPr>
              </w:rPrChange>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lang w:val="sv-SE"/>
              <w:rPrChange w:id="309" w:author="Anna Olofsson" w:date="2026-03-16T12:45:00Z" w16du:dateUtc="2026-03-16T11:45:00Z">
                <w:rPr>
                  <w:rFonts w:ascii="Cambria Math" w:hAnsi="Cambria Math"/>
                </w:rPr>
              </w:rPrChange>
            </w:rPr>
            <m:t>+</m:t>
          </m:r>
          <m:sSub>
            <m:sSubPr>
              <m:ctrlPr>
                <w:rPr>
                  <w:rFonts w:ascii="Cambria Math" w:hAnsi="Cambria Math"/>
                </w:rPr>
              </m:ctrlPr>
            </m:sSubPr>
            <m:e>
              <m:r>
                <w:rPr>
                  <w:rFonts w:ascii="Cambria Math" w:hAnsi="Cambria Math"/>
                </w:rPr>
                <m:t>β</m:t>
              </m:r>
            </m:e>
            <m:sub>
              <m:r>
                <w:rPr>
                  <w:rFonts w:ascii="Cambria Math" w:hAnsi="Cambria Math"/>
                </w:rPr>
                <m:t>bt</m:t>
              </m:r>
            </m:sub>
          </m:sSub>
          <m:r>
            <m:rPr>
              <m:sty m:val="p"/>
            </m:rPr>
            <w:rPr>
              <w:rFonts w:ascii="Cambria Math" w:hAnsi="Cambria Math"/>
              <w:lang w:val="sv-SE"/>
              <w:rPrChange w:id="310" w:author="Anna Olofsson" w:date="2026-03-16T12:45:00Z" w16du:dateUtc="2026-03-16T11:45:00Z">
                <w:rPr>
                  <w:rFonts w:ascii="Cambria Math" w:hAnsi="Cambria Math"/>
                </w:rPr>
              </w:rPrChange>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lang w:val="sv-SE"/>
              <w:rPrChange w:id="311" w:author="Anna Olofsson" w:date="2026-03-16T12:45:00Z" w16du:dateUtc="2026-03-16T11:45:00Z">
                <w:rPr>
                  <w:rFonts w:ascii="Cambria Math" w:hAnsi="Cambria Math"/>
                </w:rPr>
              </w:rPrChange>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lang w:val="sv-SE"/>
              <w:rPrChange w:id="312" w:author="Anna Olofsson" w:date="2026-03-16T12:45:00Z" w16du:dateUtc="2026-03-16T11:45:00Z">
                <w:rPr>
                  <w:rFonts w:ascii="Cambria Math" w:hAnsi="Cambria Math"/>
                </w:rPr>
              </w:rPrChange>
            </w:rPr>
            <m:t>+</m:t>
          </m:r>
          <m:sSub>
            <m:sSubPr>
              <m:ctrlPr>
                <w:rPr>
                  <w:rFonts w:ascii="Cambria Math" w:hAnsi="Cambria Math"/>
                </w:rPr>
              </m:ctrlPr>
            </m:sSubPr>
            <m:e>
              <m:r>
                <w:rPr>
                  <w:rFonts w:ascii="Cambria Math" w:hAnsi="Cambria Math"/>
                </w:rPr>
                <m:t>γ</m:t>
              </m:r>
            </m:e>
            <m:sub>
              <m:r>
                <w:rPr>
                  <w:rFonts w:ascii="Cambria Math" w:hAnsi="Cambria Math"/>
                </w:rPr>
                <m:t>bkt</m:t>
              </m:r>
            </m:sub>
          </m:sSub>
          <m:r>
            <w:rPr>
              <w:rFonts w:ascii="Cambria Math" w:hAnsi="Cambria Math"/>
              <w:lang w:val="sv-SE"/>
              <w:rPrChange w:id="313" w:author="Anna Olofsson" w:date="2026-03-16T12:45:00Z" w16du:dateUtc="2026-03-16T11:45:00Z">
                <w:rPr>
                  <w:rFonts w:ascii="Cambria Math" w:hAnsi="Cambria Math"/>
                </w:rPr>
              </w:rPrChange>
            </w:rPr>
            <m:t>  </m:t>
          </m:r>
          <m:d>
            <m:dPr>
              <m:ctrlPr>
                <w:rPr>
                  <w:rFonts w:ascii="Cambria Math" w:hAnsi="Cambria Math"/>
                </w:rPr>
              </m:ctrlPr>
            </m:dPr>
            <m:e>
              <m:r>
                <w:rPr>
                  <w:rFonts w:ascii="Cambria Math" w:hAnsi="Cambria Math"/>
                  <w:lang w:val="sv-SE"/>
                  <w:rPrChange w:id="314" w:author="Anna Olofsson" w:date="2026-03-16T12:45:00Z" w16du:dateUtc="2026-03-16T11:45:00Z">
                    <w:rPr>
                      <w:rFonts w:ascii="Cambria Math" w:hAnsi="Cambria Math"/>
                    </w:rPr>
                  </w:rPrChange>
                </w:rPr>
                <m:t>12</m:t>
              </m:r>
            </m:e>
          </m:d>
        </m:oMath>
      </m:oMathPara>
      <w:bookmarkEnd w:id="304"/>
    </w:p>
    <w:p w14:paraId="4BC1FB57" w14:textId="77777777" w:rsidR="0093350B" w:rsidRDefault="00B12EE7">
      <w:pPr>
        <w:pStyle w:val="FirstParagraph"/>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is the intercept for the </w:t>
      </w:r>
      <m:oMath>
        <m:r>
          <w:rPr>
            <w:rFonts w:ascii="Cambria Math" w:hAnsi="Cambria Math"/>
          </w:rPr>
          <m:t>j</m:t>
        </m:r>
      </m:oMath>
      <w:r>
        <w:t>th category.</w:t>
      </w:r>
    </w:p>
    <w:p w14:paraId="6BD408A0" w14:textId="00454C9B" w:rsidR="0093350B" w:rsidRDefault="00B12EE7">
      <w:pPr>
        <w:pStyle w:val="BodyText"/>
      </w:pPr>
      <w:r>
        <w:t xml:space="preserve">The VAS will be analysed </w:t>
      </w:r>
      <w:ins w:id="315" w:author="Anna Olofsson" w:date="2026-03-20T10:59:00Z" w16du:dateUtc="2026-03-20T09:59:00Z">
        <w:r w:rsidR="00B23A34">
          <w:t xml:space="preserve">separately </w:t>
        </w:r>
      </w:ins>
      <w:r>
        <w:t>as a continuous outcome using a linear mixed-effects model:</w:t>
      </w:r>
    </w:p>
    <w:bookmarkStart w:id="316" w:name="eq-linear-model"/>
    <w:p w14:paraId="405BE207" w14:textId="77777777" w:rsidR="0093350B" w:rsidRPr="00C322A4" w:rsidRDefault="00BB2CD1">
      <w:pPr>
        <w:pStyle w:val="BodyText"/>
        <w:rPr>
          <w:lang w:val="sv-SE"/>
          <w:rPrChange w:id="317" w:author="Anna Olofsson" w:date="2026-03-16T12:45:00Z" w16du:dateUtc="2026-03-16T11:45:00Z">
            <w:rPr/>
          </w:rPrChange>
        </w:rPr>
      </w:pPr>
      <m:oMathPara>
        <m:oMathParaPr>
          <m:jc m:val="center"/>
        </m:oMathParaPr>
        <m:oMath>
          <m:sSub>
            <m:sSubPr>
              <m:ctrlPr>
                <w:rPr>
                  <w:rFonts w:ascii="Cambria Math" w:hAnsi="Cambria Math"/>
                </w:rPr>
              </m:ctrlPr>
            </m:sSubPr>
            <m:e>
              <m:r>
                <m:rPr>
                  <m:nor/>
                </m:rPr>
                <w:rPr>
                  <w:lang w:val="sv-SE"/>
                  <w:rPrChange w:id="318" w:author="Anna Olofsson" w:date="2026-03-16T12:45:00Z" w16du:dateUtc="2026-03-16T11:45:00Z">
                    <w:rPr/>
                  </w:rPrChange>
                </w:rPr>
                <m:t>VAS</m:t>
              </m:r>
            </m:e>
            <m:sub>
              <m:r>
                <w:rPr>
                  <w:rFonts w:ascii="Cambria Math" w:hAnsi="Cambria Math"/>
                </w:rPr>
                <m:t>bkti</m:t>
              </m:r>
            </m:sub>
          </m:sSub>
          <m:r>
            <m:rPr>
              <m:sty m:val="p"/>
            </m:rPr>
            <w:rPr>
              <w:rFonts w:ascii="Cambria Math" w:hAnsi="Cambria Math"/>
              <w:lang w:val="sv-SE"/>
              <w:rPrChange w:id="319" w:author="Anna Olofsson" w:date="2026-03-16T12:45:00Z" w16du:dateUtc="2026-03-16T11:45:00Z">
                <w:rPr>
                  <w:rFonts w:ascii="Cambria Math" w:hAnsi="Cambria Math"/>
                </w:rPr>
              </w:rPrChange>
            </w:rPr>
            <m:t>=</m:t>
          </m:r>
          <m:r>
            <w:rPr>
              <w:rFonts w:ascii="Cambria Math" w:hAnsi="Cambria Math"/>
            </w:rPr>
            <m:t>μ</m:t>
          </m:r>
          <m:r>
            <m:rPr>
              <m:sty m:val="p"/>
            </m:rPr>
            <w:rPr>
              <w:rFonts w:ascii="Cambria Math" w:hAnsi="Cambria Math"/>
              <w:lang w:val="sv-SE"/>
              <w:rPrChange w:id="320" w:author="Anna Olofsson" w:date="2026-03-16T12:45:00Z" w16du:dateUtc="2026-03-16T11:45:00Z">
                <w:rPr>
                  <w:rFonts w:ascii="Cambria Math" w:hAnsi="Cambria Math"/>
                </w:rPr>
              </w:rPrChange>
            </w:rPr>
            <m:t>+</m:t>
          </m:r>
          <m:sSub>
            <m:sSubPr>
              <m:ctrlPr>
                <w:rPr>
                  <w:rFonts w:ascii="Cambria Math" w:hAnsi="Cambria Math"/>
                </w:rPr>
              </m:ctrlPr>
            </m:sSubPr>
            <m:e>
              <m:r>
                <w:rPr>
                  <w:rFonts w:ascii="Cambria Math" w:hAnsi="Cambria Math"/>
                </w:rPr>
                <m:t>β</m:t>
              </m:r>
            </m:e>
            <m:sub>
              <m:r>
                <w:rPr>
                  <w:rFonts w:ascii="Cambria Math" w:hAnsi="Cambria Math"/>
                </w:rPr>
                <m:t>bt</m:t>
              </m:r>
            </m:sub>
          </m:sSub>
          <m:r>
            <m:rPr>
              <m:sty m:val="p"/>
            </m:rPr>
            <w:rPr>
              <w:rFonts w:ascii="Cambria Math" w:hAnsi="Cambria Math"/>
              <w:lang w:val="sv-SE"/>
              <w:rPrChange w:id="321" w:author="Anna Olofsson" w:date="2026-03-16T12:45:00Z" w16du:dateUtc="2026-03-16T11:45:00Z">
                <w:rPr>
                  <w:rFonts w:ascii="Cambria Math" w:hAnsi="Cambria Math"/>
                </w:rPr>
              </w:rPrChange>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lang w:val="sv-SE"/>
              <w:rPrChange w:id="322" w:author="Anna Olofsson" w:date="2026-03-16T12:45:00Z" w16du:dateUtc="2026-03-16T11:45:00Z">
                <w:rPr>
                  <w:rFonts w:ascii="Cambria Math" w:hAnsi="Cambria Math"/>
                </w:rPr>
              </w:rPrChange>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lang w:val="sv-SE"/>
              <w:rPrChange w:id="323" w:author="Anna Olofsson" w:date="2026-03-16T12:45:00Z" w16du:dateUtc="2026-03-16T11:45:00Z">
                <w:rPr>
                  <w:rFonts w:ascii="Cambria Math" w:hAnsi="Cambria Math"/>
                </w:rPr>
              </w:rPrChange>
            </w:rPr>
            <m:t>+</m:t>
          </m:r>
          <m:sSub>
            <m:sSubPr>
              <m:ctrlPr>
                <w:rPr>
                  <w:rFonts w:ascii="Cambria Math" w:hAnsi="Cambria Math"/>
                </w:rPr>
              </m:ctrlPr>
            </m:sSubPr>
            <m:e>
              <m:r>
                <w:rPr>
                  <w:rFonts w:ascii="Cambria Math" w:hAnsi="Cambria Math"/>
                </w:rPr>
                <m:t>γ</m:t>
              </m:r>
            </m:e>
            <m:sub>
              <m:r>
                <w:rPr>
                  <w:rFonts w:ascii="Cambria Math" w:hAnsi="Cambria Math"/>
                </w:rPr>
                <m:t>bkt</m:t>
              </m:r>
            </m:sub>
          </m:sSub>
          <m:r>
            <m:rPr>
              <m:sty m:val="p"/>
            </m:rPr>
            <w:rPr>
              <w:rFonts w:ascii="Cambria Math" w:hAnsi="Cambria Math"/>
              <w:lang w:val="sv-SE"/>
              <w:rPrChange w:id="324" w:author="Anna Olofsson" w:date="2026-03-16T12:45:00Z" w16du:dateUtc="2026-03-16T11:45:00Z">
                <w:rPr>
                  <w:rFonts w:ascii="Cambria Math" w:hAnsi="Cambria Math"/>
                </w:rPr>
              </w:rPrChange>
            </w:rPr>
            <m:t>+</m:t>
          </m:r>
          <m:sSub>
            <m:sSubPr>
              <m:ctrlPr>
                <w:rPr>
                  <w:rFonts w:ascii="Cambria Math" w:hAnsi="Cambria Math"/>
                </w:rPr>
              </m:ctrlPr>
            </m:sSubPr>
            <m:e>
              <m:r>
                <w:rPr>
                  <w:rFonts w:ascii="Cambria Math" w:hAnsi="Cambria Math"/>
                </w:rPr>
                <m:t>ϵ</m:t>
              </m:r>
            </m:e>
            <m:sub>
              <m:r>
                <w:rPr>
                  <w:rFonts w:ascii="Cambria Math" w:hAnsi="Cambria Math"/>
                </w:rPr>
                <m:t>bkti</m:t>
              </m:r>
            </m:sub>
          </m:sSub>
          <m:r>
            <m:rPr>
              <m:sty m:val="p"/>
            </m:rPr>
            <w:rPr>
              <w:rFonts w:ascii="Cambria Math" w:hAnsi="Cambria Math"/>
              <w:lang w:val="sv-SE"/>
              <w:rPrChange w:id="325" w:author="Anna Olofsson" w:date="2026-03-16T12:45:00Z" w16du:dateUtc="2026-03-16T11:45:00Z">
                <w:rPr>
                  <w:rFonts w:ascii="Cambria Math" w:hAnsi="Cambria Math"/>
                </w:rPr>
              </w:rPrChange>
            </w:rPr>
            <m:t>,</m:t>
          </m:r>
          <m:r>
            <w:rPr>
              <w:rFonts w:ascii="Cambria Math" w:hAnsi="Cambria Math"/>
              <w:lang w:val="sv-SE"/>
              <w:rPrChange w:id="326" w:author="Anna Olofsson" w:date="2026-03-16T12:45:00Z" w16du:dateUtc="2026-03-16T11:45:00Z">
                <w:rPr>
                  <w:rFonts w:ascii="Cambria Math" w:hAnsi="Cambria Math"/>
                </w:rPr>
              </w:rPrChange>
            </w:rPr>
            <m:t> </m:t>
          </m:r>
          <m:sSub>
            <m:sSubPr>
              <m:ctrlPr>
                <w:rPr>
                  <w:rFonts w:ascii="Cambria Math" w:hAnsi="Cambria Math"/>
                </w:rPr>
              </m:ctrlPr>
            </m:sSubPr>
            <m:e>
              <m:r>
                <w:rPr>
                  <w:rFonts w:ascii="Cambria Math" w:hAnsi="Cambria Math"/>
                </w:rPr>
                <m:t>ϵ</m:t>
              </m:r>
            </m:e>
            <m:sub>
              <m:r>
                <w:rPr>
                  <w:rFonts w:ascii="Cambria Math" w:hAnsi="Cambria Math"/>
                </w:rPr>
                <m:t>bkti</m:t>
              </m:r>
            </m:sub>
          </m:sSub>
          <m:r>
            <m:rPr>
              <m:sty m:val="p"/>
            </m:rPr>
            <w:rPr>
              <w:rFonts w:ascii="Cambria Math" w:hAnsi="Cambria Math"/>
              <w:lang w:val="sv-SE"/>
              <w:rPrChange w:id="327" w:author="Anna Olofsson" w:date="2026-03-16T12:45:00Z" w16du:dateUtc="2026-03-16T11:45:00Z">
                <w:rPr>
                  <w:rFonts w:ascii="Cambria Math" w:hAnsi="Cambria Math"/>
                </w:rPr>
              </w:rPrChange>
            </w:rPr>
            <m:t>∼</m:t>
          </m:r>
          <m:r>
            <m:rPr>
              <m:scr m:val="script"/>
              <m:sty m:val="p"/>
            </m:rPr>
            <w:rPr>
              <w:rFonts w:ascii="Cambria Math" w:hAnsi="Cambria Math"/>
            </w:rPr>
            <m:t>N</m:t>
          </m:r>
          <m:d>
            <m:dPr>
              <m:ctrlPr>
                <w:rPr>
                  <w:rFonts w:ascii="Cambria Math" w:hAnsi="Cambria Math"/>
                </w:rPr>
              </m:ctrlPr>
            </m:dPr>
            <m:e>
              <m:r>
                <w:rPr>
                  <w:rFonts w:ascii="Cambria Math" w:hAnsi="Cambria Math"/>
                  <w:lang w:val="sv-SE"/>
                  <w:rPrChange w:id="328" w:author="Anna Olofsson" w:date="2026-03-16T12:45:00Z" w16du:dateUtc="2026-03-16T11:45:00Z">
                    <w:rPr>
                      <w:rFonts w:ascii="Cambria Math" w:hAnsi="Cambria Math"/>
                    </w:rPr>
                  </w:rPrChange>
                </w:rPr>
                <m:t>0</m:t>
              </m:r>
              <m:r>
                <m:rPr>
                  <m:sty m:val="p"/>
                </m:rPr>
                <w:rPr>
                  <w:rFonts w:ascii="Cambria Math" w:hAnsi="Cambria Math"/>
                  <w:lang w:val="sv-SE"/>
                  <w:rPrChange w:id="329" w:author="Anna Olofsson" w:date="2026-03-16T12:45:00Z" w16du:dateUtc="2026-03-16T11:45:00Z">
                    <w:rPr>
                      <w:rFonts w:ascii="Cambria Math" w:hAnsi="Cambria Math"/>
                    </w:rPr>
                  </w:rPrChange>
                </w:rPr>
                <m:t>,</m:t>
              </m:r>
              <m:sSup>
                <m:sSupPr>
                  <m:ctrlPr>
                    <w:rPr>
                      <w:rFonts w:ascii="Cambria Math" w:hAnsi="Cambria Math"/>
                    </w:rPr>
                  </m:ctrlPr>
                </m:sSupPr>
                <m:e>
                  <m:r>
                    <w:rPr>
                      <w:rFonts w:ascii="Cambria Math" w:hAnsi="Cambria Math"/>
                    </w:rPr>
                    <m:t>σ</m:t>
                  </m:r>
                </m:e>
                <m:sup>
                  <m:r>
                    <w:rPr>
                      <w:rFonts w:ascii="Cambria Math" w:hAnsi="Cambria Math"/>
                      <w:lang w:val="sv-SE"/>
                      <w:rPrChange w:id="330" w:author="Anna Olofsson" w:date="2026-03-16T12:45:00Z" w16du:dateUtc="2026-03-16T11:45:00Z">
                        <w:rPr>
                          <w:rFonts w:ascii="Cambria Math" w:hAnsi="Cambria Math"/>
                        </w:rPr>
                      </w:rPrChange>
                    </w:rPr>
                    <m:t>2</m:t>
                  </m:r>
                </m:sup>
              </m:sSup>
            </m:e>
          </m:d>
          <m:r>
            <w:rPr>
              <w:rFonts w:ascii="Cambria Math" w:hAnsi="Cambria Math"/>
              <w:lang w:val="sv-SE"/>
              <w:rPrChange w:id="331" w:author="Anna Olofsson" w:date="2026-03-16T12:45:00Z" w16du:dateUtc="2026-03-16T11:45:00Z">
                <w:rPr>
                  <w:rFonts w:ascii="Cambria Math" w:hAnsi="Cambria Math"/>
                </w:rPr>
              </w:rPrChange>
            </w:rPr>
            <m:t>  </m:t>
          </m:r>
          <m:d>
            <m:dPr>
              <m:ctrlPr>
                <w:rPr>
                  <w:rFonts w:ascii="Cambria Math" w:hAnsi="Cambria Math"/>
                </w:rPr>
              </m:ctrlPr>
            </m:dPr>
            <m:e>
              <m:r>
                <w:rPr>
                  <w:rFonts w:ascii="Cambria Math" w:hAnsi="Cambria Math"/>
                  <w:lang w:val="sv-SE"/>
                  <w:rPrChange w:id="332" w:author="Anna Olofsson" w:date="2026-03-16T12:45:00Z" w16du:dateUtc="2026-03-16T11:45:00Z">
                    <w:rPr>
                      <w:rFonts w:ascii="Cambria Math" w:hAnsi="Cambria Math"/>
                    </w:rPr>
                  </w:rPrChange>
                </w:rPr>
                <m:t>13</m:t>
              </m:r>
            </m:e>
          </m:d>
        </m:oMath>
      </m:oMathPara>
      <w:bookmarkEnd w:id="316"/>
    </w:p>
    <w:p w14:paraId="1FFB02C8" w14:textId="77777777" w:rsidR="0093350B" w:rsidRDefault="00B12EE7">
      <w:pPr>
        <w:pStyle w:val="Heading3"/>
      </w:pPr>
      <w:bookmarkStart w:id="333" w:name="_Toc223944513"/>
      <w:bookmarkStart w:id="334" w:name="X90cb4e0ebfb4fe618dcdd24cc99dbcaedd01b78"/>
      <w:bookmarkEnd w:id="280"/>
      <w:r>
        <w:t>5.11.3 Disability within seven days of discharge, and at 30 days and three months of arrival at the emergency department, among survivors</w:t>
      </w:r>
      <w:bookmarkEnd w:id="333"/>
    </w:p>
    <w:p w14:paraId="7BA67D22" w14:textId="73BEC2B2" w:rsidR="0093350B" w:rsidRDefault="00D635BA">
      <w:pPr>
        <w:pStyle w:val="FirstParagraph"/>
      </w:pPr>
      <w:ins w:id="335" w:author="Anna Olofsson" w:date="2026-04-10T11:01:00Z">
        <w:r w:rsidRPr="00D635BA">
          <w:t>This outcome is assessed among patients alive at the relevant follow-up time point.</w:t>
        </w:r>
      </w:ins>
      <w:ins w:id="336" w:author="Anna Olofsson" w:date="2026-04-10T11:01:00Z" w16du:dateUtc="2026-04-10T09:01:00Z">
        <w:r>
          <w:t xml:space="preserve"> </w:t>
        </w:r>
      </w:ins>
      <w:r w:rsidR="00B12EE7">
        <w:t>We will measure disability using the WHO Disability Assessment Schedule 2.0 (WHODAS 2.0)</w:t>
      </w:r>
      <w:r w:rsidR="00B12EE7">
        <w:rPr>
          <w:vertAlign w:val="superscript"/>
        </w:rPr>
        <w:t>20</w:t>
      </w:r>
      <w:r w:rsidR="00B12EE7">
        <w:t xml:space="preserve">. This tool assesses six domains of functioning: cognition, mobility, self-care, getting along, life activities, and participation. Each domain is rated on a likert scale from 1 to 5, with 1 indicating no difficulties and 5 indicating extreme difficulties. We will analyse each domain separately using a mixed effects ordinal model as specified in </w:t>
      </w:r>
      <w:hyperlink w:anchor="eq-ordinal-model">
        <w:r w:rsidR="0093350B">
          <w:rPr>
            <w:rStyle w:val="Hyperlink"/>
          </w:rPr>
          <w:t>Equation 12</w:t>
        </w:r>
      </w:hyperlink>
      <w:r w:rsidR="00B12EE7">
        <w:t xml:space="preserve">. We will also calculate a WHODAS 2.0 summary score using the method referred to as the “complex scoring” method. This method involves summing the item scores within each of the six domains, then summing the scores of all domains, and finally transforming the total score to a 0-100 scale. We will analyse the summary score using a linear mixed effects model as specified in </w:t>
      </w:r>
      <w:hyperlink w:anchor="eq-linear-model">
        <w:r w:rsidR="0093350B">
          <w:rPr>
            <w:rStyle w:val="Hyperlink"/>
          </w:rPr>
          <w:t>Equation 13</w:t>
        </w:r>
      </w:hyperlink>
      <w:r w:rsidR="00B12EE7">
        <w:t>.</w:t>
      </w:r>
    </w:p>
    <w:p w14:paraId="3D1B7052" w14:textId="77777777" w:rsidR="0093350B" w:rsidRDefault="00B12EE7">
      <w:pPr>
        <w:pStyle w:val="Heading3"/>
      </w:pPr>
      <w:bookmarkStart w:id="337" w:name="_Toc223944514"/>
      <w:bookmarkStart w:id="338" w:name="X0c0155e4b87aec11ab06b9d09220f8543002113"/>
      <w:bookmarkEnd w:id="334"/>
      <w:r>
        <w:lastRenderedPageBreak/>
        <w:t>5.11.4 Return to work at 30 days and three months after arrival at the emergency department, among survivors</w:t>
      </w:r>
      <w:bookmarkEnd w:id="337"/>
    </w:p>
    <w:p w14:paraId="60B0D413" w14:textId="77777777" w:rsidR="0093350B" w:rsidRDefault="00B12EE7">
      <w:pPr>
        <w:pStyle w:val="FirstParagraph"/>
      </w:pPr>
      <w:r>
        <w:t xml:space="preserve">Return to work will be analysed as a dichotomous outcome using the mixed-effects binomial model specified in </w:t>
      </w:r>
      <w:hyperlink w:anchor="eq-primary-model">
        <w:r w:rsidR="0093350B">
          <w:rPr>
            <w:rStyle w:val="Hyperlink"/>
          </w:rPr>
          <w:t>Equation 1</w:t>
        </w:r>
      </w:hyperlink>
      <w:r>
        <w:t xml:space="preserve"> with the logit link.</w:t>
      </w:r>
    </w:p>
    <w:p w14:paraId="7AC4D862" w14:textId="77777777" w:rsidR="0093350B" w:rsidRDefault="00B12EE7">
      <w:pPr>
        <w:pStyle w:val="Heading3"/>
      </w:pPr>
      <w:bookmarkStart w:id="339" w:name="_Toc223944515"/>
      <w:bookmarkStart w:id="340" w:name="length-of-emergency-department-stay"/>
      <w:bookmarkEnd w:id="338"/>
      <w:r>
        <w:t xml:space="preserve">5.11.5 </w:t>
      </w:r>
      <w:commentRangeStart w:id="341"/>
      <w:r>
        <w:t>Length of emergency department stay</w:t>
      </w:r>
      <w:bookmarkEnd w:id="339"/>
      <w:commentRangeEnd w:id="341"/>
      <w:r w:rsidR="00786327">
        <w:rPr>
          <w:rStyle w:val="CommentReference"/>
          <w:sz w:val="28"/>
          <w:szCs w:val="28"/>
        </w:rPr>
        <w:commentReference w:id="341"/>
      </w:r>
    </w:p>
    <w:p w14:paraId="6CAE0EA0" w14:textId="77777777" w:rsidR="0093350B" w:rsidRDefault="00B12EE7">
      <w:pPr>
        <w:pStyle w:val="FirstParagraph"/>
      </w:pPr>
      <w:r>
        <w:t>Length of emergency department stay will be analysed as a time-to-event outcome, defined as time from arrival at the emergency department to discharge. We will treat death as a competing event and therefore use a mixed-</w:t>
      </w:r>
      <w:commentRangeStart w:id="342"/>
      <w:r>
        <w:t xml:space="preserve">effects competing risks model, </w:t>
      </w:r>
      <w:commentRangeEnd w:id="342"/>
      <w:r w:rsidR="00786327">
        <w:rPr>
          <w:rStyle w:val="CommentReference"/>
          <w:sz w:val="24"/>
          <w:szCs w:val="24"/>
        </w:rPr>
        <w:commentReference w:id="342"/>
      </w:r>
      <w:r>
        <w:t xml:space="preserve">specifically a Fine and </w:t>
      </w:r>
      <w:commentRangeStart w:id="343"/>
      <w:commentRangeStart w:id="344"/>
      <w:r>
        <w:t>Gray</w:t>
      </w:r>
      <w:commentRangeEnd w:id="343"/>
      <w:r w:rsidR="00786327">
        <w:rPr>
          <w:rStyle w:val="CommentReference"/>
          <w:sz w:val="24"/>
          <w:szCs w:val="24"/>
        </w:rPr>
        <w:commentReference w:id="343"/>
      </w:r>
      <w:commentRangeEnd w:id="344"/>
      <w:r w:rsidR="003D6D4A">
        <w:rPr>
          <w:rStyle w:val="CommentReference"/>
          <w:sz w:val="24"/>
          <w:szCs w:val="24"/>
        </w:rPr>
        <w:commentReference w:id="344"/>
      </w:r>
      <w:r>
        <w:t xml:space="preserve"> subdistribution hazards model. The model is specified in </w:t>
      </w:r>
      <w:hyperlink w:anchor="eq-competing-risks-model">
        <w:r w:rsidR="0093350B">
          <w:rPr>
            <w:rStyle w:val="Hyperlink"/>
          </w:rPr>
          <w:t>Equation 14</w:t>
        </w:r>
      </w:hyperlink>
      <w:r>
        <w:t>.</w:t>
      </w:r>
    </w:p>
    <w:bookmarkStart w:id="345" w:name="eq-competing-risks-model"/>
    <w:p w14:paraId="6C740709" w14:textId="77777777" w:rsidR="0093350B" w:rsidRDefault="00BB2CD1">
      <w:pPr>
        <w:pStyle w:val="BodyText"/>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bk</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0</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r>
                <w:rPr>
                  <w:rFonts w:ascii="Cambria Math" w:hAnsi="Cambria Math"/>
                </w:rPr>
                <m:t>t</m:t>
              </m:r>
            </m:e>
          </m:d>
          <m:r>
            <m:rPr>
              <m:sty m:val="p"/>
            </m:rPr>
            <w:rPr>
              <w:rFonts w:ascii="Cambria Math" w:hAnsi="Cambria Math"/>
            </w:rPr>
            <m:t>exp{</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bookmarkEnd w:id="345"/>
    </w:p>
    <w:p w14:paraId="3A3EC84D" w14:textId="77777777" w:rsidR="0093350B" w:rsidRDefault="00B12EE7">
      <w:pPr>
        <w:pStyle w:val="FirstParagraph"/>
      </w:pPr>
      <w:r>
        <w:t>Where:</w:t>
      </w:r>
    </w:p>
    <w:p w14:paraId="1596F855" w14:textId="77777777" w:rsidR="0093350B" w:rsidRDefault="00BB2CD1">
      <w:pPr>
        <w:pStyle w:val="Compact"/>
        <w:numPr>
          <w:ilvl w:val="0"/>
          <w:numId w:val="17"/>
        </w:numPr>
      </w:pPr>
      <m:oMath>
        <m:sSubSup>
          <m:sSubSupPr>
            <m:ctrlPr>
              <w:rPr>
                <w:rFonts w:ascii="Cambria Math" w:hAnsi="Cambria Math"/>
              </w:rPr>
            </m:ctrlPr>
          </m:sSubSupPr>
          <m:e>
            <m:r>
              <w:rPr>
                <w:rFonts w:ascii="Cambria Math" w:hAnsi="Cambria Math"/>
              </w:rPr>
              <m:t>h</m:t>
            </m:r>
          </m:e>
          <m:sub>
            <m:r>
              <w:rPr>
                <w:rFonts w:ascii="Cambria Math" w:hAnsi="Cambria Math"/>
              </w:rPr>
              <m:t>bk</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r>
              <w:rPr>
                <w:rFonts w:ascii="Cambria Math" w:hAnsi="Cambria Math"/>
              </w:rPr>
              <m:t>t</m:t>
            </m:r>
          </m:e>
        </m:d>
      </m:oMath>
      <w:r w:rsidR="00B12EE7">
        <w:t xml:space="preserve">: the subdistribution hazard for discharge at time </w:t>
      </w:r>
      <m:oMath>
        <m:r>
          <w:rPr>
            <w:rFonts w:ascii="Cambria Math" w:hAnsi="Cambria Math"/>
          </w:rPr>
          <m:t>t</m:t>
        </m:r>
      </m:oMath>
      <w:r w:rsidR="00B12EE7">
        <w:t xml:space="preserve"> for patients in cluster </w:t>
      </w:r>
      <m:oMath>
        <m:r>
          <w:rPr>
            <w:rFonts w:ascii="Cambria Math" w:hAnsi="Cambria Math"/>
          </w:rPr>
          <m:t>k</m:t>
        </m:r>
      </m:oMath>
      <w:r w:rsidR="00B12EE7">
        <w:t xml:space="preserve"> in batch </w:t>
      </w:r>
      <m:oMath>
        <m:r>
          <w:rPr>
            <w:rFonts w:ascii="Cambria Math" w:hAnsi="Cambria Math"/>
          </w:rPr>
          <m:t>b</m:t>
        </m:r>
      </m:oMath>
      <w:r w:rsidR="00B12EE7">
        <w:t>.</w:t>
      </w:r>
    </w:p>
    <w:p w14:paraId="5BC19DDC" w14:textId="77777777" w:rsidR="0093350B" w:rsidRDefault="00BB2CD1">
      <w:pPr>
        <w:pStyle w:val="Compact"/>
        <w:numPr>
          <w:ilvl w:val="0"/>
          <w:numId w:val="17"/>
        </w:numPr>
      </w:pPr>
      <m:oMath>
        <m:sSubSup>
          <m:sSubSupPr>
            <m:ctrlPr>
              <w:rPr>
                <w:rFonts w:ascii="Cambria Math" w:hAnsi="Cambria Math"/>
              </w:rPr>
            </m:ctrlPr>
          </m:sSubSupPr>
          <m:e>
            <m:r>
              <w:rPr>
                <w:rFonts w:ascii="Cambria Math" w:hAnsi="Cambria Math"/>
              </w:rPr>
              <m:t>h</m:t>
            </m:r>
          </m:e>
          <m:sub>
            <m:r>
              <w:rPr>
                <w:rFonts w:ascii="Cambria Math" w:hAnsi="Cambria Math"/>
              </w:rPr>
              <m:t>0</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r>
              <w:rPr>
                <w:rFonts w:ascii="Cambria Math" w:hAnsi="Cambria Math"/>
              </w:rPr>
              <m:t>t</m:t>
            </m:r>
          </m:e>
        </m:d>
      </m:oMath>
      <w:r w:rsidR="00B12EE7">
        <w:t>: the baseline subdistribution hazard function.</w:t>
      </w:r>
    </w:p>
    <w:p w14:paraId="2DD1D79E" w14:textId="77777777" w:rsidR="0093350B" w:rsidRDefault="00B12EE7">
      <w:pPr>
        <w:pStyle w:val="Compact"/>
        <w:numPr>
          <w:ilvl w:val="0"/>
          <w:numId w:val="17"/>
        </w:numPr>
      </w:pPr>
      <m:oMath>
        <m:r>
          <w:rPr>
            <w:rFonts w:ascii="Cambria Math" w:hAnsi="Cambria Math"/>
          </w:rPr>
          <m:t>θ</m:t>
        </m:r>
      </m:oMath>
      <w:r>
        <w:t>: under the Fine–Gray model, represents the log subdistribution hazard ratio for discharge associated with ATLS® exposure.</w:t>
      </w:r>
    </w:p>
    <w:p w14:paraId="664981F1" w14:textId="77777777" w:rsidR="0093350B" w:rsidRDefault="00B12EE7">
      <w:pPr>
        <w:pStyle w:val="Compact"/>
        <w:numPr>
          <w:ilvl w:val="0"/>
          <w:numId w:val="17"/>
        </w:numPr>
      </w:pPr>
      <w:r>
        <w:t>All other terms are defined as in the primary analysis model.</w:t>
      </w:r>
    </w:p>
    <w:p w14:paraId="2D0AE793" w14:textId="77777777" w:rsidR="0093350B" w:rsidRDefault="00B12EE7">
      <w:pPr>
        <w:pStyle w:val="Heading3"/>
      </w:pPr>
      <w:bookmarkStart w:id="346" w:name="_Toc223944516"/>
      <w:bookmarkStart w:id="347" w:name="length-of-hospital-stay"/>
      <w:bookmarkEnd w:id="340"/>
      <w:r>
        <w:t>5.11.6 Length of hospital stay</w:t>
      </w:r>
      <w:bookmarkEnd w:id="346"/>
    </w:p>
    <w:p w14:paraId="1662B0E5" w14:textId="77777777" w:rsidR="0093350B" w:rsidRDefault="00B12EE7">
      <w:pPr>
        <w:pStyle w:val="FirstParagraph"/>
      </w:pPr>
      <w:r>
        <w:t xml:space="preserve">Length of hospital stay will also be analysed as a time-to-event outcome, defined as time from arrival at the emergency department to hospital discharge, using the model specified in </w:t>
      </w:r>
      <w:hyperlink w:anchor="eq-competing-risks-model">
        <w:r w:rsidR="0093350B">
          <w:rPr>
            <w:rStyle w:val="Hyperlink"/>
          </w:rPr>
          <w:t>Equation 14</w:t>
        </w:r>
      </w:hyperlink>
      <w:r>
        <w:t>.</w:t>
      </w:r>
    </w:p>
    <w:p w14:paraId="63290766" w14:textId="77777777" w:rsidR="0093350B" w:rsidRDefault="00B12EE7">
      <w:pPr>
        <w:pStyle w:val="Heading3"/>
      </w:pPr>
      <w:bookmarkStart w:id="348" w:name="_Toc223944517"/>
      <w:bookmarkStart w:id="349" w:name="intensive-care-unit-admission"/>
      <w:bookmarkEnd w:id="347"/>
      <w:r>
        <w:t>5.11.7 Intensive care unit admission</w:t>
      </w:r>
      <w:bookmarkEnd w:id="348"/>
    </w:p>
    <w:p w14:paraId="380DB576" w14:textId="77777777" w:rsidR="0093350B" w:rsidRDefault="00B12EE7">
      <w:pPr>
        <w:pStyle w:val="FirstParagraph"/>
      </w:pPr>
      <w:r>
        <w:t xml:space="preserve">Intensive care unit admission will be analysed as a dichotomous outcome using the mixed-effects binomial model specified in </w:t>
      </w:r>
      <w:hyperlink w:anchor="eq-primary-model">
        <w:r w:rsidR="0093350B">
          <w:rPr>
            <w:rStyle w:val="Hyperlink"/>
          </w:rPr>
          <w:t>Equation 1</w:t>
        </w:r>
      </w:hyperlink>
      <w:r>
        <w:t xml:space="preserve"> with the logit link.</w:t>
      </w:r>
    </w:p>
    <w:p w14:paraId="00F74ECE" w14:textId="77777777" w:rsidR="0093350B" w:rsidRDefault="00B12EE7">
      <w:pPr>
        <w:pStyle w:val="Heading3"/>
      </w:pPr>
      <w:bookmarkStart w:id="350" w:name="_Toc223944518"/>
      <w:bookmarkStart w:id="351" w:name="length-of-intensive-care-unit-stay"/>
      <w:bookmarkEnd w:id="349"/>
      <w:r>
        <w:t>5.11.8 Length of intensive care unit stay</w:t>
      </w:r>
      <w:bookmarkEnd w:id="350"/>
    </w:p>
    <w:p w14:paraId="2A96EDA2" w14:textId="77777777" w:rsidR="0093350B" w:rsidRDefault="00B12EE7">
      <w:pPr>
        <w:pStyle w:val="FirstParagraph"/>
      </w:pPr>
      <w:r>
        <w:t xml:space="preserve">Length of intensive care unit stay will also be analysed as a time-to-event outcome, defined as time from admission to the intensive care unit to discharge from the intensive care unit, using the model specified in </w:t>
      </w:r>
      <w:hyperlink w:anchor="eq-competing-risks-model">
        <w:r w:rsidR="0093350B">
          <w:rPr>
            <w:rStyle w:val="Hyperlink"/>
          </w:rPr>
          <w:t>Equation 14</w:t>
        </w:r>
      </w:hyperlink>
      <w:r>
        <w:t>.</w:t>
      </w:r>
    </w:p>
    <w:p w14:paraId="7B272D8D" w14:textId="77777777" w:rsidR="0093350B" w:rsidRDefault="00B12EE7">
      <w:pPr>
        <w:pStyle w:val="Heading3"/>
      </w:pPr>
      <w:bookmarkStart w:id="352" w:name="_Toc223944519"/>
      <w:bookmarkStart w:id="353" w:name="X5037a1d47abaf80439915bb3ba5c524d444c7d7"/>
      <w:bookmarkEnd w:id="351"/>
      <w:r>
        <w:t>5.11.9 Adherence to ATLS</w:t>
      </w:r>
      <w:r>
        <w:rPr>
          <w:vertAlign w:val="superscript"/>
        </w:rPr>
        <w:t>®</w:t>
      </w:r>
      <w:r>
        <w:t xml:space="preserve"> principles </w:t>
      </w:r>
      <w:commentRangeStart w:id="354"/>
      <w:r>
        <w:t>during</w:t>
      </w:r>
      <w:commentRangeEnd w:id="354"/>
      <w:r w:rsidR="00786327">
        <w:rPr>
          <w:rStyle w:val="CommentReference"/>
          <w:sz w:val="28"/>
          <w:szCs w:val="28"/>
        </w:rPr>
        <w:commentReference w:id="354"/>
      </w:r>
      <w:r>
        <w:t xml:space="preserve"> initial patient resuscitation</w:t>
      </w:r>
      <w:bookmarkEnd w:id="352"/>
    </w:p>
    <w:p w14:paraId="290B6D6D" w14:textId="3DEFCCEF" w:rsidR="0093350B" w:rsidRDefault="00550092">
      <w:pPr>
        <w:pStyle w:val="FirstParagraph"/>
      </w:pPr>
      <w:ins w:id="355" w:author="Anna Olofsson" w:date="2026-04-10T11:10:00Z">
        <w:r w:rsidRPr="00550092">
          <w:t>This outcome is collected within the nested staircase design and is assessed in both control and intervention periods, in a random sample of patients presenting during the three months before and the three months after the transition period.</w:t>
        </w:r>
      </w:ins>
      <w:ins w:id="356" w:author="Anna Olofsson" w:date="2026-04-10T11:10:00Z" w16du:dateUtc="2026-04-10T09:10:00Z">
        <w:r>
          <w:t xml:space="preserve"> </w:t>
        </w:r>
      </w:ins>
      <w:del w:id="357" w:author="Anna Olofsson" w:date="2026-04-15T10:18:00Z" w16du:dateUtc="2026-04-15T08:18:00Z">
        <w:r w:rsidR="00B12EE7" w:rsidDel="004171C7">
          <w:delText xml:space="preserve">We will assess </w:delText>
        </w:r>
        <w:r w:rsidR="00B12EE7" w:rsidDel="004171C7">
          <w:lastRenderedPageBreak/>
          <w:delText>adherence to ATLS® principles using a 14-item checklist that covers the key steps of the ATLS® primary survey. Adherence will be measured as the proportion of completed items on this checklist. This outcome will be analysed using a mixed-effects beta regression model with a logit link:</w:delText>
        </w:r>
      </w:del>
    </w:p>
    <w:p w14:paraId="3671BFBF" w14:textId="77777777" w:rsidR="0093350B" w:rsidRDefault="00B12EE7">
      <w:pPr>
        <w:pStyle w:val="BodyText"/>
      </w:pPr>
      <w:r>
        <w:t>We will assess adherence to ATLS® principles using a 14-item checklist that covers the key steps of the ATLS® primary survey. Adherence will be measured as the proportion of completed items on this checklist. This outcome will be analysed using a mixed-effects beta regression model with a logit link:</w:t>
      </w:r>
    </w:p>
    <w:p w14:paraId="44D5D15C" w14:textId="77777777" w:rsidR="0093350B" w:rsidRDefault="00B12EE7">
      <w:pPr>
        <w:pStyle w:val="BodyText"/>
      </w:pPr>
      <w:bookmarkStart w:id="358" w:name="eq-beta-model"/>
      <m:oMathPara>
        <m:oMathParaPr>
          <m:jc m:val="center"/>
        </m:oMathParaPr>
        <m:oMath>
          <m:r>
            <w:rPr>
              <w:rFonts w:ascii="Cambria Math" w:hAnsi="Cambria Math"/>
            </w:rPr>
            <m:t>g</m:t>
          </m:r>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bt</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15</m:t>
              </m:r>
            </m:e>
          </m:d>
        </m:oMath>
      </m:oMathPara>
      <w:bookmarkEnd w:id="358"/>
    </w:p>
    <w:p w14:paraId="59CDA17E" w14:textId="77777777" w:rsidR="0093350B" w:rsidRDefault="00B12EE7">
      <w:pPr>
        <w:pStyle w:val="FirstParagraph"/>
      </w:pPr>
      <w:r>
        <w:t xml:space="preserve">Where </w:t>
      </w:r>
      <m:oMath>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e>
        </m:d>
      </m:oMath>
      <w:r>
        <w:t xml:space="preserve"> denotes the expected adherence proportion. The intervention effect </w:t>
      </w:r>
      <m:oMath>
        <m:r>
          <w:rPr>
            <w:rFonts w:ascii="Cambria Math" w:hAnsi="Cambria Math"/>
          </w:rPr>
          <m:t>θ</m:t>
        </m:r>
      </m:oMath>
      <w:r>
        <w:t xml:space="preserve"> represents the difference in expected adherence proportion on the logit (link) scale. Because the observed adherence proportion may take values of 0 or 1, values will be rescaled to lie in the open interval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prior to fitting the beta regression model. A beta regression precision (dispersion) parameter will be estimated as part of the model.</w:t>
      </w:r>
    </w:p>
    <w:p w14:paraId="40B94E44" w14:textId="77777777" w:rsidR="0093350B" w:rsidRDefault="00B12EE7">
      <w:pPr>
        <w:pStyle w:val="Heading1"/>
      </w:pPr>
      <w:bookmarkStart w:id="359" w:name="_Toc223944520"/>
      <w:bookmarkStart w:id="360" w:name="references"/>
      <w:bookmarkEnd w:id="23"/>
      <w:bookmarkEnd w:id="252"/>
      <w:bookmarkEnd w:id="353"/>
      <w:r>
        <w:t xml:space="preserve">6. </w:t>
      </w:r>
      <w:commentRangeStart w:id="361"/>
      <w:r>
        <w:t>References</w:t>
      </w:r>
      <w:bookmarkEnd w:id="359"/>
      <w:commentRangeEnd w:id="361"/>
      <w:r w:rsidR="00786327">
        <w:rPr>
          <w:rStyle w:val="CommentReference"/>
          <w:sz w:val="40"/>
          <w:szCs w:val="40"/>
        </w:rPr>
        <w:commentReference w:id="361"/>
      </w:r>
    </w:p>
    <w:p w14:paraId="1FFC6B56" w14:textId="77777777" w:rsidR="0093350B" w:rsidRDefault="00B12EE7">
      <w:pPr>
        <w:pStyle w:val="Bibliography"/>
      </w:pPr>
      <w:bookmarkStart w:id="362" w:name="ref-Kasza2022"/>
      <w:bookmarkStart w:id="363" w:name="refs"/>
      <w:r>
        <w:t xml:space="preserve">1. </w:t>
      </w:r>
      <w:r>
        <w:tab/>
        <w:t xml:space="preserve">Kasza, J. </w:t>
      </w:r>
      <w:r>
        <w:rPr>
          <w:i/>
          <w:iCs/>
        </w:rPr>
        <w:t>et al.</w:t>
      </w:r>
      <w:r>
        <w:t xml:space="preserve"> The batched stepped wedge design: A design robust to delays in cluster recruitment. </w:t>
      </w:r>
      <w:r>
        <w:rPr>
          <w:i/>
          <w:iCs/>
        </w:rPr>
        <w:t>Stat Med</w:t>
      </w:r>
      <w:r>
        <w:t xml:space="preserve"> </w:t>
      </w:r>
      <w:r>
        <w:rPr>
          <w:b/>
          <w:bCs/>
        </w:rPr>
        <w:t>41</w:t>
      </w:r>
      <w:r>
        <w:t>, 3627–3641 (2022).</w:t>
      </w:r>
    </w:p>
    <w:p w14:paraId="31AE738C" w14:textId="77777777" w:rsidR="0093350B" w:rsidRDefault="00B12EE7">
      <w:pPr>
        <w:pStyle w:val="Bibliography"/>
      </w:pPr>
      <w:bookmarkStart w:id="364" w:name="ref-grantham_staircase_2024"/>
      <w:bookmarkEnd w:id="362"/>
      <w:r>
        <w:t xml:space="preserve">2. </w:t>
      </w:r>
      <w:r>
        <w:tab/>
        <w:t xml:space="preserve">Grantham, K. L. </w:t>
      </w:r>
      <w:r>
        <w:rPr>
          <w:i/>
          <w:iCs/>
        </w:rPr>
        <w:t>et al.</w:t>
      </w:r>
      <w:r>
        <w:t xml:space="preserve"> The staircase cluster randomised trial design: A pragmatic alternative to the stepped wedge. </w:t>
      </w:r>
      <w:r>
        <w:rPr>
          <w:i/>
          <w:iCs/>
        </w:rPr>
        <w:t>Statistical Methods in Medical Research</w:t>
      </w:r>
      <w:r>
        <w:t xml:space="preserve"> </w:t>
      </w:r>
      <w:r>
        <w:rPr>
          <w:b/>
          <w:bCs/>
        </w:rPr>
        <w:t>33</w:t>
      </w:r>
      <w:r>
        <w:t>, 24–41 (2024).</w:t>
      </w:r>
    </w:p>
    <w:p w14:paraId="0C938945" w14:textId="77777777" w:rsidR="0093350B" w:rsidRDefault="00B12EE7">
      <w:pPr>
        <w:pStyle w:val="Bibliography"/>
      </w:pPr>
      <w:bookmarkStart w:id="365" w:name="ref-aukstakalnis_impact_2024"/>
      <w:bookmarkEnd w:id="364"/>
      <w:r>
        <w:t xml:space="preserve">3. </w:t>
      </w:r>
      <w:r>
        <w:tab/>
        <w:t xml:space="preserve">Aukstakalnis, V. </w:t>
      </w:r>
      <w:r>
        <w:rPr>
          <w:i/>
          <w:iCs/>
        </w:rPr>
        <w:t>et al.</w:t>
      </w:r>
      <w:r>
        <w:t xml:space="preserve"> Impact of video recordings review with structured debriefings on trauma team performance: A prospective observational cohort study. </w:t>
      </w:r>
      <w:r>
        <w:rPr>
          <w:i/>
          <w:iCs/>
        </w:rPr>
        <w:t>European Journal of Trauma and Emergency Surgery: Official Publication of the European Trauma Society</w:t>
      </w:r>
      <w:r>
        <w:t xml:space="preserve"> (2024).</w:t>
      </w:r>
    </w:p>
    <w:p w14:paraId="1305D384" w14:textId="77777777" w:rsidR="0093350B" w:rsidRDefault="00B12EE7">
      <w:pPr>
        <w:pStyle w:val="Bibliography"/>
      </w:pPr>
      <w:bookmarkStart w:id="366" w:name="ref-Hemming2020Feb"/>
      <w:bookmarkEnd w:id="365"/>
      <w:r>
        <w:t xml:space="preserve">4. </w:t>
      </w:r>
      <w:r>
        <w:tab/>
        <w:t xml:space="preserve">Hemming, K. </w:t>
      </w:r>
      <w:r>
        <w:rPr>
          <w:i/>
          <w:iCs/>
        </w:rPr>
        <w:t>et al.</w:t>
      </w:r>
      <w:r>
        <w:t xml:space="preserve"> A tutorial on sample size calculation for multiple-period cluster randomized parallel, cross-over and stepped-wedge trials using the shiny CRT calculator. </w:t>
      </w:r>
      <w:r>
        <w:rPr>
          <w:i/>
          <w:iCs/>
        </w:rPr>
        <w:t>Int J Epidemiol</w:t>
      </w:r>
      <w:r>
        <w:t xml:space="preserve"> </w:t>
      </w:r>
      <w:r>
        <w:rPr>
          <w:b/>
          <w:bCs/>
        </w:rPr>
        <w:t>49</w:t>
      </w:r>
      <w:r>
        <w:t>, 979–995 (2020).</w:t>
      </w:r>
    </w:p>
    <w:p w14:paraId="61903250" w14:textId="77777777" w:rsidR="0093350B" w:rsidRDefault="00B12EE7">
      <w:pPr>
        <w:pStyle w:val="Bibliography"/>
      </w:pPr>
      <w:bookmarkStart w:id="367" w:name="ref-nakhid_effect_2026"/>
      <w:bookmarkEnd w:id="366"/>
      <w:r>
        <w:t xml:space="preserve">5. </w:t>
      </w:r>
      <w:r>
        <w:tab/>
        <w:t xml:space="preserve">Nakhid, Z. </w:t>
      </w:r>
      <w:r>
        <w:rPr>
          <w:i/>
          <w:iCs/>
        </w:rPr>
        <w:t>et al.</w:t>
      </w:r>
      <w:r>
        <w:t xml:space="preserve"> Effect of trauma life support training on patient outcomes: A systematic review and meta-analysis. </w:t>
      </w:r>
      <w:r>
        <w:rPr>
          <w:i/>
          <w:iCs/>
        </w:rPr>
        <w:t>Scandinavian Journal of Trauma, Resuscitation and Emergency Medicine</w:t>
      </w:r>
      <w:r>
        <w:t xml:space="preserve"> (2026).</w:t>
      </w:r>
    </w:p>
    <w:p w14:paraId="73E70C36" w14:textId="77777777" w:rsidR="0093350B" w:rsidRDefault="00B12EE7">
      <w:pPr>
        <w:pStyle w:val="Bibliography"/>
      </w:pPr>
      <w:bookmarkStart w:id="368" w:name="ref-gerdin_warnberg_feasibility_2025"/>
      <w:bookmarkEnd w:id="367"/>
      <w:r>
        <w:t xml:space="preserve">6. </w:t>
      </w:r>
      <w:r>
        <w:tab/>
      </w:r>
      <w:r w:rsidRPr="00C34CEA">
        <w:t xml:space="preserve">Gerdin Wärnberg, M. </w:t>
      </w:r>
      <w:r w:rsidRPr="00C34CEA">
        <w:rPr>
          <w:i/>
          <w:iCs/>
        </w:rPr>
        <w:t>et al.</w:t>
      </w:r>
      <w:r w:rsidRPr="00C34CEA">
        <w:t xml:space="preserve"> </w:t>
      </w:r>
      <w:r>
        <w:t xml:space="preserve">Feasibility of a cluster randomised trial on the effect of trauma life support training: A pilot study in India. </w:t>
      </w:r>
      <w:r>
        <w:rPr>
          <w:i/>
          <w:iCs/>
        </w:rPr>
        <w:t>BMJ Open</w:t>
      </w:r>
      <w:r>
        <w:t xml:space="preserve"> </w:t>
      </w:r>
      <w:r>
        <w:rPr>
          <w:b/>
          <w:bCs/>
        </w:rPr>
        <w:t>15</w:t>
      </w:r>
      <w:r>
        <w:t>, e099020 (2025).</w:t>
      </w:r>
    </w:p>
    <w:p w14:paraId="01CC7C11" w14:textId="77777777" w:rsidR="0093350B" w:rsidRDefault="00B12EE7">
      <w:pPr>
        <w:pStyle w:val="Bibliography"/>
      </w:pPr>
      <w:bookmarkStart w:id="369" w:name="ref-Campbell2005"/>
      <w:bookmarkEnd w:id="368"/>
      <w:r>
        <w:t xml:space="preserve">7. </w:t>
      </w:r>
      <w:r>
        <w:tab/>
        <w:t xml:space="preserve">Campbell, M. K. </w:t>
      </w:r>
      <w:r>
        <w:rPr>
          <w:i/>
          <w:iCs/>
        </w:rPr>
        <w:t>et al.</w:t>
      </w:r>
      <w:r>
        <w:t xml:space="preserve"> Determinants of the intracluster correlation coefficient in cluster randomized trials: The case of implementation research. </w:t>
      </w:r>
      <w:r>
        <w:rPr>
          <w:i/>
          <w:iCs/>
        </w:rPr>
        <w:t>Clinical Trials</w:t>
      </w:r>
      <w:r>
        <w:t xml:space="preserve"> </w:t>
      </w:r>
      <w:r>
        <w:rPr>
          <w:b/>
          <w:bCs/>
        </w:rPr>
        <w:t>2</w:t>
      </w:r>
      <w:r>
        <w:t>, 99–107 (2005).</w:t>
      </w:r>
    </w:p>
    <w:p w14:paraId="1CC042D0" w14:textId="77777777" w:rsidR="0093350B" w:rsidRDefault="00B12EE7">
      <w:pPr>
        <w:pStyle w:val="Bibliography"/>
      </w:pPr>
      <w:bookmarkStart w:id="370" w:name="ref-Eldridge2015"/>
      <w:bookmarkEnd w:id="369"/>
      <w:r>
        <w:lastRenderedPageBreak/>
        <w:t xml:space="preserve">8. </w:t>
      </w:r>
      <w:r>
        <w:tab/>
      </w:r>
      <w:r w:rsidRPr="00C34CEA">
        <w:t xml:space="preserve">Eldridge, S. M. </w:t>
      </w:r>
      <w:r w:rsidRPr="00C34CEA">
        <w:rPr>
          <w:i/>
          <w:iCs/>
        </w:rPr>
        <w:t>et al.</w:t>
      </w:r>
      <w:r w:rsidRPr="00C34CEA">
        <w:t xml:space="preserve"> </w:t>
      </w:r>
      <w:r>
        <w:t xml:space="preserve">How big should the pilot study for my cluster randomised trial be? </w:t>
      </w:r>
      <w:r>
        <w:rPr>
          <w:i/>
          <w:iCs/>
        </w:rPr>
        <w:t>Stat Methods Med Res</w:t>
      </w:r>
      <w:r>
        <w:t xml:space="preserve"> </w:t>
      </w:r>
      <w:r>
        <w:rPr>
          <w:b/>
          <w:bCs/>
        </w:rPr>
        <w:t>25</w:t>
      </w:r>
      <w:r>
        <w:t>, 1039–1056 (2015).</w:t>
      </w:r>
    </w:p>
    <w:p w14:paraId="16CFE69B" w14:textId="77777777" w:rsidR="0093350B" w:rsidRDefault="00B12EE7">
      <w:pPr>
        <w:pStyle w:val="Bibliography"/>
      </w:pPr>
      <w:bookmarkStart w:id="371" w:name="ref-Martin2016"/>
      <w:bookmarkEnd w:id="370"/>
      <w:r>
        <w:t xml:space="preserve">9. </w:t>
      </w:r>
      <w:r>
        <w:tab/>
        <w:t xml:space="preserve">Martin, J. </w:t>
      </w:r>
      <w:r>
        <w:rPr>
          <w:i/>
          <w:iCs/>
        </w:rPr>
        <w:t>et al.</w:t>
      </w:r>
      <w:r>
        <w:t xml:space="preserve"> Intra-cluster and inter-period correlation coefficients for cross-sectional cluster randomised controlled trials for type-2 diabetes in UK primary care. </w:t>
      </w:r>
      <w:r>
        <w:rPr>
          <w:i/>
          <w:iCs/>
        </w:rPr>
        <w:t>Trials</w:t>
      </w:r>
      <w:r>
        <w:t xml:space="preserve"> </w:t>
      </w:r>
      <w:r>
        <w:rPr>
          <w:b/>
          <w:bCs/>
        </w:rPr>
        <w:t>17</w:t>
      </w:r>
      <w:r>
        <w:t>, (2016).</w:t>
      </w:r>
    </w:p>
    <w:p w14:paraId="40CE85E6" w14:textId="77777777" w:rsidR="0093350B" w:rsidRDefault="00B12EE7">
      <w:pPr>
        <w:pStyle w:val="Bibliography"/>
      </w:pPr>
      <w:bookmarkStart w:id="372" w:name="ref-Korevaar2021"/>
      <w:bookmarkEnd w:id="371"/>
      <w:r>
        <w:t xml:space="preserve">10. </w:t>
      </w:r>
      <w:r>
        <w:tab/>
        <w:t xml:space="preserve">Korevaar, E. </w:t>
      </w:r>
      <w:r>
        <w:rPr>
          <w:i/>
          <w:iCs/>
        </w:rPr>
        <w:t>et al.</w:t>
      </w:r>
      <w:r>
        <w:t xml:space="preserve"> Intra-cluster correlations from the CLustered OUtcome dataset bank to inform the design of longitudinal cluster trials. </w:t>
      </w:r>
      <w:r>
        <w:rPr>
          <w:i/>
          <w:iCs/>
        </w:rPr>
        <w:t>Clinical Trials</w:t>
      </w:r>
      <w:r>
        <w:t xml:space="preserve"> </w:t>
      </w:r>
      <w:r>
        <w:rPr>
          <w:b/>
          <w:bCs/>
        </w:rPr>
        <w:t>18</w:t>
      </w:r>
      <w:r>
        <w:t>, 529–540 (2021).</w:t>
      </w:r>
    </w:p>
    <w:p w14:paraId="4DF3AE3B" w14:textId="77777777" w:rsidR="0093350B" w:rsidRDefault="00B12EE7">
      <w:pPr>
        <w:pStyle w:val="Bibliography"/>
      </w:pPr>
      <w:bookmarkStart w:id="373" w:name="ref-lashoher_implementation_2017"/>
      <w:bookmarkEnd w:id="372"/>
      <w:r>
        <w:t xml:space="preserve">11. </w:t>
      </w:r>
      <w:r>
        <w:tab/>
        <w:t xml:space="preserve">Lashoher, A. </w:t>
      </w:r>
      <w:r>
        <w:rPr>
          <w:i/>
          <w:iCs/>
        </w:rPr>
        <w:t>et al.</w:t>
      </w:r>
      <w:r>
        <w:t xml:space="preserve"> Implementation of the World Health Organization Trauma Care Checklist Program in 11 Centers Across Multiple Economic Strata: Effect on Care Process Measures. </w:t>
      </w:r>
      <w:r>
        <w:rPr>
          <w:i/>
          <w:iCs/>
        </w:rPr>
        <w:t>World Journal of Surgery</w:t>
      </w:r>
      <w:r>
        <w:t xml:space="preserve"> </w:t>
      </w:r>
      <w:r>
        <w:rPr>
          <w:b/>
          <w:bCs/>
        </w:rPr>
        <w:t>41</w:t>
      </w:r>
      <w:r>
        <w:t>, 954–962 (2017).</w:t>
      </w:r>
    </w:p>
    <w:p w14:paraId="186FF9EF" w14:textId="77777777" w:rsidR="0093350B" w:rsidRDefault="00B12EE7">
      <w:pPr>
        <w:pStyle w:val="Bibliography"/>
      </w:pPr>
      <w:bookmarkStart w:id="374" w:name="ref-kapitan_effect_2024"/>
      <w:bookmarkEnd w:id="373"/>
      <w:r>
        <w:t xml:space="preserve">12. </w:t>
      </w:r>
      <w:r>
        <w:tab/>
        <w:t xml:space="preserve">Kapitan, E. </w:t>
      </w:r>
      <w:r>
        <w:rPr>
          <w:i/>
          <w:iCs/>
        </w:rPr>
        <w:t>et al.</w:t>
      </w:r>
      <w:r>
        <w:t xml:space="preserve"> The effect of trauma quality improvement programme implementation on quality of life among trauma patients in urban India. </w:t>
      </w:r>
      <w:r>
        <w:rPr>
          <w:i/>
          <w:iCs/>
        </w:rPr>
        <w:t>medRxiv</w:t>
      </w:r>
      <w:r>
        <w:t xml:space="preserve"> 2024.09.28.24314529 (2024).</w:t>
      </w:r>
    </w:p>
    <w:p w14:paraId="1AD3F9E7" w14:textId="77777777" w:rsidR="0093350B" w:rsidRDefault="00B12EE7">
      <w:pPr>
        <w:pStyle w:val="Bibliography"/>
      </w:pPr>
      <w:bookmarkStart w:id="375" w:name="ref-higgins_psychometric_2021"/>
      <w:bookmarkEnd w:id="374"/>
      <w:r>
        <w:t xml:space="preserve">13. </w:t>
      </w:r>
      <w:r>
        <w:tab/>
        <w:t xml:space="preserve">Higgins, A. M. </w:t>
      </w:r>
      <w:r>
        <w:rPr>
          <w:i/>
          <w:iCs/>
        </w:rPr>
        <w:t>et al.</w:t>
      </w:r>
      <w:r>
        <w:t xml:space="preserve"> The psychometric properties and minimal clinically important difference for disability assessment using WHODAS 2.0 in critically ill patients. </w:t>
      </w:r>
      <w:r>
        <w:rPr>
          <w:i/>
          <w:iCs/>
        </w:rPr>
        <w:t>Critical Care and Resuscitation</w:t>
      </w:r>
      <w:r>
        <w:t xml:space="preserve"> </w:t>
      </w:r>
      <w:r>
        <w:rPr>
          <w:b/>
          <w:bCs/>
        </w:rPr>
        <w:t>23</w:t>
      </w:r>
      <w:r>
        <w:t>, 103–112 (2021).</w:t>
      </w:r>
    </w:p>
    <w:p w14:paraId="5126CF9C" w14:textId="77777777" w:rsidR="0093350B" w:rsidRDefault="00B12EE7">
      <w:pPr>
        <w:pStyle w:val="Bibliography"/>
      </w:pPr>
      <w:bookmarkStart w:id="376" w:name="ref-R"/>
      <w:bookmarkEnd w:id="375"/>
      <w:r>
        <w:t xml:space="preserve">14. </w:t>
      </w:r>
      <w:r>
        <w:tab/>
        <w:t xml:space="preserve">R Core Team. </w:t>
      </w:r>
      <w:r>
        <w:rPr>
          <w:i/>
          <w:iCs/>
        </w:rPr>
        <w:t>R: A language and environment for statistical computing</w:t>
      </w:r>
      <w:r>
        <w:t>. (R Foundation for Statistical Computing, 2023).</w:t>
      </w:r>
    </w:p>
    <w:p w14:paraId="58F77274" w14:textId="77777777" w:rsidR="0093350B" w:rsidRDefault="00B12EE7">
      <w:pPr>
        <w:pStyle w:val="Bibliography"/>
      </w:pPr>
      <w:bookmarkStart w:id="377" w:name="ref-Hemming2018"/>
      <w:bookmarkEnd w:id="376"/>
      <w:r>
        <w:t xml:space="preserve">15. </w:t>
      </w:r>
      <w:r>
        <w:tab/>
        <w:t xml:space="preserve">Hemming, K. </w:t>
      </w:r>
      <w:r>
        <w:rPr>
          <w:i/>
          <w:iCs/>
        </w:rPr>
        <w:t>et al.</w:t>
      </w:r>
      <w:r>
        <w:t xml:space="preserve"> Reporting of stepped wedge cluster randomised trials: Extension of the CONSORT 2010 statement with explanation and elaboration. </w:t>
      </w:r>
      <w:r>
        <w:rPr>
          <w:i/>
          <w:iCs/>
        </w:rPr>
        <w:t>BMJ</w:t>
      </w:r>
      <w:r>
        <w:t xml:space="preserve"> k1614 (2018).</w:t>
      </w:r>
    </w:p>
    <w:p w14:paraId="27EEC3BA" w14:textId="77777777" w:rsidR="0093350B" w:rsidRDefault="00B12EE7">
      <w:pPr>
        <w:pStyle w:val="Bibliography"/>
      </w:pPr>
      <w:bookmarkStart w:id="378" w:name="ref-grantham_evaluating_2022"/>
      <w:bookmarkEnd w:id="377"/>
      <w:r>
        <w:t xml:space="preserve">16. </w:t>
      </w:r>
      <w:r>
        <w:tab/>
      </w:r>
      <w:r w:rsidRPr="00C34CEA">
        <w:t xml:space="preserve">Grantham, K. L. </w:t>
      </w:r>
      <w:r w:rsidRPr="00C34CEA">
        <w:rPr>
          <w:i/>
          <w:iCs/>
        </w:rPr>
        <w:t>et al.</w:t>
      </w:r>
      <w:r w:rsidRPr="00C34CEA">
        <w:t xml:space="preserve"> </w:t>
      </w:r>
      <w:r>
        <w:t xml:space="preserve">Evaluating the performance of Bayesian and restricted maximum likelihood estimation for stepped wedge cluster randomized trials with a small number of clusters. </w:t>
      </w:r>
      <w:r>
        <w:rPr>
          <w:i/>
          <w:iCs/>
        </w:rPr>
        <w:t>BMC Medical Research Methodology</w:t>
      </w:r>
      <w:r>
        <w:t xml:space="preserve"> </w:t>
      </w:r>
      <w:r>
        <w:rPr>
          <w:b/>
          <w:bCs/>
        </w:rPr>
        <w:t>22</w:t>
      </w:r>
      <w:r>
        <w:t>, 112 (2022).</w:t>
      </w:r>
    </w:p>
    <w:p w14:paraId="0DD78C84" w14:textId="77777777" w:rsidR="0093350B" w:rsidRDefault="00B12EE7">
      <w:pPr>
        <w:pStyle w:val="Bibliography"/>
      </w:pPr>
      <w:bookmarkStart w:id="379" w:name="ref-kenny_analysis_2022"/>
      <w:bookmarkEnd w:id="378"/>
      <w:r>
        <w:t xml:space="preserve">17. </w:t>
      </w:r>
      <w:r>
        <w:tab/>
        <w:t xml:space="preserve">Kenny, A. </w:t>
      </w:r>
      <w:r>
        <w:rPr>
          <w:i/>
          <w:iCs/>
        </w:rPr>
        <w:t>et al.</w:t>
      </w:r>
      <w:r>
        <w:t xml:space="preserve"> Analysis of stepped wedge cluster randomized trials in the presence of a time-varying treatment effect. </w:t>
      </w:r>
      <w:r>
        <w:rPr>
          <w:i/>
          <w:iCs/>
        </w:rPr>
        <w:t>Statistics in medicine</w:t>
      </w:r>
      <w:r>
        <w:t xml:space="preserve"> 10.1002/sim.9511 (2022).</w:t>
      </w:r>
    </w:p>
    <w:p w14:paraId="2136648B" w14:textId="77777777" w:rsidR="0093350B" w:rsidRDefault="00B12EE7">
      <w:pPr>
        <w:pStyle w:val="Bibliography"/>
      </w:pPr>
      <w:bookmarkStart w:id="380" w:name="ref-Diaz2021"/>
      <w:bookmarkEnd w:id="379"/>
      <w:r>
        <w:t xml:space="preserve">18. </w:t>
      </w:r>
      <w:r>
        <w:tab/>
        <w:t xml:space="preserve">Diaz, T. </w:t>
      </w:r>
      <w:r>
        <w:rPr>
          <w:i/>
          <w:iCs/>
        </w:rPr>
        <w:t>et al.</w:t>
      </w:r>
      <w:r>
        <w:t xml:space="preserve"> A call for standardised age-disaggregated health data. </w:t>
      </w:r>
      <w:r>
        <w:rPr>
          <w:i/>
          <w:iCs/>
        </w:rPr>
        <w:t>The Lancet Healthy Longevity</w:t>
      </w:r>
      <w:r>
        <w:t xml:space="preserve"> </w:t>
      </w:r>
      <w:r>
        <w:rPr>
          <w:b/>
          <w:bCs/>
        </w:rPr>
        <w:t>2</w:t>
      </w:r>
      <w:r>
        <w:t>, e436–e443 (2021).</w:t>
      </w:r>
    </w:p>
    <w:p w14:paraId="3EBBF200" w14:textId="77777777" w:rsidR="0093350B" w:rsidRDefault="00B12EE7">
      <w:pPr>
        <w:pStyle w:val="Bibliography"/>
      </w:pPr>
      <w:bookmarkStart w:id="381" w:name="ref-hornor_quality_2018"/>
      <w:bookmarkEnd w:id="380"/>
      <w:r>
        <w:t xml:space="preserve">19. </w:t>
      </w:r>
      <w:r>
        <w:tab/>
        <w:t xml:space="preserve">Hornor, M. A. </w:t>
      </w:r>
      <w:r>
        <w:rPr>
          <w:i/>
          <w:iCs/>
        </w:rPr>
        <w:t>et al.</w:t>
      </w:r>
      <w:r>
        <w:t xml:space="preserve"> Quality Benchmarking in Trauma: From the NTDB to TQIP. </w:t>
      </w:r>
      <w:r>
        <w:rPr>
          <w:i/>
          <w:iCs/>
        </w:rPr>
        <w:t>Current Trauma Reports</w:t>
      </w:r>
      <w:r>
        <w:t xml:space="preserve"> </w:t>
      </w:r>
      <w:r>
        <w:rPr>
          <w:b/>
          <w:bCs/>
        </w:rPr>
        <w:t>4</w:t>
      </w:r>
      <w:r>
        <w:t>, 160–169 (2018).</w:t>
      </w:r>
    </w:p>
    <w:p w14:paraId="4B3FCB1B" w14:textId="77777777" w:rsidR="0093350B" w:rsidRDefault="00B12EE7">
      <w:pPr>
        <w:pStyle w:val="Bibliography"/>
      </w:pPr>
      <w:bookmarkStart w:id="382" w:name="ref-ustun_measuring_2010"/>
      <w:bookmarkEnd w:id="381"/>
      <w:r>
        <w:t xml:space="preserve">20. </w:t>
      </w:r>
      <w:r>
        <w:tab/>
      </w:r>
      <w:r w:rsidRPr="00C34CEA">
        <w:t xml:space="preserve">Ustun, T. B. </w:t>
      </w:r>
      <w:r w:rsidRPr="00C34CEA">
        <w:rPr>
          <w:i/>
          <w:iCs/>
        </w:rPr>
        <w:t>et al.</w:t>
      </w:r>
      <w:r w:rsidRPr="00C34CEA">
        <w:t xml:space="preserve"> </w:t>
      </w:r>
      <w:r>
        <w:rPr>
          <w:i/>
          <w:iCs/>
        </w:rPr>
        <w:t>Measuring Health and Disability: Manual for WHO Disability Assessment Schedule (WHODAS 2.0)</w:t>
      </w:r>
      <w:r>
        <w:t>. (World Health Organization, 2010).</w:t>
      </w:r>
      <w:bookmarkEnd w:id="360"/>
      <w:bookmarkEnd w:id="363"/>
      <w:bookmarkEnd w:id="382"/>
    </w:p>
    <w:sectPr w:rsidR="0093350B">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Karla Hemming (Applied Health Sciences)" w:date="2026-03-09T10:31:00Z" w:initials="KH">
    <w:p w14:paraId="2F31477C" w14:textId="77777777" w:rsidR="00F84860" w:rsidRDefault="00F84860" w:rsidP="00F84860">
      <w:pPr>
        <w:pStyle w:val="CommentText"/>
      </w:pPr>
      <w:r>
        <w:rPr>
          <w:rStyle w:val="CommentReference"/>
        </w:rPr>
        <w:annotationRef/>
      </w:r>
      <w:r>
        <w:t xml:space="preserve">I don’t think we should tie ourselves down too much here </w:t>
      </w:r>
    </w:p>
  </w:comment>
  <w:comment w:id="43" w:author="Karla Hemming (Applied Health Sciences)" w:date="2026-03-09T10:33:00Z" w:initials="KH">
    <w:p w14:paraId="0ABC95AB" w14:textId="77777777" w:rsidR="00F84860" w:rsidRDefault="00F84860" w:rsidP="00F84860">
      <w:pPr>
        <w:pStyle w:val="CommentText"/>
      </w:pPr>
      <w:r>
        <w:rPr>
          <w:rStyle w:val="CommentReference"/>
        </w:rPr>
        <w:annotationRef/>
      </w:r>
      <w:r>
        <w:t>How was seed chosen?</w:t>
      </w:r>
    </w:p>
  </w:comment>
  <w:comment w:id="44" w:author="Karla Hemming (Applied Health Sciences)" w:date="2026-03-09T10:33:00Z" w:initials="KH">
    <w:p w14:paraId="4BC9DDDC" w14:textId="77777777" w:rsidR="00F84860" w:rsidRDefault="00F84860" w:rsidP="00F84860">
      <w:pPr>
        <w:pStyle w:val="CommentText"/>
      </w:pPr>
      <w:r>
        <w:rPr>
          <w:rStyle w:val="CommentReference"/>
        </w:rPr>
        <w:annotationRef/>
      </w:r>
      <w:r>
        <w:t>Do we need a random selction part - for the stiarcase, or does that come later?</w:t>
      </w:r>
    </w:p>
  </w:comment>
  <w:comment w:id="45" w:author="Anna Olofsson" w:date="2026-03-16T13:27:00Z" w:initials="AO">
    <w:p w14:paraId="5C75237B" w14:textId="77777777" w:rsidR="0093613A" w:rsidRDefault="0093613A" w:rsidP="0093613A">
      <w:pPr>
        <w:pStyle w:val="CommentText"/>
      </w:pPr>
      <w:r>
        <w:rPr>
          <w:rStyle w:val="CommentReference"/>
        </w:rPr>
        <w:annotationRef/>
      </w:r>
      <w:r>
        <w:t xml:space="preserve">The random sampling procedure for the staircase component is described later in Section 5.5.2 (Nested staircase design). </w:t>
      </w:r>
    </w:p>
  </w:comment>
  <w:comment w:id="54" w:author="Karla Hemming (Applied Health Sciences)" w:date="2026-03-09T10:35:00Z" w:initials="KH">
    <w:p w14:paraId="505946D2" w14:textId="77777777" w:rsidR="00F84860" w:rsidRDefault="00F84860" w:rsidP="00F84860">
      <w:pPr>
        <w:pStyle w:val="CommentText"/>
      </w:pPr>
      <w:r>
        <w:rPr>
          <w:rStyle w:val="CommentReference"/>
        </w:rPr>
        <w:annotationRef/>
      </w:r>
      <w:r>
        <w:t>Do we need to think about how will handle the following:</w:t>
      </w:r>
    </w:p>
    <w:p w14:paraId="0BFEC5E7" w14:textId="77777777" w:rsidR="00F84860" w:rsidRDefault="00F84860" w:rsidP="00F84860">
      <w:pPr>
        <w:pStyle w:val="CommentText"/>
      </w:pPr>
      <w:r>
        <w:t xml:space="preserve">Deaths </w:t>
      </w:r>
    </w:p>
    <w:p w14:paraId="3695D47E" w14:textId="77777777" w:rsidR="00F84860" w:rsidRDefault="00F84860" w:rsidP="00F84860">
      <w:pPr>
        <w:pStyle w:val="CommentText"/>
      </w:pPr>
      <w:r>
        <w:t>Transfers to other hosptials?</w:t>
      </w:r>
    </w:p>
  </w:comment>
  <w:comment w:id="55" w:author="Karla Hemming (Applied Health Sciences)" w:date="2026-03-09T10:35:00Z" w:initials="KH">
    <w:p w14:paraId="3B07C8D4" w14:textId="77777777" w:rsidR="00F84860" w:rsidRDefault="00F84860" w:rsidP="00F84860">
      <w:pPr>
        <w:pStyle w:val="CommentText"/>
      </w:pPr>
      <w:r>
        <w:rPr>
          <w:rStyle w:val="CommentReference"/>
        </w:rPr>
        <w:annotationRef/>
      </w:r>
      <w:r>
        <w:t xml:space="preserve">Also, I wodner if this applies to other outcomes too </w:t>
      </w:r>
    </w:p>
  </w:comment>
  <w:comment w:id="56" w:author="Anna Olofsson" w:date="2026-03-16T13:42:00Z" w:initials="AO">
    <w:p w14:paraId="73DEA480" w14:textId="77777777" w:rsidR="00331221" w:rsidRDefault="00BF424A" w:rsidP="00331221">
      <w:pPr>
        <w:pStyle w:val="CommentText"/>
      </w:pPr>
      <w:r>
        <w:rPr>
          <w:rStyle w:val="CommentReference"/>
        </w:rPr>
        <w:annotationRef/>
      </w:r>
      <w:r w:rsidR="00331221">
        <w:rPr>
          <w:b/>
          <w:bCs/>
        </w:rPr>
        <w:t>Example text to add under</w:t>
      </w:r>
      <w:r w:rsidR="00331221">
        <w:t xml:space="preserve"> </w:t>
      </w:r>
      <w:r w:rsidR="00331221">
        <w:rPr>
          <w:b/>
          <w:bCs/>
        </w:rPr>
        <w:t>5.11 Analysis of secondary outcomes</w:t>
      </w:r>
      <w:r w:rsidR="00331221">
        <w:t>:</w:t>
      </w:r>
    </w:p>
    <w:p w14:paraId="3F59A568" w14:textId="77777777" w:rsidR="00331221" w:rsidRDefault="00331221" w:rsidP="00331221">
      <w:pPr>
        <w:pStyle w:val="CommentText"/>
      </w:pPr>
      <w:r>
        <w:t xml:space="preserve">For outcomes where death or transfer to another hospital may preclude measurement of the outcome, these </w:t>
      </w:r>
    </w:p>
    <w:p w14:paraId="6D2B57A0" w14:textId="77777777" w:rsidR="00331221" w:rsidRDefault="00331221" w:rsidP="00331221">
      <w:pPr>
        <w:pStyle w:val="CommentText"/>
      </w:pPr>
    </w:p>
    <w:p w14:paraId="32CD94F4" w14:textId="77777777" w:rsidR="00331221" w:rsidRDefault="00331221" w:rsidP="00331221">
      <w:pPr>
        <w:pStyle w:val="CommentText"/>
      </w:pPr>
    </w:p>
    <w:p w14:paraId="13D829FD" w14:textId="77777777" w:rsidR="00331221" w:rsidRDefault="00331221" w:rsidP="00331221">
      <w:pPr>
        <w:pStyle w:val="CommentText"/>
      </w:pPr>
      <w:r>
        <w:t xml:space="preserve">Good point – we could add a clarifying sentence in the secondary outcomes section describing how deaths and transfers are handled depending on the outcome type. </w:t>
      </w:r>
    </w:p>
    <w:p w14:paraId="66CF7E1D" w14:textId="77777777" w:rsidR="00331221" w:rsidRDefault="00331221" w:rsidP="00331221">
      <w:pPr>
        <w:pStyle w:val="CommentText"/>
      </w:pPr>
    </w:p>
    <w:p w14:paraId="41260902" w14:textId="77777777" w:rsidR="00331221" w:rsidRDefault="00331221" w:rsidP="00331221">
      <w:pPr>
        <w:pStyle w:val="CommentText"/>
      </w:pPr>
      <w:r>
        <w:t xml:space="preserve">Vi har redan gjort detta  </w:t>
      </w:r>
      <w:r>
        <w:rPr>
          <w:b/>
          <w:bCs/>
        </w:rPr>
        <w:t>length of ED stay</w:t>
      </w:r>
      <w:r>
        <w:t>:</w:t>
      </w:r>
    </w:p>
    <w:p w14:paraId="6B346FD6" w14:textId="77777777" w:rsidR="00331221" w:rsidRDefault="00331221" w:rsidP="00331221">
      <w:pPr>
        <w:pStyle w:val="CommentText"/>
      </w:pPr>
      <w:r>
        <w:t>Där står detr:</w:t>
      </w:r>
    </w:p>
    <w:p w14:paraId="55B343FA" w14:textId="77777777" w:rsidR="00331221" w:rsidRDefault="00331221" w:rsidP="00331221">
      <w:pPr>
        <w:pStyle w:val="CommentText"/>
      </w:pPr>
      <w:r>
        <w:rPr>
          <w:i/>
          <w:iCs/>
        </w:rPr>
        <w:t>We will treat death as a competing event and therefore use a mixed-effects competing risks model.</w:t>
      </w:r>
    </w:p>
    <w:p w14:paraId="5943A290" w14:textId="77777777" w:rsidR="00331221" w:rsidRDefault="00331221" w:rsidP="00331221">
      <w:pPr>
        <w:pStyle w:val="CommentText"/>
      </w:pPr>
    </w:p>
    <w:p w14:paraId="12C058DD" w14:textId="77777777" w:rsidR="00331221" w:rsidRDefault="00331221" w:rsidP="00331221">
      <w:pPr>
        <w:pStyle w:val="CommentText"/>
      </w:pPr>
    </w:p>
    <w:p w14:paraId="781DD4FF" w14:textId="77777777" w:rsidR="00331221" w:rsidRDefault="00331221" w:rsidP="00331221">
      <w:pPr>
        <w:pStyle w:val="CommentText"/>
      </w:pPr>
    </w:p>
    <w:p w14:paraId="24BD2AB2" w14:textId="77777777" w:rsidR="00331221" w:rsidRDefault="00331221" w:rsidP="00331221">
      <w:pPr>
        <w:pStyle w:val="CommentText"/>
      </w:pPr>
    </w:p>
  </w:comment>
  <w:comment w:id="59" w:author="Karla Hemming (Applied Health Sciences)" w:date="2026-03-09T10:36:00Z" w:initials="KH">
    <w:p w14:paraId="2981DCAA" w14:textId="17EBF995" w:rsidR="00F84860" w:rsidRDefault="00F84860" w:rsidP="00F84860">
      <w:pPr>
        <w:pStyle w:val="CommentText"/>
      </w:pPr>
      <w:r>
        <w:rPr>
          <w:rStyle w:val="CommentReference"/>
        </w:rPr>
        <w:annotationRef/>
      </w:r>
      <w:r>
        <w:t xml:space="preserve">Unclear how adherece will be reported on the 14 point scale or is it intended to be bianry? </w:t>
      </w:r>
    </w:p>
  </w:comment>
  <w:comment w:id="60" w:author="Anna Olofsson" w:date="2026-03-16T13:54:00Z" w:initials="AO">
    <w:p w14:paraId="47FECCFD" w14:textId="77777777" w:rsidR="002B5638" w:rsidRDefault="002B5638" w:rsidP="002B5638">
      <w:pPr>
        <w:pStyle w:val="CommentText"/>
      </w:pPr>
      <w:r>
        <w:rPr>
          <w:rStyle w:val="CommentReference"/>
        </w:rPr>
        <w:annotationRef/>
      </w:r>
      <w:r>
        <w:t>Adherence will be defined as the proportion of completed checklist items (number of completed steps divided by 14), resulting in a value between 0 and 1.</w:t>
      </w:r>
      <w:r>
        <w:br/>
        <w:t xml:space="preserve">Completion of all 14 steps corresponds to 100% adherence.  </w:t>
      </w:r>
    </w:p>
    <w:p w14:paraId="150AD1F7" w14:textId="77777777" w:rsidR="002B5638" w:rsidRDefault="002B5638" w:rsidP="002B5638">
      <w:pPr>
        <w:pStyle w:val="CommentText"/>
      </w:pPr>
    </w:p>
    <w:p w14:paraId="5B25B237" w14:textId="77777777" w:rsidR="002B5638" w:rsidRDefault="002B5638" w:rsidP="002B5638">
      <w:pPr>
        <w:pStyle w:val="CommentText"/>
      </w:pPr>
      <w:r>
        <w:t>Clarified that adherence will be analysed as the proportion of completed checklist items (0–1 scale), where completion of all 14 steps corresponds to 100% adherence.</w:t>
      </w:r>
    </w:p>
    <w:p w14:paraId="5032DEBE" w14:textId="77777777" w:rsidR="002B5638" w:rsidRDefault="002B5638" w:rsidP="002B5638">
      <w:pPr>
        <w:pStyle w:val="CommentText"/>
      </w:pPr>
    </w:p>
    <w:p w14:paraId="4A97F50A" w14:textId="77777777" w:rsidR="002B5638" w:rsidRDefault="002B5638" w:rsidP="002B5638">
      <w:pPr>
        <w:pStyle w:val="CommentText"/>
      </w:pPr>
      <w:r>
        <w:t>Obs I analysdelen skriver vi  redan:</w:t>
      </w:r>
    </w:p>
    <w:p w14:paraId="42A06E8E" w14:textId="77777777" w:rsidR="002B5638" w:rsidRDefault="002B5638" w:rsidP="002B5638">
      <w:pPr>
        <w:pStyle w:val="CommentText"/>
      </w:pPr>
      <w:r>
        <w:rPr>
          <w:i/>
          <w:iCs/>
        </w:rPr>
        <w:t>observed adherence proportion may take values of 0 or 1 → rescaled</w:t>
      </w:r>
    </w:p>
    <w:p w14:paraId="1FBE02F9" w14:textId="77777777" w:rsidR="002B5638" w:rsidRDefault="002B5638" w:rsidP="002B5638">
      <w:pPr>
        <w:pStyle w:val="CommentText"/>
      </w:pPr>
      <w:r>
        <w:t xml:space="preserve"> </w:t>
      </w:r>
    </w:p>
    <w:p w14:paraId="5784C593" w14:textId="77777777" w:rsidR="002B5638" w:rsidRDefault="002B5638" w:rsidP="002B5638">
      <w:pPr>
        <w:pStyle w:val="CommentText"/>
      </w:pPr>
    </w:p>
    <w:p w14:paraId="61E91D3B" w14:textId="77777777" w:rsidR="002B5638" w:rsidRDefault="002B5638" w:rsidP="002B5638">
      <w:pPr>
        <w:pStyle w:val="CommentText"/>
      </w:pPr>
      <w:r>
        <w:t xml:space="preserve">Men förankra detta till Martin också…. </w:t>
      </w:r>
    </w:p>
  </w:comment>
  <w:comment w:id="63" w:author="Karla Hemming (Applied Health Sciences)" w:date="2026-03-09T10:38:00Z" w:initials="KH">
    <w:p w14:paraId="0A7E5970" w14:textId="77777777" w:rsidR="005C48BB" w:rsidRDefault="005C48BB" w:rsidP="005C48BB">
      <w:pPr>
        <w:pStyle w:val="CommentText"/>
      </w:pPr>
      <w:r>
        <w:rPr>
          <w:rStyle w:val="CommentReference"/>
        </w:rPr>
        <w:annotationRef/>
      </w:r>
      <w:r>
        <w:t>Can we discuss</w:t>
      </w:r>
    </w:p>
    <w:p w14:paraId="2C39E578" w14:textId="77777777" w:rsidR="005C48BB" w:rsidRDefault="005C48BB" w:rsidP="005C48BB">
      <w:pPr>
        <w:pStyle w:val="CommentText"/>
      </w:pPr>
    </w:p>
    <w:p w14:paraId="442506E2" w14:textId="77777777" w:rsidR="005C48BB" w:rsidRDefault="005C48BB" w:rsidP="005C48BB">
      <w:pPr>
        <w:pStyle w:val="CommentText"/>
      </w:pPr>
      <w:r>
        <w:t xml:space="preserve">I don’t thnk it is helpful to have null and alternative hypotheses like this. </w:t>
      </w:r>
    </w:p>
    <w:p w14:paraId="5B85E138" w14:textId="77777777" w:rsidR="005C48BB" w:rsidRDefault="005C48BB" w:rsidP="005C48BB">
      <w:pPr>
        <w:pStyle w:val="CommentText"/>
      </w:pPr>
    </w:p>
    <w:p w14:paraId="00F43067" w14:textId="77777777" w:rsidR="005C48BB" w:rsidRDefault="005C48BB" w:rsidP="005C48BB">
      <w:pPr>
        <w:pStyle w:val="CommentText"/>
      </w:pPr>
      <w:r>
        <w:t xml:space="preserve">Much of the text can remain - lets discuss </w:t>
      </w:r>
    </w:p>
  </w:comment>
  <w:comment w:id="64" w:author="Anna Olofsson" w:date="2026-03-16T14:04:00Z" w:initials="AO">
    <w:p w14:paraId="18A5659F" w14:textId="77777777" w:rsidR="008A1F29" w:rsidRDefault="008A1F29" w:rsidP="008A1F29">
      <w:pPr>
        <w:pStyle w:val="CommentText"/>
      </w:pPr>
      <w:r>
        <w:rPr>
          <w:rStyle w:val="CommentReference"/>
        </w:rPr>
        <w:annotationRef/>
      </w:r>
      <w:r>
        <w:t>Example text:</w:t>
      </w:r>
    </w:p>
    <w:p w14:paraId="1C3850D1" w14:textId="77777777" w:rsidR="008A1F29" w:rsidRDefault="008A1F29" w:rsidP="008A1F29">
      <w:pPr>
        <w:pStyle w:val="CommentText"/>
      </w:pPr>
      <w:r>
        <w:t>The primary analysis will estimate the effect of ATLS training on 30-day in-hospital mortality compared with standard care. The treatment effect will be expressed as an odds ratio (OR) and as an absolute risk difference (ARD). An OR &lt; 1 or ARD &lt; 0 indicates lower mortality among patients treated in hospitals after ATLS implementation compared with standard care. Based on our pilot study and systematic review of the literature, we expect the intervention to reduce mortality.</w:t>
      </w:r>
    </w:p>
    <w:p w14:paraId="3781236A" w14:textId="77777777" w:rsidR="008A1F29" w:rsidRDefault="008A1F29" w:rsidP="008A1F29">
      <w:pPr>
        <w:pStyle w:val="CommentText"/>
      </w:pPr>
    </w:p>
    <w:p w14:paraId="703869E7" w14:textId="77777777" w:rsidR="008A1F29" w:rsidRDefault="008A1F29" w:rsidP="008A1F29">
      <w:pPr>
        <w:pStyle w:val="CommentText"/>
      </w:pPr>
    </w:p>
    <w:p w14:paraId="3F43BF4D" w14:textId="77777777" w:rsidR="008A1F29" w:rsidRDefault="008A1F29" w:rsidP="008A1F29">
      <w:pPr>
        <w:pStyle w:val="CommentText"/>
      </w:pPr>
      <w:r>
        <w:rPr>
          <w:i/>
          <w:iCs/>
        </w:rPr>
        <w:t xml:space="preserve">absolute difference of at least 5% units </w:t>
      </w:r>
    </w:p>
    <w:p w14:paraId="250EB488" w14:textId="77777777" w:rsidR="008A1F29" w:rsidRDefault="008A1F29" w:rsidP="008A1F29">
      <w:pPr>
        <w:pStyle w:val="CommentText"/>
      </w:pPr>
      <w:r>
        <w:t xml:space="preserve">är egentligen </w:t>
      </w:r>
      <w:r>
        <w:rPr>
          <w:b/>
          <w:bCs/>
        </w:rPr>
        <w:t>sample size logic</w:t>
      </w:r>
      <w:r>
        <w:t>, inte hypotes.</w:t>
      </w:r>
    </w:p>
    <w:p w14:paraId="40308ACA" w14:textId="77777777" w:rsidR="008A1F29" w:rsidRDefault="008A1F29" w:rsidP="008A1F29">
      <w:pPr>
        <w:pStyle w:val="CommentText"/>
      </w:pPr>
      <w:r>
        <w:t xml:space="preserve">Det, har redan korrekt skrivita i </w:t>
      </w:r>
      <w:r>
        <w:rPr>
          <w:b/>
          <w:bCs/>
        </w:rPr>
        <w:t>sample size section</w:t>
      </w:r>
      <w:r>
        <w:t>, så inget går förlorat.</w:t>
      </w:r>
    </w:p>
    <w:p w14:paraId="214948DE" w14:textId="77777777" w:rsidR="008A1F29" w:rsidRDefault="008A1F29" w:rsidP="008A1F29">
      <w:pPr>
        <w:pStyle w:val="CommentText"/>
      </w:pPr>
    </w:p>
    <w:p w14:paraId="137D2C31" w14:textId="77777777" w:rsidR="008A1F29" w:rsidRDefault="008A1F29" w:rsidP="008A1F29">
      <w:pPr>
        <w:pStyle w:val="CommentText"/>
      </w:pPr>
    </w:p>
    <w:p w14:paraId="4415087A" w14:textId="77777777" w:rsidR="008A1F29" w:rsidRDefault="008A1F29" w:rsidP="008A1F29">
      <w:pPr>
        <w:pStyle w:val="CommentText"/>
      </w:pPr>
    </w:p>
    <w:p w14:paraId="75F2FE65" w14:textId="77777777" w:rsidR="008A1F29" w:rsidRDefault="008A1F29" w:rsidP="008A1F29">
      <w:pPr>
        <w:pStyle w:val="CommentText"/>
      </w:pPr>
    </w:p>
    <w:p w14:paraId="06164CE0" w14:textId="77777777" w:rsidR="008A1F29" w:rsidRDefault="008A1F29" w:rsidP="008A1F29">
      <w:pPr>
        <w:pStyle w:val="CommentText"/>
      </w:pPr>
    </w:p>
    <w:p w14:paraId="208FDB4F" w14:textId="77777777" w:rsidR="008A1F29" w:rsidRDefault="008A1F29" w:rsidP="008A1F29">
      <w:pPr>
        <w:pStyle w:val="CommentText"/>
      </w:pPr>
    </w:p>
    <w:p w14:paraId="3A45480A" w14:textId="77777777" w:rsidR="008A1F29" w:rsidRDefault="008A1F29" w:rsidP="008A1F29">
      <w:pPr>
        <w:pStyle w:val="CommentText"/>
      </w:pPr>
    </w:p>
  </w:comment>
  <w:comment w:id="69" w:author="Karla Hemming (Applied Health Sciences)" w:date="2026-03-09T10:39:00Z" w:initials="KH">
    <w:p w14:paraId="7FF076B2" w14:textId="77777777" w:rsidR="005C48BB" w:rsidRDefault="005C48BB" w:rsidP="005C48BB">
      <w:pPr>
        <w:pStyle w:val="CommentText"/>
      </w:pPr>
      <w:r>
        <w:rPr>
          <w:rStyle w:val="CommentReference"/>
        </w:rPr>
        <w:annotationRef/>
      </w:r>
      <w:r>
        <w:t xml:space="preserve">Need detail on how implemented calculations and maybe also refer reader to protoocl for full detial </w:t>
      </w:r>
    </w:p>
  </w:comment>
  <w:comment w:id="70" w:author="Anna Olofsson" w:date="2026-03-16T14:17:00Z" w:initials="AO">
    <w:p w14:paraId="4A66F1A1" w14:textId="77777777" w:rsidR="00CA1F59" w:rsidRDefault="00CA1F59" w:rsidP="00CA1F59">
      <w:pPr>
        <w:pStyle w:val="CommentText"/>
      </w:pPr>
      <w:r>
        <w:rPr>
          <w:rStyle w:val="CommentReference"/>
        </w:rPr>
        <w:annotationRef/>
      </w:r>
      <w:r>
        <w:t xml:space="preserve">We can add here clarification that the sample size calculations were conducted during the trial design phase and that full methodological details are provided in the trial protocol. </w:t>
      </w:r>
    </w:p>
  </w:comment>
  <w:comment w:id="75" w:author="Karla Hemming (Applied Health Sciences)" w:date="2026-03-09T10:40:00Z" w:initials="KH">
    <w:p w14:paraId="53A0C1DE" w14:textId="77777777" w:rsidR="005C48BB" w:rsidRDefault="005C48BB" w:rsidP="005C48BB">
      <w:pPr>
        <w:pStyle w:val="CommentText"/>
      </w:pPr>
      <w:r>
        <w:rPr>
          <w:rStyle w:val="CommentReference"/>
        </w:rPr>
        <w:annotationRef/>
      </w:r>
      <w:r>
        <w:t xml:space="preserve">Need an acknowledgement that these are secondary outcomes. The power calculations merely informs the sample size for the data collection - otherwise this could be misunderstood </w:t>
      </w:r>
    </w:p>
  </w:comment>
  <w:comment w:id="76" w:author="Anna Olofsson" w:date="2026-03-16T14:24:00Z" w:initials="AO">
    <w:p w14:paraId="3EC6B08A" w14:textId="77777777" w:rsidR="00257A48" w:rsidRDefault="00257A48" w:rsidP="00257A48">
      <w:pPr>
        <w:pStyle w:val="CommentText"/>
      </w:pPr>
      <w:r>
        <w:rPr>
          <w:rStyle w:val="CommentReference"/>
        </w:rPr>
        <w:annotationRef/>
      </w:r>
      <w:r>
        <w:t xml:space="preserve">We could add clarification at the beginning -something like: </w:t>
      </w:r>
    </w:p>
    <w:p w14:paraId="676F7293" w14:textId="77777777" w:rsidR="00257A48" w:rsidRDefault="00257A48" w:rsidP="00257A48">
      <w:pPr>
        <w:pStyle w:val="CommentText"/>
      </w:pPr>
    </w:p>
    <w:p w14:paraId="398B6671" w14:textId="77777777" w:rsidR="00257A48" w:rsidRDefault="00257A48" w:rsidP="00257A48">
      <w:pPr>
        <w:pStyle w:val="CommentText"/>
      </w:pPr>
      <w:r>
        <w:t>These outcomes are secondary outcomes, and the power calculations presented here are intended only to inform the sample size required for their data collection within the nested staircase design.</w:t>
      </w:r>
    </w:p>
    <w:p w14:paraId="33E5CC40" w14:textId="77777777" w:rsidR="00257A48" w:rsidRDefault="00257A48" w:rsidP="00257A48">
      <w:pPr>
        <w:pStyle w:val="CommentText"/>
      </w:pPr>
    </w:p>
    <w:p w14:paraId="11D98CDE" w14:textId="77777777" w:rsidR="00257A48" w:rsidRDefault="00257A48" w:rsidP="00257A48">
      <w:pPr>
        <w:pStyle w:val="CommentText"/>
      </w:pPr>
    </w:p>
    <w:p w14:paraId="61FDDD6A" w14:textId="77777777" w:rsidR="00257A48" w:rsidRDefault="00257A48" w:rsidP="00257A48">
      <w:pPr>
        <w:pStyle w:val="CommentText"/>
      </w:pPr>
    </w:p>
    <w:p w14:paraId="63241142" w14:textId="77777777" w:rsidR="00257A48" w:rsidRDefault="00257A48" w:rsidP="00257A48">
      <w:pPr>
        <w:pStyle w:val="CommentText"/>
      </w:pPr>
    </w:p>
    <w:p w14:paraId="79B70470" w14:textId="77777777" w:rsidR="00257A48" w:rsidRDefault="00257A48" w:rsidP="00257A48">
      <w:pPr>
        <w:pStyle w:val="CommentText"/>
      </w:pPr>
    </w:p>
    <w:p w14:paraId="7D32395D" w14:textId="77777777" w:rsidR="00257A48" w:rsidRDefault="00257A48" w:rsidP="00257A48">
      <w:pPr>
        <w:pStyle w:val="CommentText"/>
      </w:pPr>
    </w:p>
    <w:p w14:paraId="0ACFAE95" w14:textId="77777777" w:rsidR="00257A48" w:rsidRDefault="00257A48" w:rsidP="00257A48">
      <w:pPr>
        <w:pStyle w:val="CommentText"/>
      </w:pPr>
    </w:p>
    <w:p w14:paraId="5C693F1A" w14:textId="77777777" w:rsidR="00257A48" w:rsidRDefault="00257A48" w:rsidP="00257A48">
      <w:pPr>
        <w:pStyle w:val="CommentText"/>
      </w:pPr>
    </w:p>
    <w:p w14:paraId="4CA6B265" w14:textId="77777777" w:rsidR="00257A48" w:rsidRDefault="00257A48" w:rsidP="00257A48">
      <w:pPr>
        <w:pStyle w:val="CommentText"/>
      </w:pPr>
    </w:p>
    <w:p w14:paraId="3216A063" w14:textId="77777777" w:rsidR="00257A48" w:rsidRDefault="00257A48" w:rsidP="00257A48">
      <w:pPr>
        <w:pStyle w:val="CommentText"/>
      </w:pPr>
    </w:p>
    <w:p w14:paraId="1F30148E" w14:textId="77777777" w:rsidR="00257A48" w:rsidRDefault="00257A48" w:rsidP="00257A48">
      <w:pPr>
        <w:pStyle w:val="CommentText"/>
      </w:pPr>
    </w:p>
  </w:comment>
  <w:comment w:id="79" w:author="Karla Hemming (Applied Health Sciences)" w:date="2026-03-09T10:41:00Z" w:initials="KH">
    <w:p w14:paraId="30CBB0FC" w14:textId="77777777" w:rsidR="005C48BB" w:rsidRDefault="005C48BB" w:rsidP="005C48BB">
      <w:pPr>
        <w:pStyle w:val="CommentText"/>
      </w:pPr>
      <w:r>
        <w:rPr>
          <w:rStyle w:val="CommentReference"/>
        </w:rPr>
        <w:annotationRef/>
      </w:r>
      <w:r>
        <w:t xml:space="preserve">I thought this was the statistical meaning of the word shift when I first read it </w:t>
      </w:r>
    </w:p>
  </w:comment>
  <w:comment w:id="77" w:author="Karla Hemming (Applied Health Sciences)" w:date="2026-03-09T10:41:00Z" w:initials="KH">
    <w:p w14:paraId="4D792751" w14:textId="77777777" w:rsidR="005C48BB" w:rsidRDefault="005C48BB" w:rsidP="005C48BB">
      <w:pPr>
        <w:pStyle w:val="CommentText"/>
      </w:pPr>
      <w:r>
        <w:rPr>
          <w:rStyle w:val="CommentReference"/>
        </w:rPr>
        <w:annotationRef/>
      </w:r>
      <w:r>
        <w:t>I’d say this was stratified sampling</w:t>
      </w:r>
    </w:p>
  </w:comment>
  <w:comment w:id="78" w:author="Anna Olofsson" w:date="2026-03-16T14:26:00Z" w:initials="AO">
    <w:p w14:paraId="270E6239" w14:textId="77777777" w:rsidR="00257A48" w:rsidRDefault="00257A48" w:rsidP="00257A48">
      <w:pPr>
        <w:pStyle w:val="CommentText"/>
      </w:pPr>
      <w:r>
        <w:rPr>
          <w:rStyle w:val="CommentReference"/>
        </w:rPr>
        <w:annotationRef/>
      </w:r>
      <w:r>
        <w:t xml:space="preserve">I agree, since we choose between morning, afternoon and night it should be stratified sampling by shift. </w:t>
      </w:r>
    </w:p>
  </w:comment>
  <w:comment w:id="95" w:author="Karla Hemming (Applied Health Sciences)" w:date="2026-03-09T10:45:00Z" w:initials="KH">
    <w:p w14:paraId="2178FDBD" w14:textId="77777777" w:rsidR="005C48BB" w:rsidRDefault="005C48BB" w:rsidP="005C48BB">
      <w:pPr>
        <w:pStyle w:val="CommentText"/>
      </w:pPr>
      <w:r>
        <w:rPr>
          <w:rStyle w:val="CommentReference"/>
        </w:rPr>
        <w:annotationRef/>
      </w:r>
      <w:r>
        <w:t>In the methods it was stated that the set up was</w:t>
      </w:r>
    </w:p>
    <w:p w14:paraId="39AAFD00" w14:textId="77777777" w:rsidR="005C48BB" w:rsidRDefault="005C48BB" w:rsidP="005C48BB">
      <w:pPr>
        <w:pStyle w:val="CommentText"/>
      </w:pPr>
    </w:p>
    <w:p w14:paraId="6FB8AB75" w14:textId="77777777" w:rsidR="005C48BB" w:rsidRDefault="005C48BB" w:rsidP="005C48BB">
      <w:pPr>
        <w:pStyle w:val="CommentText"/>
      </w:pPr>
      <w:r>
        <w:t>Hospitals (clusters)</w:t>
      </w:r>
    </w:p>
    <w:p w14:paraId="1A96AC21" w14:textId="77777777" w:rsidR="005C48BB" w:rsidRDefault="005C48BB" w:rsidP="005C48BB">
      <w:pPr>
        <w:pStyle w:val="CommentText"/>
      </w:pPr>
      <w:r>
        <w:t xml:space="preserve">Teams </w:t>
      </w:r>
    </w:p>
    <w:p w14:paraId="215634F3" w14:textId="77777777" w:rsidR="005C48BB" w:rsidRDefault="005C48BB" w:rsidP="005C48BB">
      <w:pPr>
        <w:pStyle w:val="CommentText"/>
      </w:pPr>
      <w:r>
        <w:t xml:space="preserve">Individuals </w:t>
      </w:r>
    </w:p>
    <w:p w14:paraId="033A0248" w14:textId="77777777" w:rsidR="005C48BB" w:rsidRDefault="005C48BB" w:rsidP="005C48BB">
      <w:pPr>
        <w:pStyle w:val="CommentText"/>
      </w:pPr>
    </w:p>
    <w:p w14:paraId="4E56364F" w14:textId="77777777" w:rsidR="005C48BB" w:rsidRDefault="005C48BB" w:rsidP="005C48BB">
      <w:pPr>
        <w:pStyle w:val="CommentText"/>
      </w:pPr>
      <w:r>
        <w:t xml:space="preserve">Need to reflect this here and in the analysis section </w:t>
      </w:r>
    </w:p>
  </w:comment>
  <w:comment w:id="96" w:author="Anna Olofsson" w:date="2026-04-10T11:56:00Z" w:initials="AO">
    <w:p w14:paraId="3E3ABC54" w14:textId="77777777" w:rsidR="00987B44" w:rsidRDefault="00987B44" w:rsidP="00987B44">
      <w:pPr>
        <w:pStyle w:val="CommentText"/>
      </w:pPr>
      <w:r>
        <w:rPr>
          <w:rStyle w:val="CommentReference"/>
        </w:rPr>
        <w:annotationRef/>
      </w:r>
      <w:r>
        <w:t>Revised to clarify the hierarchical structure of the trial (hospitals/clusters, teams, individuals), and added explicit definitions of the target population and corresponding analysis set for each type of outcome.</w:t>
      </w:r>
    </w:p>
    <w:p w14:paraId="6E57B8C1" w14:textId="77777777" w:rsidR="00987B44" w:rsidRDefault="00987B44" w:rsidP="00987B44">
      <w:pPr>
        <w:pStyle w:val="CommentText"/>
      </w:pPr>
    </w:p>
    <w:p w14:paraId="3657C6F0" w14:textId="77777777" w:rsidR="00987B44" w:rsidRDefault="00987B44" w:rsidP="00987B44">
      <w:pPr>
        <w:pStyle w:val="CommentText"/>
      </w:pPr>
    </w:p>
    <w:p w14:paraId="6077C4B8" w14:textId="77777777" w:rsidR="00987B44" w:rsidRDefault="00987B44" w:rsidP="00987B44">
      <w:pPr>
        <w:pStyle w:val="CommentText"/>
      </w:pPr>
    </w:p>
    <w:p w14:paraId="6DC2B762" w14:textId="77777777" w:rsidR="00987B44" w:rsidRDefault="00987B44" w:rsidP="00987B44">
      <w:pPr>
        <w:pStyle w:val="CommentText"/>
      </w:pPr>
    </w:p>
    <w:p w14:paraId="6202240F" w14:textId="77777777" w:rsidR="00987B44" w:rsidRDefault="00987B44" w:rsidP="00987B44">
      <w:pPr>
        <w:pStyle w:val="CommentText"/>
      </w:pPr>
    </w:p>
    <w:p w14:paraId="072E3E3A" w14:textId="77777777" w:rsidR="00987B44" w:rsidRDefault="00987B44" w:rsidP="00987B44">
      <w:pPr>
        <w:pStyle w:val="CommentText"/>
      </w:pPr>
    </w:p>
    <w:p w14:paraId="1415E454" w14:textId="77777777" w:rsidR="00987B44" w:rsidRDefault="00987B44" w:rsidP="00987B44">
      <w:pPr>
        <w:pStyle w:val="CommentText"/>
      </w:pPr>
    </w:p>
    <w:p w14:paraId="26E53944" w14:textId="77777777" w:rsidR="00987B44" w:rsidRDefault="00987B44" w:rsidP="00987B44">
      <w:pPr>
        <w:pStyle w:val="CommentText"/>
      </w:pPr>
    </w:p>
    <w:p w14:paraId="42D2BBDF" w14:textId="77777777" w:rsidR="00987B44" w:rsidRDefault="00987B44" w:rsidP="00987B44">
      <w:pPr>
        <w:pStyle w:val="CommentText"/>
      </w:pPr>
    </w:p>
    <w:p w14:paraId="297E2F82" w14:textId="77777777" w:rsidR="00987B44" w:rsidRDefault="00987B44" w:rsidP="00987B44">
      <w:pPr>
        <w:pStyle w:val="CommentText"/>
      </w:pPr>
    </w:p>
    <w:p w14:paraId="68F14B5E" w14:textId="77777777" w:rsidR="00987B44" w:rsidRDefault="00987B44" w:rsidP="00987B44">
      <w:pPr>
        <w:pStyle w:val="CommentText"/>
      </w:pPr>
    </w:p>
    <w:p w14:paraId="4D034C14" w14:textId="77777777" w:rsidR="00987B44" w:rsidRDefault="00987B44" w:rsidP="00987B44">
      <w:pPr>
        <w:pStyle w:val="CommentText"/>
      </w:pPr>
    </w:p>
  </w:comment>
  <w:comment w:id="107" w:author="Anna Olofsson" w:date="2026-04-10T12:00:00Z" w:initials="AO">
    <w:p w14:paraId="5A03874B" w14:textId="77777777" w:rsidR="00875AA2" w:rsidRDefault="00875AA2" w:rsidP="00875AA2">
      <w:pPr>
        <w:pStyle w:val="CommentText"/>
      </w:pPr>
      <w:r>
        <w:rPr>
          <w:rStyle w:val="CommentReference"/>
        </w:rPr>
        <w:annotationRef/>
      </w:r>
      <w:r>
        <w:t xml:space="preserve">Per-protocol was already referred to here in the previous wording, but the sentence has been revised for clarity. </w:t>
      </w:r>
    </w:p>
    <w:p w14:paraId="546A247B" w14:textId="77777777" w:rsidR="00875AA2" w:rsidRDefault="00875AA2" w:rsidP="00875AA2">
      <w:pPr>
        <w:pStyle w:val="CommentText"/>
      </w:pPr>
    </w:p>
    <w:p w14:paraId="667A5D73" w14:textId="77777777" w:rsidR="00875AA2" w:rsidRDefault="00875AA2" w:rsidP="00875AA2">
      <w:pPr>
        <w:pStyle w:val="CommentText"/>
      </w:pPr>
      <w:r>
        <w:t xml:space="preserve">Question: do we want to retain the term “per-protocol sensitivity analysis” here, or would it be more accurate to describe this simply as a sensitivity analysis using the actual date of transition? </w:t>
      </w:r>
    </w:p>
  </w:comment>
  <w:comment w:id="159" w:author="Karla Hemming (Applied Health Sciences)" w:date="2026-03-09T10:46:00Z" w:initials="KH">
    <w:p w14:paraId="5CB85DFD" w14:textId="77777777" w:rsidR="005C48BB" w:rsidRDefault="005C48BB" w:rsidP="005C48BB">
      <w:pPr>
        <w:pStyle w:val="CommentText"/>
      </w:pPr>
      <w:r>
        <w:rPr>
          <w:rStyle w:val="CommentReference"/>
        </w:rPr>
        <w:annotationRef/>
      </w:r>
      <w:r>
        <w:t>Lets discuss</w:t>
      </w:r>
    </w:p>
    <w:p w14:paraId="27FAA6C0" w14:textId="77777777" w:rsidR="005C48BB" w:rsidRDefault="005C48BB" w:rsidP="005C48BB">
      <w:pPr>
        <w:pStyle w:val="CommentText"/>
      </w:pPr>
    </w:p>
    <w:p w14:paraId="14B7D781" w14:textId="77777777" w:rsidR="005C48BB" w:rsidRDefault="005C48BB" w:rsidP="005C48BB">
      <w:pPr>
        <w:pStyle w:val="CommentText"/>
      </w:pPr>
      <w:r>
        <w:t xml:space="preserve">You shoud summarise all the patients who meet eligibiltiy criteria for the entire trial </w:t>
      </w:r>
    </w:p>
  </w:comment>
  <w:comment w:id="160" w:author="Anna Olofsson" w:date="2026-03-16T14:43:00Z" w:initials="AO">
    <w:p w14:paraId="1E7E45F5" w14:textId="77777777" w:rsidR="00BC5699" w:rsidRDefault="00BC5699" w:rsidP="00BC5699">
      <w:pPr>
        <w:pStyle w:val="CommentText"/>
      </w:pPr>
      <w:r>
        <w:rPr>
          <w:rStyle w:val="CommentReference"/>
        </w:rPr>
        <w:annotationRef/>
      </w:r>
      <w:r>
        <w:t>Example text:</w:t>
      </w:r>
    </w:p>
    <w:p w14:paraId="6D4E77BB" w14:textId="77777777" w:rsidR="00BC5699" w:rsidRDefault="00BC5699" w:rsidP="00BC5699">
      <w:pPr>
        <w:pStyle w:val="CommentText"/>
      </w:pPr>
    </w:p>
    <w:p w14:paraId="6A2F8DBD" w14:textId="77777777" w:rsidR="00BC5699" w:rsidRDefault="00BC5699" w:rsidP="00BC5699">
      <w:pPr>
        <w:pStyle w:val="CommentText"/>
      </w:pPr>
      <w:r>
        <w:t>We will describe patient characteristics for all patients who meet the eligibility criteria during the entire trial period. Characteristics will be summarised per treatment group and overall using frequencies and percentages for discrete variables and means, standard deviations, medians and interquartile ranges (Q1–Q3) for continuous variables. We will not adjust for clustering when presenting baseline characteristics.</w:t>
      </w:r>
    </w:p>
  </w:comment>
  <w:comment w:id="184" w:author="Karla Hemming (Applied Health Sciences)" w:date="2026-03-09T10:48:00Z" w:initials="KH">
    <w:p w14:paraId="4E8EEBE2" w14:textId="77777777" w:rsidR="00EE1DA7" w:rsidRDefault="00EE1DA7" w:rsidP="00EE1DA7">
      <w:pPr>
        <w:pStyle w:val="CommentText"/>
      </w:pPr>
      <w:r>
        <w:rPr>
          <w:rStyle w:val="CommentReference"/>
        </w:rPr>
        <w:annotationRef/>
      </w:r>
      <w:r>
        <w:t>Can you just clarify the random effects</w:t>
      </w:r>
    </w:p>
  </w:comment>
  <w:comment w:id="185" w:author="Anna Olofsson" w:date="2026-03-16T15:09:00Z" w:initials="AO">
    <w:p w14:paraId="295AFF92" w14:textId="77777777" w:rsidR="009A2415" w:rsidRDefault="009A2415" w:rsidP="009A2415">
      <w:pPr>
        <w:pStyle w:val="CommentText"/>
      </w:pPr>
      <w:r>
        <w:rPr>
          <w:rStyle w:val="CommentReference"/>
        </w:rPr>
        <w:annotationRef/>
      </w:r>
      <w:r>
        <w:t xml:space="preserve">Do you mean clarifying the interpretation of the cluster and cluster-by-period random effects, or the indexing with batch </w:t>
      </w:r>
      <w:r>
        <w:rPr>
          <w:i/>
          <w:iCs/>
        </w:rPr>
        <w:t>b</w:t>
      </w:r>
      <w:r>
        <w:t xml:space="preserve">? </w:t>
      </w:r>
    </w:p>
  </w:comment>
  <w:comment w:id="192" w:author="Karla Hemming (Applied Health Sciences)" w:date="2026-03-09T10:49:00Z" w:initials="KH">
    <w:p w14:paraId="7C33ED42" w14:textId="77777777" w:rsidR="00EE1DA7" w:rsidRDefault="00EE1DA7" w:rsidP="00EE1DA7">
      <w:pPr>
        <w:pStyle w:val="CommentText"/>
      </w:pPr>
      <w:r>
        <w:rPr>
          <w:rStyle w:val="CommentReference"/>
        </w:rPr>
        <w:annotationRef/>
      </w:r>
      <w:r>
        <w:t xml:space="preserve">Can you double check this is avaiale in the package you will use. Maybe provide package detials </w:t>
      </w:r>
    </w:p>
  </w:comment>
  <w:comment w:id="193" w:author="Anna Olofsson" w:date="2026-03-20T10:05:00Z" w:initials="AO">
    <w:p w14:paraId="41AB7A16" w14:textId="77777777" w:rsidR="00C027E4" w:rsidRDefault="00C027E4" w:rsidP="00C027E4">
      <w:pPr>
        <w:pStyle w:val="CommentText"/>
      </w:pPr>
      <w:r>
        <w:rPr>
          <w:rStyle w:val="CommentReference"/>
        </w:rPr>
        <w:annotationRef/>
      </w:r>
      <w:r>
        <w:t>As I understand it RSPL is a named estimation method in PROC GLIMMIX (SAS)? In R, there is no exact equivalent under the same name. The nearest option is PQL via glmmPQL(), but in practice the most common R implementations are glmer() or glmmTMB(), which rely on Laplace approximation or, sometimes, adaptive Gauss–Hermite quadrature. So I agree, if we use R, we should describe the model with the estimation method actually implemented in the R package, rather than referring to it as RSPL...</w:t>
      </w:r>
    </w:p>
  </w:comment>
  <w:comment w:id="205" w:author="Karla Hemming (Applied Health Sciences)" w:date="2026-03-09T10:50:00Z" w:initials="KH">
    <w:p w14:paraId="21FEB857" w14:textId="77777777" w:rsidR="00EE1DA7" w:rsidRDefault="00EE1DA7" w:rsidP="00EE1DA7">
      <w:pPr>
        <w:pStyle w:val="CommentText"/>
      </w:pPr>
      <w:r>
        <w:rPr>
          <w:rStyle w:val="CommentReference"/>
        </w:rPr>
        <w:annotationRef/>
      </w:r>
      <w:r>
        <w:t>Maybe I am reading too quicly, but I thought the primary model had a batch specific secular trend. Lets discuss</w:t>
      </w:r>
    </w:p>
  </w:comment>
  <w:comment w:id="206" w:author="Anna Olofsson" w:date="2026-03-16T15:30:00Z" w:initials="AO">
    <w:p w14:paraId="42D1958B" w14:textId="77777777" w:rsidR="00D016F9" w:rsidRDefault="00D016F9" w:rsidP="00D016F9">
      <w:pPr>
        <w:pStyle w:val="CommentText"/>
      </w:pPr>
      <w:r>
        <w:rPr>
          <w:rStyle w:val="CommentReference"/>
        </w:rPr>
        <w:annotationRef/>
      </w:r>
      <w:r>
        <w:t xml:space="preserve">The primary model assumes a common secular time trend across batches through fixed period effects. The sensitivity analysis relaxes this assumption by allowing batch-specific deviations from the overall time trend. </w:t>
      </w:r>
    </w:p>
  </w:comment>
  <w:comment w:id="213" w:author="Karla Hemming (Applied Health Sciences)" w:date="2026-03-09T10:51:00Z" w:initials="KH">
    <w:p w14:paraId="697FE627" w14:textId="77777777" w:rsidR="00EE1DA7" w:rsidRDefault="00EE1DA7" w:rsidP="00EE1DA7">
      <w:pPr>
        <w:pStyle w:val="CommentText"/>
      </w:pPr>
      <w:r>
        <w:rPr>
          <w:rStyle w:val="CommentReference"/>
        </w:rPr>
        <w:annotationRef/>
      </w:r>
      <w:r>
        <w:t xml:space="preserve">Remove? </w:t>
      </w:r>
    </w:p>
    <w:p w14:paraId="466FF214" w14:textId="77777777" w:rsidR="00EE1DA7" w:rsidRDefault="00EE1DA7" w:rsidP="00EE1DA7">
      <w:pPr>
        <w:pStyle w:val="CommentText"/>
      </w:pPr>
      <w:r>
        <w:t xml:space="preserve">Lets discuss </w:t>
      </w:r>
    </w:p>
  </w:comment>
  <w:comment w:id="214" w:author="Anna Olofsson" w:date="2026-03-16T15:33:00Z" w:initials="AO">
    <w:p w14:paraId="72B5D0C8" w14:textId="77777777" w:rsidR="00D016F9" w:rsidRDefault="00D016F9" w:rsidP="00D016F9">
      <w:pPr>
        <w:pStyle w:val="CommentText"/>
      </w:pPr>
      <w:r>
        <w:rPr>
          <w:rStyle w:val="CommentReference"/>
        </w:rPr>
        <w:annotationRef/>
      </w:r>
      <w:r>
        <w:t xml:space="preserve">Good point. It is as an exploratory sensitivity analysis to assess potential heterogeneity in the intervention effect across clusters, but I agree it may be unnecessarily complex. We can remove it if we think it adds little value. </w:t>
      </w:r>
    </w:p>
  </w:comment>
  <w:comment w:id="231" w:author="Karla Hemming (Applied Health Sciences)" w:date="2026-03-09T10:52:00Z" w:initials="KH">
    <w:p w14:paraId="734C0AB1" w14:textId="77777777" w:rsidR="00EE1DA7" w:rsidRDefault="00EE1DA7" w:rsidP="00EE1DA7">
      <w:pPr>
        <w:pStyle w:val="CommentText"/>
      </w:pPr>
      <w:r>
        <w:rPr>
          <w:rStyle w:val="CommentReference"/>
        </w:rPr>
        <w:annotationRef/>
      </w:r>
      <w:r>
        <w:t>How many states?</w:t>
      </w:r>
    </w:p>
  </w:comment>
  <w:comment w:id="232" w:author="Anna Olofsson" w:date="2026-04-10T10:34:00Z" w:initials="AO">
    <w:p w14:paraId="569993FF" w14:textId="77777777" w:rsidR="00331221" w:rsidRDefault="00331221" w:rsidP="00331221">
      <w:pPr>
        <w:pStyle w:val="CommentText"/>
      </w:pPr>
      <w:r>
        <w:rPr>
          <w:rStyle w:val="CommentReference"/>
        </w:rPr>
        <w:annotationRef/>
      </w:r>
      <w:r>
        <w:t xml:space="preserve">We have clarified that region will be defined by official state. The number of states cannot be prespecified, as it depends on the final participating clusters. </w:t>
      </w:r>
    </w:p>
  </w:comment>
  <w:comment w:id="236" w:author="Karla Hemming (Applied Health Sciences)" w:date="2026-03-09T10:52:00Z" w:initials="KH">
    <w:p w14:paraId="4B7D36AA" w14:textId="77777777" w:rsidR="00EE1DA7" w:rsidRDefault="00EE1DA7" w:rsidP="00EE1DA7">
      <w:pPr>
        <w:pStyle w:val="CommentText"/>
      </w:pPr>
      <w:r>
        <w:rPr>
          <w:rStyle w:val="CommentReference"/>
        </w:rPr>
        <w:annotationRef/>
      </w:r>
      <w:r>
        <w:t>Are these all binary?</w:t>
      </w:r>
    </w:p>
    <w:p w14:paraId="0DB1626A" w14:textId="77777777" w:rsidR="00EE1DA7" w:rsidRDefault="00EE1DA7" w:rsidP="00EE1DA7">
      <w:pPr>
        <w:pStyle w:val="CommentText"/>
      </w:pPr>
      <w:r>
        <w:t xml:space="preserve">There is a lot here </w:t>
      </w:r>
    </w:p>
  </w:comment>
  <w:comment w:id="239" w:author="Karla Hemming (Applied Health Sciences)" w:date="2026-03-09T10:52:00Z" w:initials="KH">
    <w:p w14:paraId="0B376C6A" w14:textId="77777777" w:rsidR="00EE1DA7" w:rsidRDefault="00EE1DA7" w:rsidP="00EE1DA7">
      <w:pPr>
        <w:pStyle w:val="CommentText"/>
      </w:pPr>
      <w:r>
        <w:rPr>
          <w:rStyle w:val="CommentReference"/>
        </w:rPr>
        <w:annotationRef/>
      </w:r>
      <w:r>
        <w:t>Continous?</w:t>
      </w:r>
    </w:p>
  </w:comment>
  <w:comment w:id="253" w:author="Anna Olofsson" w:date="2026-04-10T11:39:00Z" w:initials="AO">
    <w:p w14:paraId="0B0BE2BC" w14:textId="77777777" w:rsidR="005F0DCF" w:rsidRDefault="005F0DCF" w:rsidP="005F0DCF">
      <w:pPr>
        <w:pStyle w:val="CommentText"/>
      </w:pPr>
      <w:r>
        <w:rPr>
          <w:rStyle w:val="CommentReference"/>
        </w:rPr>
        <w:annotationRef/>
      </w:r>
      <w:r>
        <w:t>Revised to clarify that the primary analysis will use all available primary outcome data, while adjusted analyses will be conducted in the complete-case population defined by the adjustment covariates. We have also added that the unadjusted analysis will be repeated in the same complete-case population to allow a more meaningful comparison of the intervention effect before and after adjustment.</w:t>
      </w:r>
    </w:p>
    <w:p w14:paraId="6205EBFC" w14:textId="77777777" w:rsidR="005F0DCF" w:rsidRDefault="005F0DCF" w:rsidP="005F0DCF">
      <w:pPr>
        <w:pStyle w:val="CommentText"/>
      </w:pPr>
    </w:p>
    <w:p w14:paraId="5AAAB2D9" w14:textId="77777777" w:rsidR="005F0DCF" w:rsidRDefault="005F0DCF" w:rsidP="005F0DCF">
      <w:pPr>
        <w:pStyle w:val="CommentText"/>
      </w:pPr>
      <w:r>
        <w:t>Question: Are we happy with this approach, i.e. to keep the primary analysis on all available primary outcome data but compare adjusted vs unadjusted effects within the same complete-case population?</w:t>
      </w:r>
    </w:p>
  </w:comment>
  <w:comment w:id="281" w:author="Karla Hemming (Applied Health Sciences)" w:date="2026-03-09T11:31:00Z" w:initials="KH">
    <w:p w14:paraId="5F6BAC77" w14:textId="77777777" w:rsidR="00FD3123" w:rsidRDefault="00FD3123" w:rsidP="00FD3123">
      <w:pPr>
        <w:pStyle w:val="CommentText"/>
      </w:pPr>
      <w:r>
        <w:rPr>
          <w:rStyle w:val="CommentReference"/>
        </w:rPr>
        <w:annotationRef/>
      </w:r>
      <w:r>
        <w:t xml:space="preserve">Is this one of the outcomes collected via the nested study? If so, important to state that </w:t>
      </w:r>
    </w:p>
  </w:comment>
  <w:comment w:id="282" w:author="Karla Hemming (Applied Health Sciences)" w:date="2026-03-09T11:34:00Z" w:initials="KH">
    <w:p w14:paraId="33B844E9" w14:textId="77777777" w:rsidR="006D6962" w:rsidRDefault="006D6962" w:rsidP="006D6962">
      <w:pPr>
        <w:pStyle w:val="CommentText"/>
      </w:pPr>
      <w:r>
        <w:rPr>
          <w:rStyle w:val="CommentReference"/>
        </w:rPr>
        <w:annotationRef/>
      </w:r>
      <w:r>
        <w:t xml:space="preserve">Also, I thnk we need to be clear that the period effects will be only 2 periods per batch </w:t>
      </w:r>
    </w:p>
  </w:comment>
  <w:comment w:id="283" w:author="Anna Olofsson" w:date="2026-03-20T10:31:00Z" w:initials="AO">
    <w:p w14:paraId="6BA383D5" w14:textId="77777777" w:rsidR="009C715D" w:rsidRDefault="00452DDE" w:rsidP="009C715D">
      <w:pPr>
        <w:pStyle w:val="CommentText"/>
      </w:pPr>
      <w:r>
        <w:rPr>
          <w:rStyle w:val="CommentReference"/>
        </w:rPr>
        <w:annotationRef/>
      </w:r>
      <w:r w:rsidR="009C715D">
        <w:t>Good point — the period effects are defined on the global study timeline. Not all clusters contribute data in every period, particularly for outcomes collected within the nested design. I will clarify this in the text:</w:t>
      </w:r>
    </w:p>
    <w:p w14:paraId="7B057D09" w14:textId="77777777" w:rsidR="009C715D" w:rsidRDefault="009C715D" w:rsidP="009C715D">
      <w:pPr>
        <w:pStyle w:val="CommentText"/>
      </w:pPr>
    </w:p>
    <w:p w14:paraId="4E0EFD13" w14:textId="77777777" w:rsidR="009C715D" w:rsidRDefault="009C715D" w:rsidP="009C715D">
      <w:pPr>
        <w:pStyle w:val="CommentText"/>
      </w:pPr>
      <w:r>
        <w:t>”Period effects are defined with respect to the global study timeline, and not separately within each batch. ”</w:t>
      </w:r>
    </w:p>
  </w:comment>
  <w:comment w:id="284" w:author="Anna Olofsson" w:date="2026-04-10T10:54:00Z" w:initials="AO">
    <w:p w14:paraId="161B013A" w14:textId="77777777" w:rsidR="007A6D1D" w:rsidRDefault="007A6D1D" w:rsidP="007A6D1D">
      <w:pPr>
        <w:pStyle w:val="CommentText"/>
      </w:pPr>
      <w:r>
        <w:rPr>
          <w:rStyle w:val="CommentReference"/>
        </w:rPr>
        <w:annotationRef/>
      </w:r>
      <w:r>
        <w:t xml:space="preserve">This is described in Section 5.3, but it is helpful to restate it in the analysis section for the nested outcomes and have clarified this in Section 5.11. </w:t>
      </w:r>
    </w:p>
  </w:comment>
  <w:comment w:id="288" w:author="Karla Hemming (Applied Health Sciences)" w:date="2026-03-09T11:33:00Z" w:initials="KH">
    <w:p w14:paraId="3E20C024" w14:textId="77777777" w:rsidR="001135AF" w:rsidRDefault="001135AF" w:rsidP="001135AF">
      <w:pPr>
        <w:pStyle w:val="CommentText"/>
      </w:pPr>
      <w:r>
        <w:rPr>
          <w:rStyle w:val="CommentReference"/>
        </w:rPr>
        <w:annotationRef/>
      </w:r>
      <w:r>
        <w:t xml:space="preserve">This confuses me, sorry </w:t>
      </w:r>
    </w:p>
  </w:comment>
  <w:comment w:id="289" w:author="Anna Olofsson" w:date="2026-03-20T10:36:00Z" w:initials="AO">
    <w:p w14:paraId="73FF5124" w14:textId="77777777" w:rsidR="009C715D" w:rsidRDefault="009C715D" w:rsidP="009C715D">
      <w:pPr>
        <w:pStyle w:val="CommentText"/>
      </w:pPr>
      <w:r>
        <w:rPr>
          <w:rStyle w:val="CommentReference"/>
        </w:rPr>
        <w:annotationRef/>
      </w:r>
      <w:r>
        <w:t>The EQ5D-5L instrument provides two types of outcomes: five ordinal domain scores (each rated on a 1–5 scale) and a separate visual analogue scale (VAS) ranging from 0 to 100.</w:t>
      </w:r>
    </w:p>
  </w:comment>
  <w:comment w:id="296" w:author="Karla Hemming (Applied Health Sciences)" w:date="2026-03-09T11:33:00Z" w:initials="KH">
    <w:p w14:paraId="70DAF3BF" w14:textId="77777777" w:rsidR="002B722D" w:rsidRDefault="002B722D" w:rsidP="002B722D">
      <w:pPr>
        <w:pStyle w:val="CommentText"/>
      </w:pPr>
      <w:r>
        <w:rPr>
          <w:rStyle w:val="CommentReference"/>
        </w:rPr>
        <w:annotationRef/>
      </w:r>
      <w:r>
        <w:t>Do you mean the likert 1-5 scale - I think you do, just not totally clear</w:t>
      </w:r>
    </w:p>
  </w:comment>
  <w:comment w:id="341" w:author="Anna Olofsson" w:date="2026-03-20T12:48:00Z" w:initials="AO">
    <w:p w14:paraId="68202FE8" w14:textId="77777777" w:rsidR="003D6D4A" w:rsidRDefault="003D6D4A" w:rsidP="003D6D4A">
      <w:pPr>
        <w:pStyle w:val="CommentText"/>
      </w:pPr>
      <w:r>
        <w:rPr>
          <w:rStyle w:val="CommentReference"/>
        </w:rPr>
        <w:annotationRef/>
      </w:r>
      <w:r>
        <w:t>What do we mean here? Time from ED arrival until leaving the ED? But leaving the ED can happen via different ways: ward admission, ICU admission, transfer, death, discharge home.</w:t>
      </w:r>
    </w:p>
    <w:p w14:paraId="35DAC02F" w14:textId="77777777" w:rsidR="003D6D4A" w:rsidRDefault="003D6D4A" w:rsidP="003D6D4A">
      <w:pPr>
        <w:pStyle w:val="CommentText"/>
      </w:pPr>
      <w:r>
        <w:t>So statistically is it more like time to ED exit, not just “time to discharge”?</w:t>
      </w:r>
    </w:p>
    <w:p w14:paraId="01C14464" w14:textId="77777777" w:rsidR="003D6D4A" w:rsidRDefault="003D6D4A" w:rsidP="003D6D4A">
      <w:pPr>
        <w:pStyle w:val="CommentText"/>
      </w:pPr>
    </w:p>
  </w:comment>
  <w:comment w:id="342" w:author="Karla Hemming (Applied Health Sciences)" w:date="2026-03-09T11:38:00Z" w:initials="KH">
    <w:p w14:paraId="1C8196FD" w14:textId="77777777" w:rsidR="00AD2A2B" w:rsidRDefault="00AD2A2B" w:rsidP="00AD2A2B">
      <w:pPr>
        <w:pStyle w:val="CommentText"/>
      </w:pPr>
      <w:r>
        <w:rPr>
          <w:rStyle w:val="CommentReference"/>
        </w:rPr>
        <w:annotationRef/>
      </w:r>
      <w:r>
        <w:t>What are these?</w:t>
      </w:r>
    </w:p>
  </w:comment>
  <w:comment w:id="343" w:author="Karla Hemming (Applied Health Sciences)" w:date="2026-03-09T11:38:00Z" w:initials="KH">
    <w:p w14:paraId="7CCA9F16" w14:textId="77777777" w:rsidR="00AD2A2B" w:rsidRDefault="00AD2A2B" w:rsidP="00AD2A2B">
      <w:pPr>
        <w:pStyle w:val="CommentText"/>
      </w:pPr>
      <w:r>
        <w:rPr>
          <w:rStyle w:val="CommentReference"/>
        </w:rPr>
        <w:annotationRef/>
      </w:r>
      <w:r>
        <w:t>I’m not familiar with this - my unexperience with survival models. Can you clarify what the purpose of this bit is? Is it to allow the different batches to have different udnerlying hazards?</w:t>
      </w:r>
    </w:p>
    <w:p w14:paraId="0445F7D2" w14:textId="77777777" w:rsidR="00AD2A2B" w:rsidRDefault="00AD2A2B" w:rsidP="00AD2A2B">
      <w:pPr>
        <w:pStyle w:val="CommentText"/>
      </w:pPr>
    </w:p>
    <w:p w14:paraId="0B40EB44" w14:textId="77777777" w:rsidR="00AD2A2B" w:rsidRDefault="00AD2A2B" w:rsidP="00AD2A2B">
      <w:pPr>
        <w:pStyle w:val="CommentText"/>
      </w:pPr>
      <w:r>
        <w:t xml:space="preserve">How are random effects inclduded? </w:t>
      </w:r>
    </w:p>
    <w:p w14:paraId="548E371D" w14:textId="77777777" w:rsidR="00AD2A2B" w:rsidRDefault="00AD2A2B" w:rsidP="00AD2A2B">
      <w:pPr>
        <w:pStyle w:val="CommentText"/>
      </w:pPr>
    </w:p>
    <w:p w14:paraId="7A58AC3E" w14:textId="77777777" w:rsidR="00AD2A2B" w:rsidRDefault="00AD2A2B" w:rsidP="00AD2A2B">
      <w:pPr>
        <w:pStyle w:val="CommentText"/>
      </w:pPr>
      <w:r>
        <w:t>Do we need time effects?</w:t>
      </w:r>
    </w:p>
  </w:comment>
  <w:comment w:id="344" w:author="Anna Olofsson" w:date="2026-03-20T12:50:00Z" w:initials="AO">
    <w:p w14:paraId="43627EB4" w14:textId="77777777" w:rsidR="003D6D4A" w:rsidRDefault="003D6D4A" w:rsidP="003D6D4A">
      <w:pPr>
        <w:pStyle w:val="CommentText"/>
      </w:pPr>
      <w:r>
        <w:rPr>
          <w:rStyle w:val="CommentReference"/>
        </w:rPr>
        <w:annotationRef/>
      </w:r>
      <w:r>
        <w:t>Good point. The Fine–Gray may be unnecessarily complex here. Let’s take a step back and consider two options depending on how we define the estimand:</w:t>
      </w:r>
    </w:p>
    <w:p w14:paraId="34A3A286" w14:textId="77777777" w:rsidR="003D6D4A" w:rsidRDefault="003D6D4A" w:rsidP="003D6D4A">
      <w:pPr>
        <w:pStyle w:val="CommentText"/>
      </w:pPr>
    </w:p>
    <w:p w14:paraId="049EAE13" w14:textId="77777777" w:rsidR="003D6D4A" w:rsidRDefault="003D6D4A" w:rsidP="003D6D4A">
      <w:pPr>
        <w:pStyle w:val="CommentText"/>
        <w:numPr>
          <w:ilvl w:val="0"/>
          <w:numId w:val="18"/>
        </w:numPr>
      </w:pPr>
      <w:r>
        <w:t>If we treat length of stay simply as a count outcome (number of days), we could model it using a negative binomial mixed-effects model, flexible for skewed count data.</w:t>
      </w:r>
    </w:p>
    <w:p w14:paraId="27C6B841" w14:textId="77777777" w:rsidR="003D6D4A" w:rsidRDefault="003D6D4A" w:rsidP="003D6D4A">
      <w:pPr>
        <w:pStyle w:val="CommentText"/>
        <w:numPr>
          <w:ilvl w:val="0"/>
          <w:numId w:val="18"/>
        </w:numPr>
      </w:pPr>
      <w:r>
        <w:t>Alternatively, consider that events such as death meaningfully affect the interpretation of length of stay, then a time-to-event framework with competing events could be more appropriate?</w:t>
      </w:r>
    </w:p>
  </w:comment>
  <w:comment w:id="354" w:author="Karla Hemming (Applied Health Sciences)" w:date="2026-03-09T11:39:00Z" w:initials="KH">
    <w:p w14:paraId="52114674" w14:textId="77777777" w:rsidR="0007708E" w:rsidRDefault="0007708E" w:rsidP="0007708E">
      <w:pPr>
        <w:pStyle w:val="CommentText"/>
      </w:pPr>
      <w:r>
        <w:rPr>
          <w:rStyle w:val="CommentReference"/>
        </w:rPr>
        <w:annotationRef/>
      </w:r>
      <w:r>
        <w:t xml:space="preserve">Is this in both arms? </w:t>
      </w:r>
    </w:p>
  </w:comment>
  <w:comment w:id="361" w:author="Karla Hemming (Applied Health Sciences)" w:date="2026-03-09T11:39:00Z" w:initials="KH">
    <w:p w14:paraId="3D3B5466" w14:textId="77777777" w:rsidR="0007708E" w:rsidRDefault="0007708E" w:rsidP="0007708E">
      <w:pPr>
        <w:pStyle w:val="CommentText"/>
      </w:pPr>
      <w:r>
        <w:rPr>
          <w:rStyle w:val="CommentReference"/>
        </w:rPr>
        <w:annotationRef/>
      </w:r>
      <w:r>
        <w:t xml:space="preserve">Maybe I missed it - but is there are section on how you will implement the sub-group anlayses?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31477C" w15:done="0"/>
  <w15:commentEx w15:paraId="0ABC95AB" w15:done="0"/>
  <w15:commentEx w15:paraId="4BC9DDDC" w15:done="0"/>
  <w15:commentEx w15:paraId="5C75237B" w15:paraIdParent="4BC9DDDC" w15:done="0"/>
  <w15:commentEx w15:paraId="3695D47E" w15:done="0"/>
  <w15:commentEx w15:paraId="3B07C8D4" w15:paraIdParent="3695D47E" w15:done="0"/>
  <w15:commentEx w15:paraId="24BD2AB2" w15:paraIdParent="3695D47E" w15:done="0"/>
  <w15:commentEx w15:paraId="2981DCAA" w15:done="0"/>
  <w15:commentEx w15:paraId="61E91D3B" w15:paraIdParent="2981DCAA" w15:done="0"/>
  <w15:commentEx w15:paraId="00F43067" w15:done="0"/>
  <w15:commentEx w15:paraId="3A45480A" w15:paraIdParent="00F43067" w15:done="0"/>
  <w15:commentEx w15:paraId="7FF076B2" w15:done="0"/>
  <w15:commentEx w15:paraId="4A66F1A1" w15:paraIdParent="7FF076B2" w15:done="0"/>
  <w15:commentEx w15:paraId="53A0C1DE" w15:done="0"/>
  <w15:commentEx w15:paraId="1F30148E" w15:paraIdParent="53A0C1DE" w15:done="0"/>
  <w15:commentEx w15:paraId="30CBB0FC" w15:done="0"/>
  <w15:commentEx w15:paraId="4D792751" w15:done="0"/>
  <w15:commentEx w15:paraId="270E6239" w15:paraIdParent="4D792751" w15:done="0"/>
  <w15:commentEx w15:paraId="4E56364F" w15:done="0"/>
  <w15:commentEx w15:paraId="4D034C14" w15:paraIdParent="4E56364F" w15:done="0"/>
  <w15:commentEx w15:paraId="667A5D73" w15:done="0"/>
  <w15:commentEx w15:paraId="14B7D781" w15:done="0"/>
  <w15:commentEx w15:paraId="6A2F8DBD" w15:paraIdParent="14B7D781" w15:done="0"/>
  <w15:commentEx w15:paraId="4E8EEBE2" w15:done="0"/>
  <w15:commentEx w15:paraId="295AFF92" w15:paraIdParent="4E8EEBE2" w15:done="0"/>
  <w15:commentEx w15:paraId="7C33ED42" w15:done="0"/>
  <w15:commentEx w15:paraId="41AB7A16" w15:paraIdParent="7C33ED42" w15:done="0"/>
  <w15:commentEx w15:paraId="21FEB857" w15:done="0"/>
  <w15:commentEx w15:paraId="42D1958B" w15:paraIdParent="21FEB857" w15:done="0"/>
  <w15:commentEx w15:paraId="466FF214" w15:done="0"/>
  <w15:commentEx w15:paraId="72B5D0C8" w15:paraIdParent="466FF214" w15:done="0"/>
  <w15:commentEx w15:paraId="734C0AB1" w15:done="0"/>
  <w15:commentEx w15:paraId="569993FF" w15:paraIdParent="734C0AB1" w15:done="0"/>
  <w15:commentEx w15:paraId="0DB1626A" w15:done="0"/>
  <w15:commentEx w15:paraId="0B376C6A" w15:done="0"/>
  <w15:commentEx w15:paraId="5AAAB2D9" w15:done="0"/>
  <w15:commentEx w15:paraId="5F6BAC77" w15:done="0"/>
  <w15:commentEx w15:paraId="33B844E9" w15:paraIdParent="5F6BAC77" w15:done="0"/>
  <w15:commentEx w15:paraId="4E0EFD13" w15:paraIdParent="5F6BAC77" w15:done="0"/>
  <w15:commentEx w15:paraId="161B013A" w15:paraIdParent="5F6BAC77" w15:done="0"/>
  <w15:commentEx w15:paraId="3E20C024" w15:done="0"/>
  <w15:commentEx w15:paraId="73FF5124" w15:paraIdParent="3E20C024" w15:done="0"/>
  <w15:commentEx w15:paraId="70DAF3BF" w15:done="0"/>
  <w15:commentEx w15:paraId="01C14464" w15:done="0"/>
  <w15:commentEx w15:paraId="1C8196FD" w15:done="0"/>
  <w15:commentEx w15:paraId="7A58AC3E" w15:done="0"/>
  <w15:commentEx w15:paraId="27C6B841" w15:paraIdParent="7A58AC3E" w15:done="0"/>
  <w15:commentEx w15:paraId="52114674" w15:done="0"/>
  <w15:commentEx w15:paraId="3D3B54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574870" w16cex:dateUtc="2026-03-09T10:31:00Z"/>
  <w16cex:commentExtensible w16cex:durableId="43F108E3" w16cex:dateUtc="2026-03-09T10:33:00Z"/>
  <w16cex:commentExtensible w16cex:durableId="1314543A" w16cex:dateUtc="2026-03-09T10:33:00Z"/>
  <w16cex:commentExtensible w16cex:durableId="3F74BFF3" w16cex:dateUtc="2026-03-16T12:27:00Z"/>
  <w16cex:commentExtensible w16cex:durableId="12DAE60B" w16cex:dateUtc="2026-03-09T10:35:00Z"/>
  <w16cex:commentExtensible w16cex:durableId="59AEA89E" w16cex:dateUtc="2026-03-09T10:35:00Z"/>
  <w16cex:commentExtensible w16cex:durableId="257094AB" w16cex:dateUtc="2026-03-16T12:42:00Z"/>
  <w16cex:commentExtensible w16cex:durableId="44B28BAE" w16cex:dateUtc="2026-03-09T10:36:00Z"/>
  <w16cex:commentExtensible w16cex:durableId="628C784E" w16cex:dateUtc="2026-03-16T12:54:00Z"/>
  <w16cex:commentExtensible w16cex:durableId="294FF73C" w16cex:dateUtc="2026-03-09T10:38:00Z"/>
  <w16cex:commentExtensible w16cex:durableId="03CC00D4" w16cex:dateUtc="2026-03-16T13:04:00Z"/>
  <w16cex:commentExtensible w16cex:durableId="65785171" w16cex:dateUtc="2026-03-09T10:39:00Z"/>
  <w16cex:commentExtensible w16cex:durableId="4BB588FC" w16cex:dateUtc="2026-03-16T13:17:00Z"/>
  <w16cex:commentExtensible w16cex:durableId="4A0F59D9" w16cex:dateUtc="2026-03-09T10:40:00Z"/>
  <w16cex:commentExtensible w16cex:durableId="48D32283" w16cex:dateUtc="2026-03-16T13:24:00Z"/>
  <w16cex:commentExtensible w16cex:durableId="1706392F" w16cex:dateUtc="2026-03-09T10:41:00Z"/>
  <w16cex:commentExtensible w16cex:durableId="5CD94B8A" w16cex:dateUtc="2026-03-09T10:41:00Z"/>
  <w16cex:commentExtensible w16cex:durableId="4414F0C1" w16cex:dateUtc="2026-03-16T13:26:00Z"/>
  <w16cex:commentExtensible w16cex:durableId="755389AE" w16cex:dateUtc="2026-03-09T10:45:00Z"/>
  <w16cex:commentExtensible w16cex:durableId="4DDC4A0B" w16cex:dateUtc="2026-04-10T09:56:00Z"/>
  <w16cex:commentExtensible w16cex:durableId="5C87B5E1" w16cex:dateUtc="2026-04-10T10:00:00Z"/>
  <w16cex:commentExtensible w16cex:durableId="4B3E4FA3" w16cex:dateUtc="2026-03-09T10:46:00Z"/>
  <w16cex:commentExtensible w16cex:durableId="62E22E73" w16cex:dateUtc="2026-03-16T13:43:00Z"/>
  <w16cex:commentExtensible w16cex:durableId="68482C9A" w16cex:dateUtc="2026-03-09T10:48:00Z"/>
  <w16cex:commentExtensible w16cex:durableId="1E9B173C" w16cex:dateUtc="2026-03-16T14:09:00Z"/>
  <w16cex:commentExtensible w16cex:durableId="379E0561" w16cex:dateUtc="2026-03-09T10:49:00Z"/>
  <w16cex:commentExtensible w16cex:durableId="2FC9D38C" w16cex:dateUtc="2026-03-20T09:05:00Z"/>
  <w16cex:commentExtensible w16cex:durableId="2F49B1CF" w16cex:dateUtc="2026-03-09T10:50:00Z"/>
  <w16cex:commentExtensible w16cex:durableId="4814F76B" w16cex:dateUtc="2026-03-16T14:30:00Z"/>
  <w16cex:commentExtensible w16cex:durableId="2E7055A0" w16cex:dateUtc="2026-03-09T10:51:00Z"/>
  <w16cex:commentExtensible w16cex:durableId="2C38739A" w16cex:dateUtc="2026-03-16T14:33:00Z"/>
  <w16cex:commentExtensible w16cex:durableId="4F6BC584" w16cex:dateUtc="2026-03-09T10:52:00Z"/>
  <w16cex:commentExtensible w16cex:durableId="5DD0E754" w16cex:dateUtc="2026-04-10T08:34:00Z"/>
  <w16cex:commentExtensible w16cex:durableId="7F649A01" w16cex:dateUtc="2026-03-09T10:52:00Z"/>
  <w16cex:commentExtensible w16cex:durableId="3AC4F61F" w16cex:dateUtc="2026-03-09T10:52:00Z"/>
  <w16cex:commentExtensible w16cex:durableId="11B1EEA4" w16cex:dateUtc="2026-04-10T09:39:00Z"/>
  <w16cex:commentExtensible w16cex:durableId="5A35B989" w16cex:dateUtc="2026-03-09T11:31:00Z"/>
  <w16cex:commentExtensible w16cex:durableId="131C0E42" w16cex:dateUtc="2026-03-09T11:34:00Z"/>
  <w16cex:commentExtensible w16cex:durableId="40A2F2A5" w16cex:dateUtc="2026-03-20T09:31:00Z"/>
  <w16cex:commentExtensible w16cex:durableId="330FE263" w16cex:dateUtc="2026-04-10T08:54:00Z"/>
  <w16cex:commentExtensible w16cex:durableId="569808FD" w16cex:dateUtc="2026-03-09T11:33:00Z"/>
  <w16cex:commentExtensible w16cex:durableId="3F981BF2" w16cex:dateUtc="2026-03-20T09:36:00Z"/>
  <w16cex:commentExtensible w16cex:durableId="3A5886FA" w16cex:dateUtc="2026-03-09T11:33:00Z">
    <w16cex:extLst>
      <w16:ext w16:uri="{CE6994B0-6A32-4C9F-8C6B-6E91EDA988CE}">
        <cr:reactions xmlns:cr="http://schemas.microsoft.com/office/comments/2020/reactions">
          <cr:reaction reactionType="1">
            <cr:reactionInfo dateUtc="2026-03-20T09:45:02Z">
              <cr:user userId="S::anna.olofsson.2@ki.se::47598e5b-ea39-4f9c-8df9-20042e538edc" userProvider="AD" userName="Anna Olofsson"/>
            </cr:reactionInfo>
          </cr:reaction>
        </cr:reactions>
      </w16:ext>
    </w16cex:extLst>
  </w16cex:commentExtensible>
  <w16cex:commentExtensible w16cex:durableId="55EF9728" w16cex:dateUtc="2026-03-20T11:48:00Z"/>
  <w16cex:commentExtensible w16cex:durableId="2FEC991C" w16cex:dateUtc="2026-03-09T11:38:00Z"/>
  <w16cex:commentExtensible w16cex:durableId="794051AF" w16cex:dateUtc="2026-03-09T11:38:00Z"/>
  <w16cex:commentExtensible w16cex:durableId="7C50084B" w16cex:dateUtc="2026-03-20T11:50:00Z"/>
  <w16cex:commentExtensible w16cex:durableId="01195797" w16cex:dateUtc="2026-03-09T11:39:00Z"/>
  <w16cex:commentExtensible w16cex:durableId="5D41AC43" w16cex:dateUtc="2026-03-09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31477C" w16cid:durableId="7E574870"/>
  <w16cid:commentId w16cid:paraId="0ABC95AB" w16cid:durableId="43F108E3"/>
  <w16cid:commentId w16cid:paraId="4BC9DDDC" w16cid:durableId="1314543A"/>
  <w16cid:commentId w16cid:paraId="5C75237B" w16cid:durableId="3F74BFF3"/>
  <w16cid:commentId w16cid:paraId="3695D47E" w16cid:durableId="12DAE60B"/>
  <w16cid:commentId w16cid:paraId="3B07C8D4" w16cid:durableId="59AEA89E"/>
  <w16cid:commentId w16cid:paraId="24BD2AB2" w16cid:durableId="257094AB"/>
  <w16cid:commentId w16cid:paraId="2981DCAA" w16cid:durableId="44B28BAE"/>
  <w16cid:commentId w16cid:paraId="61E91D3B" w16cid:durableId="628C784E"/>
  <w16cid:commentId w16cid:paraId="00F43067" w16cid:durableId="294FF73C"/>
  <w16cid:commentId w16cid:paraId="3A45480A" w16cid:durableId="03CC00D4"/>
  <w16cid:commentId w16cid:paraId="7FF076B2" w16cid:durableId="65785171"/>
  <w16cid:commentId w16cid:paraId="4A66F1A1" w16cid:durableId="4BB588FC"/>
  <w16cid:commentId w16cid:paraId="53A0C1DE" w16cid:durableId="4A0F59D9"/>
  <w16cid:commentId w16cid:paraId="1F30148E" w16cid:durableId="48D32283"/>
  <w16cid:commentId w16cid:paraId="30CBB0FC" w16cid:durableId="1706392F"/>
  <w16cid:commentId w16cid:paraId="4D792751" w16cid:durableId="5CD94B8A"/>
  <w16cid:commentId w16cid:paraId="270E6239" w16cid:durableId="4414F0C1"/>
  <w16cid:commentId w16cid:paraId="4E56364F" w16cid:durableId="755389AE"/>
  <w16cid:commentId w16cid:paraId="4D034C14" w16cid:durableId="4DDC4A0B"/>
  <w16cid:commentId w16cid:paraId="667A5D73" w16cid:durableId="5C87B5E1"/>
  <w16cid:commentId w16cid:paraId="14B7D781" w16cid:durableId="4B3E4FA3"/>
  <w16cid:commentId w16cid:paraId="6A2F8DBD" w16cid:durableId="62E22E73"/>
  <w16cid:commentId w16cid:paraId="4E8EEBE2" w16cid:durableId="68482C9A"/>
  <w16cid:commentId w16cid:paraId="295AFF92" w16cid:durableId="1E9B173C"/>
  <w16cid:commentId w16cid:paraId="7C33ED42" w16cid:durableId="379E0561"/>
  <w16cid:commentId w16cid:paraId="41AB7A16" w16cid:durableId="2FC9D38C"/>
  <w16cid:commentId w16cid:paraId="21FEB857" w16cid:durableId="2F49B1CF"/>
  <w16cid:commentId w16cid:paraId="42D1958B" w16cid:durableId="4814F76B"/>
  <w16cid:commentId w16cid:paraId="466FF214" w16cid:durableId="2E7055A0"/>
  <w16cid:commentId w16cid:paraId="72B5D0C8" w16cid:durableId="2C38739A"/>
  <w16cid:commentId w16cid:paraId="734C0AB1" w16cid:durableId="4F6BC584"/>
  <w16cid:commentId w16cid:paraId="569993FF" w16cid:durableId="5DD0E754"/>
  <w16cid:commentId w16cid:paraId="0DB1626A" w16cid:durableId="7F649A01"/>
  <w16cid:commentId w16cid:paraId="0B376C6A" w16cid:durableId="3AC4F61F"/>
  <w16cid:commentId w16cid:paraId="5AAAB2D9" w16cid:durableId="11B1EEA4"/>
  <w16cid:commentId w16cid:paraId="5F6BAC77" w16cid:durableId="5A35B989"/>
  <w16cid:commentId w16cid:paraId="33B844E9" w16cid:durableId="131C0E42"/>
  <w16cid:commentId w16cid:paraId="4E0EFD13" w16cid:durableId="40A2F2A5"/>
  <w16cid:commentId w16cid:paraId="161B013A" w16cid:durableId="330FE263"/>
  <w16cid:commentId w16cid:paraId="3E20C024" w16cid:durableId="569808FD"/>
  <w16cid:commentId w16cid:paraId="73FF5124" w16cid:durableId="3F981BF2"/>
  <w16cid:commentId w16cid:paraId="70DAF3BF" w16cid:durableId="3A5886FA"/>
  <w16cid:commentId w16cid:paraId="01C14464" w16cid:durableId="55EF9728"/>
  <w16cid:commentId w16cid:paraId="1C8196FD" w16cid:durableId="2FEC991C"/>
  <w16cid:commentId w16cid:paraId="7A58AC3E" w16cid:durableId="794051AF"/>
  <w16cid:commentId w16cid:paraId="27C6B841" w16cid:durableId="7C50084B"/>
  <w16cid:commentId w16cid:paraId="52114674" w16cid:durableId="01195797"/>
  <w16cid:commentId w16cid:paraId="3D3B5466" w16cid:durableId="5D41AC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8819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23428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DFA5B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393C2A3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3DC413B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322E72A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1FBB7C4B"/>
    <w:multiLevelType w:val="hybridMultilevel"/>
    <w:tmpl w:val="51EE762E"/>
    <w:lvl w:ilvl="0" w:tplc="6656835A">
      <w:start w:val="1"/>
      <w:numFmt w:val="decimal"/>
      <w:lvlText w:val="%1."/>
      <w:lvlJc w:val="left"/>
      <w:pPr>
        <w:ind w:left="1020" w:hanging="360"/>
      </w:pPr>
    </w:lvl>
    <w:lvl w:ilvl="1" w:tplc="91E21CD4">
      <w:start w:val="1"/>
      <w:numFmt w:val="decimal"/>
      <w:lvlText w:val="%2."/>
      <w:lvlJc w:val="left"/>
      <w:pPr>
        <w:ind w:left="1020" w:hanging="360"/>
      </w:pPr>
    </w:lvl>
    <w:lvl w:ilvl="2" w:tplc="5A5AB086">
      <w:start w:val="1"/>
      <w:numFmt w:val="decimal"/>
      <w:lvlText w:val="%3."/>
      <w:lvlJc w:val="left"/>
      <w:pPr>
        <w:ind w:left="1020" w:hanging="360"/>
      </w:pPr>
    </w:lvl>
    <w:lvl w:ilvl="3" w:tplc="AA8E7B34">
      <w:start w:val="1"/>
      <w:numFmt w:val="decimal"/>
      <w:lvlText w:val="%4."/>
      <w:lvlJc w:val="left"/>
      <w:pPr>
        <w:ind w:left="1020" w:hanging="360"/>
      </w:pPr>
    </w:lvl>
    <w:lvl w:ilvl="4" w:tplc="EFF88314">
      <w:start w:val="1"/>
      <w:numFmt w:val="decimal"/>
      <w:lvlText w:val="%5."/>
      <w:lvlJc w:val="left"/>
      <w:pPr>
        <w:ind w:left="1020" w:hanging="360"/>
      </w:pPr>
    </w:lvl>
    <w:lvl w:ilvl="5" w:tplc="07128616">
      <w:start w:val="1"/>
      <w:numFmt w:val="decimal"/>
      <w:lvlText w:val="%6."/>
      <w:lvlJc w:val="left"/>
      <w:pPr>
        <w:ind w:left="1020" w:hanging="360"/>
      </w:pPr>
    </w:lvl>
    <w:lvl w:ilvl="6" w:tplc="6EEEFCDE">
      <w:start w:val="1"/>
      <w:numFmt w:val="decimal"/>
      <w:lvlText w:val="%7."/>
      <w:lvlJc w:val="left"/>
      <w:pPr>
        <w:ind w:left="1020" w:hanging="360"/>
      </w:pPr>
    </w:lvl>
    <w:lvl w:ilvl="7" w:tplc="58E4BF56">
      <w:start w:val="1"/>
      <w:numFmt w:val="decimal"/>
      <w:lvlText w:val="%8."/>
      <w:lvlJc w:val="left"/>
      <w:pPr>
        <w:ind w:left="1020" w:hanging="360"/>
      </w:pPr>
    </w:lvl>
    <w:lvl w:ilvl="8" w:tplc="EB2A5536">
      <w:start w:val="1"/>
      <w:numFmt w:val="decimal"/>
      <w:lvlText w:val="%9."/>
      <w:lvlJc w:val="left"/>
      <w:pPr>
        <w:ind w:left="1020" w:hanging="360"/>
      </w:pPr>
    </w:lvl>
  </w:abstractNum>
  <w:num w:numId="1" w16cid:durableId="321743730">
    <w:abstractNumId w:val="0"/>
  </w:num>
  <w:num w:numId="2" w16cid:durableId="41684068">
    <w:abstractNumId w:val="1"/>
  </w:num>
  <w:num w:numId="3" w16cid:durableId="382296653">
    <w:abstractNumId w:val="1"/>
  </w:num>
  <w:num w:numId="4" w16cid:durableId="214240013">
    <w:abstractNumId w:val="1"/>
  </w:num>
  <w:num w:numId="5" w16cid:durableId="155849760">
    <w:abstractNumId w:val="1"/>
  </w:num>
  <w:num w:numId="6" w16cid:durableId="2052262249">
    <w:abstractNumId w:val="1"/>
  </w:num>
  <w:num w:numId="7" w16cid:durableId="1685282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711971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109112271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85284182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1566405124">
    <w:abstractNumId w:val="1"/>
  </w:num>
  <w:num w:numId="12" w16cid:durableId="66079575">
    <w:abstractNumId w:val="1"/>
  </w:num>
  <w:num w:numId="13" w16cid:durableId="1991514974">
    <w:abstractNumId w:val="1"/>
  </w:num>
  <w:num w:numId="14" w16cid:durableId="1615283802">
    <w:abstractNumId w:val="1"/>
  </w:num>
  <w:num w:numId="15" w16cid:durableId="952176904">
    <w:abstractNumId w:val="1"/>
  </w:num>
  <w:num w:numId="16" w16cid:durableId="1211963430">
    <w:abstractNumId w:val="1"/>
  </w:num>
  <w:num w:numId="17" w16cid:durableId="1688287610">
    <w:abstractNumId w:val="1"/>
  </w:num>
  <w:num w:numId="18" w16cid:durableId="110981925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Olofsson">
    <w15:presenceInfo w15:providerId="AD" w15:userId="S::anna.olofsson.2@ki.se::47598e5b-ea39-4f9c-8df9-20042e538edc"/>
  </w15:person>
  <w15:person w15:author="Karla Hemming (Applied Health Sciences)">
    <w15:presenceInfo w15:providerId="AD" w15:userId="S::k.hemming@bham.ac.uk::dcc201eb-6b8d-4331-bd59-ca1a1b97a3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350B"/>
    <w:rsid w:val="00073BFA"/>
    <w:rsid w:val="0007708E"/>
    <w:rsid w:val="000B10A6"/>
    <w:rsid w:val="000C4EEE"/>
    <w:rsid w:val="00101908"/>
    <w:rsid w:val="001135AF"/>
    <w:rsid w:val="00124830"/>
    <w:rsid w:val="001261AF"/>
    <w:rsid w:val="0015271B"/>
    <w:rsid w:val="00153A50"/>
    <w:rsid w:val="00162050"/>
    <w:rsid w:val="00193917"/>
    <w:rsid w:val="00196506"/>
    <w:rsid w:val="001D069D"/>
    <w:rsid w:val="001D392B"/>
    <w:rsid w:val="00252D1F"/>
    <w:rsid w:val="0025312C"/>
    <w:rsid w:val="00257A48"/>
    <w:rsid w:val="00260A30"/>
    <w:rsid w:val="002B5638"/>
    <w:rsid w:val="002B722D"/>
    <w:rsid w:val="002C049E"/>
    <w:rsid w:val="002C1FEA"/>
    <w:rsid w:val="002E3521"/>
    <w:rsid w:val="002E3583"/>
    <w:rsid w:val="003033A4"/>
    <w:rsid w:val="00310F13"/>
    <w:rsid w:val="00313EC2"/>
    <w:rsid w:val="00331221"/>
    <w:rsid w:val="003333D0"/>
    <w:rsid w:val="00362497"/>
    <w:rsid w:val="00376C81"/>
    <w:rsid w:val="003D19B5"/>
    <w:rsid w:val="003D3C4F"/>
    <w:rsid w:val="003D68B6"/>
    <w:rsid w:val="003D6D4A"/>
    <w:rsid w:val="003E254A"/>
    <w:rsid w:val="003F4E1A"/>
    <w:rsid w:val="00400D41"/>
    <w:rsid w:val="00412A65"/>
    <w:rsid w:val="004171C7"/>
    <w:rsid w:val="004252C7"/>
    <w:rsid w:val="00452DDE"/>
    <w:rsid w:val="005213AF"/>
    <w:rsid w:val="00544A6E"/>
    <w:rsid w:val="00550092"/>
    <w:rsid w:val="00562A70"/>
    <w:rsid w:val="00592A35"/>
    <w:rsid w:val="005953A3"/>
    <w:rsid w:val="005C48BB"/>
    <w:rsid w:val="005F0DCF"/>
    <w:rsid w:val="006214B3"/>
    <w:rsid w:val="00645998"/>
    <w:rsid w:val="0066173D"/>
    <w:rsid w:val="006C3520"/>
    <w:rsid w:val="006D6962"/>
    <w:rsid w:val="006E07DF"/>
    <w:rsid w:val="007735B3"/>
    <w:rsid w:val="00781C1C"/>
    <w:rsid w:val="00786316"/>
    <w:rsid w:val="00786327"/>
    <w:rsid w:val="00786560"/>
    <w:rsid w:val="007A6D1D"/>
    <w:rsid w:val="007E0116"/>
    <w:rsid w:val="0080155B"/>
    <w:rsid w:val="0084471C"/>
    <w:rsid w:val="00875AA2"/>
    <w:rsid w:val="008844C8"/>
    <w:rsid w:val="008A1F29"/>
    <w:rsid w:val="0093350B"/>
    <w:rsid w:val="0093613A"/>
    <w:rsid w:val="00952ED6"/>
    <w:rsid w:val="0095498A"/>
    <w:rsid w:val="00987B44"/>
    <w:rsid w:val="009A2415"/>
    <w:rsid w:val="009C715D"/>
    <w:rsid w:val="009D1E9F"/>
    <w:rsid w:val="009D2462"/>
    <w:rsid w:val="009E7930"/>
    <w:rsid w:val="00A5121C"/>
    <w:rsid w:val="00A6236F"/>
    <w:rsid w:val="00A914D4"/>
    <w:rsid w:val="00AD2A2B"/>
    <w:rsid w:val="00B010AE"/>
    <w:rsid w:val="00B12EE7"/>
    <w:rsid w:val="00B23A34"/>
    <w:rsid w:val="00B31253"/>
    <w:rsid w:val="00B47EA0"/>
    <w:rsid w:val="00B70E3A"/>
    <w:rsid w:val="00BA6714"/>
    <w:rsid w:val="00BB5339"/>
    <w:rsid w:val="00BC4376"/>
    <w:rsid w:val="00BC5699"/>
    <w:rsid w:val="00BC65E2"/>
    <w:rsid w:val="00BE2470"/>
    <w:rsid w:val="00BF424A"/>
    <w:rsid w:val="00BF74BF"/>
    <w:rsid w:val="00C027E4"/>
    <w:rsid w:val="00C07172"/>
    <w:rsid w:val="00C322A4"/>
    <w:rsid w:val="00C34CEA"/>
    <w:rsid w:val="00C8541A"/>
    <w:rsid w:val="00CA1F59"/>
    <w:rsid w:val="00CD36D4"/>
    <w:rsid w:val="00D016F9"/>
    <w:rsid w:val="00D203D2"/>
    <w:rsid w:val="00D40292"/>
    <w:rsid w:val="00D635BA"/>
    <w:rsid w:val="00D909BA"/>
    <w:rsid w:val="00DD7938"/>
    <w:rsid w:val="00E25A84"/>
    <w:rsid w:val="00E5760E"/>
    <w:rsid w:val="00E57E72"/>
    <w:rsid w:val="00E637E7"/>
    <w:rsid w:val="00EA0A94"/>
    <w:rsid w:val="00EB6854"/>
    <w:rsid w:val="00EE1DA7"/>
    <w:rsid w:val="00F4454C"/>
    <w:rsid w:val="00F540BE"/>
    <w:rsid w:val="00F63999"/>
    <w:rsid w:val="00F65BAB"/>
    <w:rsid w:val="00F84860"/>
    <w:rsid w:val="00FA1ECB"/>
    <w:rsid w:val="00FD3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24D6B"/>
  <w15:docId w15:val="{3257F27A-46DF-4C60-9306-2CC120D8B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F84860"/>
    <w:pPr>
      <w:spacing w:after="100"/>
    </w:pPr>
  </w:style>
  <w:style w:type="paragraph" w:styleId="TOC2">
    <w:name w:val="toc 2"/>
    <w:basedOn w:val="Normal"/>
    <w:next w:val="Normal"/>
    <w:autoRedefine/>
    <w:uiPriority w:val="39"/>
    <w:rsid w:val="00F84860"/>
    <w:pPr>
      <w:spacing w:after="100"/>
      <w:ind w:left="240"/>
    </w:pPr>
  </w:style>
  <w:style w:type="paragraph" w:styleId="TOC3">
    <w:name w:val="toc 3"/>
    <w:basedOn w:val="Normal"/>
    <w:next w:val="Normal"/>
    <w:autoRedefine/>
    <w:uiPriority w:val="39"/>
    <w:rsid w:val="00F84860"/>
    <w:pPr>
      <w:spacing w:after="100"/>
      <w:ind w:left="480"/>
    </w:pPr>
  </w:style>
  <w:style w:type="paragraph" w:styleId="TOC4">
    <w:name w:val="toc 4"/>
    <w:basedOn w:val="Normal"/>
    <w:next w:val="Normal"/>
    <w:autoRedefine/>
    <w:uiPriority w:val="39"/>
    <w:rsid w:val="00F84860"/>
    <w:pPr>
      <w:spacing w:after="100"/>
      <w:ind w:left="720"/>
    </w:pPr>
  </w:style>
  <w:style w:type="paragraph" w:styleId="Revision">
    <w:name w:val="Revision"/>
    <w:hidden/>
    <w:rsid w:val="00F84860"/>
    <w:pPr>
      <w:spacing w:after="0"/>
    </w:pPr>
  </w:style>
  <w:style w:type="character" w:styleId="CommentReference">
    <w:name w:val="annotation reference"/>
    <w:basedOn w:val="DefaultParagraphFont"/>
    <w:rsid w:val="00F84860"/>
    <w:rPr>
      <w:sz w:val="16"/>
      <w:szCs w:val="16"/>
    </w:rPr>
  </w:style>
  <w:style w:type="paragraph" w:styleId="CommentText">
    <w:name w:val="annotation text"/>
    <w:basedOn w:val="Normal"/>
    <w:link w:val="CommentTextChar"/>
    <w:rsid w:val="00F84860"/>
    <w:rPr>
      <w:sz w:val="20"/>
      <w:szCs w:val="20"/>
    </w:rPr>
  </w:style>
  <w:style w:type="character" w:customStyle="1" w:styleId="CommentTextChar">
    <w:name w:val="Comment Text Char"/>
    <w:basedOn w:val="DefaultParagraphFont"/>
    <w:link w:val="CommentText"/>
    <w:rsid w:val="00F84860"/>
    <w:rPr>
      <w:sz w:val="20"/>
      <w:szCs w:val="20"/>
    </w:rPr>
  </w:style>
  <w:style w:type="paragraph" w:styleId="CommentSubject">
    <w:name w:val="annotation subject"/>
    <w:basedOn w:val="CommentText"/>
    <w:next w:val="CommentText"/>
    <w:link w:val="CommentSubjectChar"/>
    <w:rsid w:val="00F84860"/>
    <w:rPr>
      <w:b/>
      <w:bCs/>
    </w:rPr>
  </w:style>
  <w:style w:type="character" w:customStyle="1" w:styleId="CommentSubjectChar">
    <w:name w:val="Comment Subject Char"/>
    <w:basedOn w:val="CommentTextChar"/>
    <w:link w:val="CommentSubject"/>
    <w:rsid w:val="00F84860"/>
    <w:rPr>
      <w:b/>
      <w:bCs/>
      <w:sz w:val="20"/>
      <w:szCs w:val="20"/>
    </w:rPr>
  </w:style>
  <w:style w:type="paragraph" w:styleId="HTMLPreformatted">
    <w:name w:val="HTML Preformatted"/>
    <w:basedOn w:val="Normal"/>
    <w:link w:val="HTMLPreformattedChar"/>
    <w:rsid w:val="0095498A"/>
    <w:pPr>
      <w:spacing w:after="0"/>
    </w:pPr>
    <w:rPr>
      <w:rFonts w:ascii="Consolas" w:hAnsi="Consolas"/>
      <w:sz w:val="20"/>
      <w:szCs w:val="20"/>
    </w:rPr>
  </w:style>
  <w:style w:type="character" w:customStyle="1" w:styleId="HTMLPreformattedChar">
    <w:name w:val="HTML Preformatted Char"/>
    <w:basedOn w:val="DefaultParagraphFont"/>
    <w:link w:val="HTMLPreformatted"/>
    <w:rsid w:val="0095498A"/>
    <w:rPr>
      <w:rFonts w:ascii="Consolas" w:hAnsi="Consolas"/>
      <w:sz w:val="20"/>
      <w:szCs w:val="20"/>
    </w:rPr>
  </w:style>
  <w:style w:type="paragraph" w:styleId="NormalWeb">
    <w:name w:val="Normal (Web)"/>
    <w:basedOn w:val="Normal"/>
    <w:uiPriority w:val="99"/>
    <w:unhideWhenUsed/>
    <w:rsid w:val="006E07D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E07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9460-108X" TargetMode="External"/><Relationship Id="rId13" Type="http://schemas.openxmlformats.org/officeDocument/2006/relationships/comments" Target="comments.xml"/><Relationship Id="rId18" Type="http://schemas.openxmlformats.org/officeDocument/2006/relationships/image" Target="media/image3.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png"/><Relationship Id="rId12" Type="http://schemas.openxmlformats.org/officeDocument/2006/relationships/hyperlink" Target="https://orcid.org/0000-0003-0036-4376" TargetMode="External"/><Relationship Id="rId17" Type="http://schemas.openxmlformats.org/officeDocument/2006/relationships/image" Target="media/image2.png"/><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rcid.org/0000-0001-6069-4794" TargetMode="External"/><Relationship Id="rId11" Type="http://schemas.openxmlformats.org/officeDocument/2006/relationships/hyperlink" Target="https://orcid.org/0000-0002-8940-0136" TargetMode="External"/><Relationship Id="rId5" Type="http://schemas.openxmlformats.org/officeDocument/2006/relationships/hyperlink" Target="https://clinicaltrials.gov/ct2/show/NCT06321419" TargetMode="External"/><Relationship Id="rId15" Type="http://schemas.microsoft.com/office/2016/09/relationships/commentsIds" Target="commentsIds.xml"/><Relationship Id="rId10" Type="http://schemas.openxmlformats.org/officeDocument/2006/relationships/hyperlink" Target="https://orcid.org/0000-0002-6949-4200"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orcid.org/0000-0002-2226-6550" TargetMode="External"/><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556</TotalTime>
  <Pages>25</Pages>
  <Words>8037</Words>
  <Characters>51359</Characters>
  <Application>Microsoft Office Word</Application>
  <DocSecurity>0</DocSecurity>
  <Lines>4279</Lines>
  <Paragraphs>1414</Paragraphs>
  <ScaleCrop>false</ScaleCrop>
  <Company>University of Birmingham</Company>
  <LinksUpToDate>false</LinksUpToDate>
  <CharactersWithSpaces>57982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Plan</dc:title>
  <dc:creator>Karla Hemming (Applied Health Sciences)</dc:creator>
  <cp:keywords/>
  <cp:lastModifiedBy>Anna Olofsson</cp:lastModifiedBy>
  <cp:revision>99</cp:revision>
  <dcterms:created xsi:type="dcterms:W3CDTF">2026-03-09T10:54:00Z</dcterms:created>
  <dcterms:modified xsi:type="dcterms:W3CDTF">2026-04-15T11:16:00Z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bibliography">
    <vt:lpwstr>../shared-assets/bibliography.bib</vt:lpwstr>
  </property>
  <property fmtid="{D5CDD505-2E9C-101B-9397-08002B2CF9AE}" pid="5" name="csl">
    <vt:lpwstr>nature.csl</vt:lpwstr>
  </property>
  <property fmtid="{D5CDD505-2E9C-101B-9397-08002B2CF9AE}" pid="6" name="fig-caption">
    <vt:lpwstr>True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bibliography">
    <vt:lpwstr>False</vt:lpwstr>
  </property>
  <property fmtid="{D5CDD505-2E9C-101B-9397-08002B2CF9AE}" pid="12" name="number-depth">
    <vt:lpwstr>4</vt:lpwstr>
  </property>
  <property fmtid="{D5CDD505-2E9C-101B-9397-08002B2CF9AE}" pid="13" name="subtitle">
    <vt:lpwstr>Effects of Advanced Trauma Life Support® Training Compared to Standard Care on Adult Trauma Patient Outcomes: A Stepped-Wedge Cluster Randomised Trial</vt:lpwstr>
  </property>
  <property fmtid="{D5CDD505-2E9C-101B-9397-08002B2CF9AE}" pid="14" name="titlepage-footer">
    <vt:lpwstr>Version 0.6.0, 2026-03-04</vt:lpwstr>
  </property>
  <property fmtid="{D5CDD505-2E9C-101B-9397-08002B2CF9AE}" pid="15" name="titlepage-logo">
    <vt:lpwstr>logo.png</vt:lpwstr>
  </property>
  <property fmtid="{D5CDD505-2E9C-101B-9397-08002B2CF9AE}" pid="16" name="titlepage-theme">
    <vt:lpwstr/>
  </property>
  <property fmtid="{D5CDD505-2E9C-101B-9397-08002B2CF9AE}" pid="17" name="toc-title">
    <vt:lpwstr>Table of contents</vt:lpwstr>
  </property>
</Properties>
</file>