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E947" w14:textId="77777777" w:rsidR="009D6F40" w:rsidRDefault="00000000">
      <w:pPr>
        <w:pStyle w:val="BodyA"/>
        <w:widowControl w:val="0"/>
        <w:spacing w:before="120" w:after="120" w:line="360" w:lineRule="auto"/>
        <w:jc w:val="both"/>
        <w:rPr>
          <w:b/>
          <w:bCs/>
          <w:sz w:val="28"/>
          <w:szCs w:val="28"/>
        </w:rPr>
      </w:pPr>
      <w:r>
        <w:rPr>
          <w:b/>
          <w:bCs/>
          <w:sz w:val="28"/>
          <w:szCs w:val="28"/>
        </w:rPr>
        <w:t>Title</w:t>
      </w:r>
    </w:p>
    <w:p w14:paraId="36FA539D" w14:textId="77777777" w:rsidR="00AC3BCA" w:rsidRPr="00AC3BCA" w:rsidRDefault="00AC3BCA" w:rsidP="00AC3BCA">
      <w:r w:rsidRPr="00AC3BCA">
        <w:t>Effects of Advanced Trauma Life Support® Training Compared with Standard Care on Adult Trauma Patient Outcomes (ADVANCE TRAUMA): Study Protocol for a Stepped-Wedge Cluster Randomised Trial</w:t>
      </w:r>
    </w:p>
    <w:p w14:paraId="40983537" w14:textId="094F0187" w:rsidR="009D6F40" w:rsidRPr="00AC3BCA" w:rsidRDefault="009D6F40">
      <w:pPr>
        <w:pStyle w:val="BodyA"/>
        <w:widowControl w:val="0"/>
        <w:spacing w:line="360" w:lineRule="auto"/>
        <w:rPr>
          <w:color w:val="006600"/>
          <w:u w:color="004C7F"/>
        </w:rPr>
      </w:pPr>
    </w:p>
    <w:p w14:paraId="33F0CCD3" w14:textId="77777777" w:rsidR="009D6F40" w:rsidRDefault="009D6F40">
      <w:pPr>
        <w:pStyle w:val="BodyA"/>
        <w:widowControl w:val="0"/>
        <w:spacing w:line="360" w:lineRule="auto"/>
        <w:rPr>
          <w:b/>
          <w:bCs/>
        </w:rPr>
      </w:pPr>
    </w:p>
    <w:p w14:paraId="37EE94F1" w14:textId="77777777" w:rsidR="009D6F40" w:rsidRDefault="00000000">
      <w:pPr>
        <w:pStyle w:val="BodyA"/>
        <w:widowControl w:val="0"/>
        <w:spacing w:line="360" w:lineRule="auto"/>
        <w:rPr>
          <w:b/>
          <w:bCs/>
        </w:rPr>
      </w:pPr>
      <w:r>
        <w:rPr>
          <w:b/>
          <w:bCs/>
          <w:sz w:val="28"/>
          <w:szCs w:val="28"/>
        </w:rPr>
        <w:t>Names protocol contributors</w:t>
      </w:r>
    </w:p>
    <w:p w14:paraId="62BA65B8" w14:textId="77777777" w:rsidR="00AC3BCA" w:rsidRPr="00391F2E" w:rsidRDefault="00AC3BCA" w:rsidP="00AC3BCA">
      <w:r w:rsidRPr="00391F2E">
        <w:t>Samriddhi Ranjan</w:t>
      </w:r>
      <w:r>
        <w:t xml:space="preserve"> (SR)</w:t>
      </w:r>
    </w:p>
    <w:p w14:paraId="23DD3C41" w14:textId="77777777" w:rsidR="00AC3BCA" w:rsidRPr="00830B79" w:rsidRDefault="00AC3BCA" w:rsidP="00AC3BCA">
      <w:r w:rsidRPr="00391F2E">
        <w:t xml:space="preserve">The George Institute </w:t>
      </w:r>
      <w:r>
        <w:t>for</w:t>
      </w:r>
      <w:r w:rsidRPr="00391F2E">
        <w:t xml:space="preserve"> Global Health, </w:t>
      </w:r>
      <w:r w:rsidRPr="00753613">
        <w:t>New Delhi</w:t>
      </w:r>
      <w:r>
        <w:t xml:space="preserve">, </w:t>
      </w:r>
      <w:r w:rsidRPr="00391F2E">
        <w:t>India</w:t>
      </w:r>
    </w:p>
    <w:p w14:paraId="795D5F7A" w14:textId="77777777" w:rsidR="00AC3BCA" w:rsidRDefault="00AC3BCA" w:rsidP="00AC3BCA"/>
    <w:p w14:paraId="0E24D1AC" w14:textId="77777777" w:rsidR="00AC3BCA" w:rsidRPr="00753613" w:rsidRDefault="00AC3BCA" w:rsidP="00AC3BCA">
      <w:pPr>
        <w:rPr>
          <w:lang w:val="en-GB"/>
        </w:rPr>
      </w:pPr>
      <w:r w:rsidRPr="00753613">
        <w:rPr>
          <w:lang w:val="en-GB"/>
        </w:rPr>
        <w:t xml:space="preserve">Sara </w:t>
      </w:r>
      <w:proofErr w:type="spellStart"/>
      <w:r w:rsidRPr="00753613">
        <w:rPr>
          <w:lang w:val="en-GB"/>
        </w:rPr>
        <w:t>Fälth</w:t>
      </w:r>
      <w:proofErr w:type="spellEnd"/>
      <w:r>
        <w:rPr>
          <w:lang w:val="en-GB"/>
        </w:rPr>
        <w:t xml:space="preserve"> (SF)</w:t>
      </w:r>
    </w:p>
    <w:p w14:paraId="358C5AD3" w14:textId="77777777" w:rsidR="00AC3BCA" w:rsidRPr="00753613" w:rsidRDefault="00AC3BCA" w:rsidP="00AC3BCA">
      <w:pPr>
        <w:rPr>
          <w:lang w:val="en-IN"/>
        </w:rPr>
      </w:pPr>
      <w:r w:rsidRPr="00391F2E">
        <w:t>Department of Global Public Health</w:t>
      </w:r>
      <w:r>
        <w:t xml:space="preserve">, </w:t>
      </w:r>
      <w:r w:rsidRPr="00753613">
        <w:rPr>
          <w:lang w:val="en-GB"/>
        </w:rPr>
        <w:t xml:space="preserve">Karolinska </w:t>
      </w:r>
      <w:proofErr w:type="spellStart"/>
      <w:r w:rsidRPr="00753613">
        <w:rPr>
          <w:lang w:val="en-GB"/>
        </w:rPr>
        <w:t>Institutet</w:t>
      </w:r>
      <w:proofErr w:type="spellEnd"/>
      <w:r>
        <w:rPr>
          <w:lang w:val="en-GB"/>
        </w:rPr>
        <w:t>, Stockholm, Sweden</w:t>
      </w:r>
    </w:p>
    <w:p w14:paraId="648511FD" w14:textId="77777777" w:rsidR="00AC3BCA" w:rsidRPr="00753613" w:rsidRDefault="00AC3BCA" w:rsidP="00AC3BCA">
      <w:pPr>
        <w:rPr>
          <w:lang w:val="en-IN"/>
        </w:rPr>
      </w:pPr>
    </w:p>
    <w:p w14:paraId="600FFFBC" w14:textId="77777777" w:rsidR="00AC3BCA" w:rsidRPr="00753613" w:rsidRDefault="00AC3BCA" w:rsidP="00AC3BCA">
      <w:pPr>
        <w:rPr>
          <w:lang w:val="en-GB"/>
        </w:rPr>
      </w:pPr>
      <w:r w:rsidRPr="00753613">
        <w:rPr>
          <w:lang w:val="en-GB"/>
        </w:rPr>
        <w:t>Prashant Kharat</w:t>
      </w:r>
      <w:r>
        <w:rPr>
          <w:lang w:val="en-GB"/>
        </w:rPr>
        <w:t xml:space="preserve"> (PK)</w:t>
      </w:r>
    </w:p>
    <w:p w14:paraId="60D2AD8E" w14:textId="77777777" w:rsidR="00AC3BCA" w:rsidRPr="00753613" w:rsidRDefault="00AC3BCA" w:rsidP="00AC3BCA">
      <w:pPr>
        <w:rPr>
          <w:lang w:val="en-IN"/>
        </w:rPr>
      </w:pPr>
      <w:r w:rsidRPr="00391F2E">
        <w:t xml:space="preserve">The George Institute </w:t>
      </w:r>
      <w:r>
        <w:t>for</w:t>
      </w:r>
      <w:r w:rsidRPr="00391F2E">
        <w:t xml:space="preserve"> Global Health, </w:t>
      </w:r>
      <w:r w:rsidRPr="00753613">
        <w:t>New Delhi</w:t>
      </w:r>
      <w:r>
        <w:t xml:space="preserve">, </w:t>
      </w:r>
      <w:r w:rsidRPr="00391F2E">
        <w:t>India</w:t>
      </w:r>
    </w:p>
    <w:p w14:paraId="0D590DC3" w14:textId="77777777" w:rsidR="00AC3BCA" w:rsidRPr="00753613" w:rsidRDefault="00AC3BCA" w:rsidP="00AC3BCA"/>
    <w:p w14:paraId="2C7197E8" w14:textId="77777777" w:rsidR="00AC3BCA" w:rsidRPr="00830B79" w:rsidRDefault="00AC3BCA" w:rsidP="00AC3BCA">
      <w:r w:rsidRPr="00830B79">
        <w:t>Abhinav Bassi (AB)</w:t>
      </w:r>
    </w:p>
    <w:p w14:paraId="1CDD5D40" w14:textId="77777777" w:rsidR="00AC3BCA" w:rsidRPr="00830B79" w:rsidRDefault="00AC3BCA" w:rsidP="00AC3BCA">
      <w:r w:rsidRPr="00830B79">
        <w:t>The George Institute for Global Health, New Delhi, India</w:t>
      </w:r>
    </w:p>
    <w:p w14:paraId="734F1C0A" w14:textId="77777777" w:rsidR="00AC3BCA" w:rsidRPr="00830B79" w:rsidRDefault="00AC3BCA" w:rsidP="00AC3BCA"/>
    <w:p w14:paraId="3CF3A9E3" w14:textId="77777777" w:rsidR="00AC3BCA" w:rsidRPr="00830B79" w:rsidRDefault="00AC3BCA" w:rsidP="00AC3BCA">
      <w:r w:rsidRPr="00830B79">
        <w:t>G D Bakhshi (GB)</w:t>
      </w:r>
    </w:p>
    <w:p w14:paraId="6AC945D9" w14:textId="77777777" w:rsidR="00AC3BCA" w:rsidRPr="00830B79" w:rsidRDefault="00AC3BCA" w:rsidP="00AC3BCA">
      <w:r w:rsidRPr="00830B79">
        <w:t>Department of General Surgery, Grant Medical College and Sir Jamshedjee Jeejeebhoy Group of Hospitals, Mumbai, India</w:t>
      </w:r>
    </w:p>
    <w:p w14:paraId="4689949C" w14:textId="77777777" w:rsidR="00AC3BCA" w:rsidRPr="00830B79" w:rsidRDefault="00AC3BCA" w:rsidP="00AC3BCA"/>
    <w:p w14:paraId="27170B67" w14:textId="77777777" w:rsidR="00AC3BCA" w:rsidRPr="00830B79" w:rsidRDefault="00AC3BCA" w:rsidP="00AC3BCA">
      <w:r w:rsidRPr="00830B79">
        <w:t>Debojit Basak (DB)</w:t>
      </w:r>
    </w:p>
    <w:p w14:paraId="3A1D2305" w14:textId="77777777" w:rsidR="00AC3BCA" w:rsidRPr="00830B79" w:rsidRDefault="00AC3BCA" w:rsidP="00AC3BCA">
      <w:r w:rsidRPr="00830B79">
        <w:t>Institute of Post Graduate Medical Education and Research, Kolkata, India</w:t>
      </w:r>
    </w:p>
    <w:p w14:paraId="0AD53DED" w14:textId="77777777" w:rsidR="00AC3BCA" w:rsidRPr="00830B79" w:rsidRDefault="00AC3BCA" w:rsidP="00AC3BCA"/>
    <w:p w14:paraId="31B56F09" w14:textId="77777777" w:rsidR="00AC3BCA" w:rsidRPr="00830B79" w:rsidRDefault="00AC3BCA" w:rsidP="00AC3BCA">
      <w:r w:rsidRPr="00830B79">
        <w:t>Johanna Berg (JB)</w:t>
      </w:r>
    </w:p>
    <w:p w14:paraId="1871801E" w14:textId="5F84D56C" w:rsidR="00AC3BCA" w:rsidRPr="00830B79" w:rsidRDefault="00AC3BCA" w:rsidP="00AC3BCA">
      <w:pPr>
        <w:pStyle w:val="ListParagraph"/>
        <w:numPr>
          <w:ilvl w:val="0"/>
          <w:numId w:val="6"/>
        </w:numPr>
      </w:pPr>
      <w:r w:rsidRPr="00830B79">
        <w:t>Department of Global Public Health, Karolinska Institutet, Stockholm, Sweden</w:t>
      </w:r>
    </w:p>
    <w:p w14:paraId="554CBC30" w14:textId="1A4E4A3E" w:rsidR="00AC3BCA" w:rsidRPr="00830B79" w:rsidRDefault="00AC3BCA" w:rsidP="00AC3BCA">
      <w:pPr>
        <w:pStyle w:val="ListParagraph"/>
        <w:numPr>
          <w:ilvl w:val="0"/>
          <w:numId w:val="6"/>
        </w:numPr>
      </w:pPr>
      <w:r w:rsidRPr="00830B79">
        <w:t>Emergency Medicine, Department of Internal and Emergency Medicine, Skåne University Hospital, Malmö, Sweden</w:t>
      </w:r>
    </w:p>
    <w:p w14:paraId="7BDC6D9A" w14:textId="77777777" w:rsidR="00AC3BCA" w:rsidRPr="00830B79" w:rsidRDefault="00AC3BCA" w:rsidP="00AC3BCA"/>
    <w:p w14:paraId="5265A9ED" w14:textId="77777777" w:rsidR="00AC3BCA" w:rsidRPr="00830B79" w:rsidRDefault="00AC3BCA" w:rsidP="00AC3BCA">
      <w:r w:rsidRPr="00830B79">
        <w:t>Shamita Chatterjee (SC)</w:t>
      </w:r>
    </w:p>
    <w:p w14:paraId="2134C20A" w14:textId="77777777" w:rsidR="00AC3BCA" w:rsidRPr="00830B79" w:rsidRDefault="00AC3BCA" w:rsidP="00AC3BCA">
      <w:r w:rsidRPr="00830B79">
        <w:t>Department of General Surgery, Institute of Post Graduate Medical Education and Research, Kolkata, India</w:t>
      </w:r>
    </w:p>
    <w:p w14:paraId="0004C46A" w14:textId="77777777" w:rsidR="00AC3BCA" w:rsidRPr="00830B79" w:rsidRDefault="00AC3BCA" w:rsidP="00AC3BCA"/>
    <w:p w14:paraId="51EFD49F" w14:textId="77777777" w:rsidR="00AC3BCA" w:rsidRPr="00830B79" w:rsidRDefault="00AC3BCA" w:rsidP="00AC3BCA">
      <w:r w:rsidRPr="00830B79">
        <w:t>Li Felländer-Tsai (LFT)</w:t>
      </w:r>
    </w:p>
    <w:p w14:paraId="78BCC7DA" w14:textId="6C55E260" w:rsidR="00AC3BCA" w:rsidRPr="00830B79" w:rsidRDefault="00AC3BCA" w:rsidP="00AC3BCA">
      <w:pPr>
        <w:pStyle w:val="ListParagraph"/>
        <w:numPr>
          <w:ilvl w:val="0"/>
          <w:numId w:val="5"/>
        </w:numPr>
      </w:pPr>
      <w:r w:rsidRPr="00830B79">
        <w:t>Department of Clinical Science, Intervention and Technology, Karolinska Institutet, Stockholm, Sweden</w:t>
      </w:r>
    </w:p>
    <w:p w14:paraId="7D4BFA11" w14:textId="10721A2F" w:rsidR="00AC3BCA" w:rsidRPr="00830B79" w:rsidRDefault="00AC3BCA" w:rsidP="00AC3BCA">
      <w:pPr>
        <w:pStyle w:val="ListParagraph"/>
        <w:numPr>
          <w:ilvl w:val="0"/>
          <w:numId w:val="5"/>
        </w:numPr>
      </w:pPr>
      <w:r w:rsidRPr="00830B79">
        <w:t>Department of Reconstructive Orthopedics, Karolinska University Hospital, Stockholm, Sweden</w:t>
      </w:r>
    </w:p>
    <w:p w14:paraId="66C55263" w14:textId="77777777" w:rsidR="00AC3BCA" w:rsidRPr="00830B79" w:rsidRDefault="00AC3BCA" w:rsidP="00AC3BCA"/>
    <w:p w14:paraId="3AF695AE" w14:textId="77777777" w:rsidR="00AC3BCA" w:rsidRPr="00830B79" w:rsidRDefault="00AC3BCA" w:rsidP="00AC3BCA">
      <w:r w:rsidRPr="00830B79">
        <w:t>Karla Hemming (KH)</w:t>
      </w:r>
    </w:p>
    <w:p w14:paraId="20D8F567" w14:textId="77777777" w:rsidR="00AC3BCA" w:rsidRPr="00830B79" w:rsidRDefault="00AC3BCA" w:rsidP="00AC3BCA">
      <w:r w:rsidRPr="00830B79">
        <w:t>Institute of Applied Health Research, University of Birmingham, Birmingham, UK</w:t>
      </w:r>
    </w:p>
    <w:p w14:paraId="3E4B24F1" w14:textId="77777777" w:rsidR="00AC3BCA" w:rsidRPr="00830B79" w:rsidRDefault="00AC3BCA" w:rsidP="00AC3BCA"/>
    <w:p w14:paraId="63D5180D" w14:textId="77777777" w:rsidR="00AC3BCA" w:rsidRPr="00830B79" w:rsidRDefault="00AC3BCA" w:rsidP="00AC3BCA">
      <w:r w:rsidRPr="00830B79">
        <w:t>Vivekanand Jha (VJ)</w:t>
      </w:r>
    </w:p>
    <w:p w14:paraId="01089726" w14:textId="77777777" w:rsidR="00AC3BCA" w:rsidRPr="00830B79" w:rsidRDefault="00AC3BCA" w:rsidP="00AC3BCA">
      <w:r w:rsidRPr="00830B79">
        <w:t>The George Institute for Global Health, New Delhi, India</w:t>
      </w:r>
    </w:p>
    <w:p w14:paraId="419B39E9" w14:textId="77777777" w:rsidR="00AC3BCA" w:rsidRPr="00830B79" w:rsidRDefault="00AC3BCA" w:rsidP="00AC3BCA"/>
    <w:p w14:paraId="7B0986D2" w14:textId="77777777" w:rsidR="00AC3BCA" w:rsidRPr="00830B79" w:rsidRDefault="00AC3BCA" w:rsidP="00AC3BCA">
      <w:r w:rsidRPr="00830B79">
        <w:lastRenderedPageBreak/>
        <w:t>Jessica Kasza (JK)</w:t>
      </w:r>
    </w:p>
    <w:p w14:paraId="3786102A" w14:textId="77777777" w:rsidR="00AC3BCA" w:rsidRPr="00830B79" w:rsidRDefault="00AC3BCA" w:rsidP="00AC3BCA">
      <w:r w:rsidRPr="00830B79">
        <w:t>School of Public Health and Preventive Medicine, Monash University, Melbourne, Australia</w:t>
      </w:r>
    </w:p>
    <w:p w14:paraId="2D26E810" w14:textId="77777777" w:rsidR="00AC3BCA" w:rsidRPr="00830B79" w:rsidRDefault="00AC3BCA" w:rsidP="00AC3BCA"/>
    <w:p w14:paraId="48A16842" w14:textId="77777777" w:rsidR="00AC3BCA" w:rsidRPr="00830B79" w:rsidRDefault="00AC3BCA" w:rsidP="00AC3BCA">
      <w:r w:rsidRPr="00830B79">
        <w:t>Monty Khajanchi (MK)</w:t>
      </w:r>
    </w:p>
    <w:p w14:paraId="73297986" w14:textId="77777777" w:rsidR="00AC3BCA" w:rsidRPr="00830B79" w:rsidRDefault="00AC3BCA" w:rsidP="00AC3BCA">
      <w:r w:rsidRPr="00830B79">
        <w:t>Seth G. S. Medical College and K.E.M. Hospital, Mumbai, India</w:t>
      </w:r>
    </w:p>
    <w:p w14:paraId="192809CF" w14:textId="77777777" w:rsidR="00AC3BCA" w:rsidRPr="00830B79" w:rsidRDefault="00AC3BCA" w:rsidP="00AC3BCA"/>
    <w:p w14:paraId="300D14E7" w14:textId="77777777" w:rsidR="00AC3BCA" w:rsidRPr="00830B79" w:rsidRDefault="00AC3BCA" w:rsidP="00AC3BCA">
      <w:r w:rsidRPr="00830B79">
        <w:t>James Martin (JM)</w:t>
      </w:r>
    </w:p>
    <w:p w14:paraId="00E7BF6F" w14:textId="77777777" w:rsidR="00AC3BCA" w:rsidRPr="00830B79" w:rsidRDefault="00AC3BCA" w:rsidP="00AC3BCA">
      <w:r w:rsidRPr="00830B79">
        <w:t>Institute of Applied Health Research, University of Birmingham, Birmingham, UK</w:t>
      </w:r>
    </w:p>
    <w:p w14:paraId="55A7ACCF" w14:textId="77777777" w:rsidR="00AC3BCA" w:rsidRPr="00830B79" w:rsidRDefault="00AC3BCA" w:rsidP="00AC3BCA"/>
    <w:p w14:paraId="1C9D76D7" w14:textId="77777777" w:rsidR="00AC3BCA" w:rsidRPr="00830B79" w:rsidRDefault="00AC3BCA" w:rsidP="00AC3BCA">
      <w:r w:rsidRPr="00830B79">
        <w:t>Anurag Mishra (AM)</w:t>
      </w:r>
    </w:p>
    <w:p w14:paraId="5FE4DBCA" w14:textId="77777777" w:rsidR="00AC3BCA" w:rsidRPr="00830B79" w:rsidRDefault="00AC3BCA" w:rsidP="00AC3BCA">
      <w:r w:rsidRPr="00830B79">
        <w:t>Department of General Surgery, Maulana Azad Medical College, New Delhi, India</w:t>
      </w:r>
    </w:p>
    <w:p w14:paraId="69D0AB5F" w14:textId="77777777" w:rsidR="00AC3BCA" w:rsidRPr="00830B79" w:rsidRDefault="00AC3BCA" w:rsidP="00AC3BCA"/>
    <w:p w14:paraId="054B574C" w14:textId="77777777" w:rsidR="00AC3BCA" w:rsidRPr="00830B79" w:rsidRDefault="00AC3BCA" w:rsidP="00AC3BCA">
      <w:r w:rsidRPr="00830B79">
        <w:t>Anna Olofsson (AO)</w:t>
      </w:r>
    </w:p>
    <w:p w14:paraId="3660B4C9" w14:textId="77777777" w:rsidR="00AC3BCA" w:rsidRPr="00830B79" w:rsidRDefault="00AC3BCA" w:rsidP="00AC3BCA">
      <w:r w:rsidRPr="00830B79">
        <w:t>Institute of Environmental Medicine, Karolinska Institutet, Stockholm, Sweden</w:t>
      </w:r>
    </w:p>
    <w:p w14:paraId="37044302" w14:textId="77777777" w:rsidR="00AC3BCA" w:rsidRPr="00830B79" w:rsidRDefault="00AC3BCA" w:rsidP="00AC3BCA"/>
    <w:p w14:paraId="398B8236" w14:textId="77777777" w:rsidR="00AC3BCA" w:rsidRPr="00830B79" w:rsidRDefault="00AC3BCA" w:rsidP="00AC3BCA">
      <w:r w:rsidRPr="00830B79">
        <w:t>Nobhojit Roy (NR)</w:t>
      </w:r>
    </w:p>
    <w:p w14:paraId="380F2D55" w14:textId="73D470EF" w:rsidR="00AC3BCA" w:rsidRPr="00830B79" w:rsidRDefault="00AC3BCA" w:rsidP="00AC3BCA">
      <w:pPr>
        <w:pStyle w:val="ListParagraph"/>
        <w:numPr>
          <w:ilvl w:val="0"/>
          <w:numId w:val="4"/>
        </w:numPr>
      </w:pPr>
      <w:r w:rsidRPr="00830B79">
        <w:t>Program for Global Surgery and Trauma, The George Institute for Global Health, New Delhi, India</w:t>
      </w:r>
    </w:p>
    <w:p w14:paraId="394AD5F1" w14:textId="42261CB9" w:rsidR="00AC3BCA" w:rsidRPr="00830B79" w:rsidRDefault="00AC3BCA" w:rsidP="00AC3BCA">
      <w:pPr>
        <w:pStyle w:val="ListParagraph"/>
        <w:numPr>
          <w:ilvl w:val="0"/>
          <w:numId w:val="4"/>
        </w:numPr>
      </w:pPr>
      <w:r w:rsidRPr="00830B79">
        <w:t>Department of Global Public Health, Karolinska Institutet, Stockholm, Sweden</w:t>
      </w:r>
    </w:p>
    <w:p w14:paraId="06FE6402" w14:textId="77777777" w:rsidR="00AC3BCA" w:rsidRPr="00830B79" w:rsidRDefault="00AC3BCA" w:rsidP="00AC3BCA"/>
    <w:p w14:paraId="684F51F4" w14:textId="77777777" w:rsidR="00AC3BCA" w:rsidRPr="00830B79" w:rsidRDefault="00AC3BCA" w:rsidP="00AC3BCA">
      <w:r w:rsidRPr="00830B79">
        <w:t>Rajdeep Singh (RS)</w:t>
      </w:r>
    </w:p>
    <w:p w14:paraId="4607E471" w14:textId="77777777" w:rsidR="00AC3BCA" w:rsidRPr="00830B79" w:rsidRDefault="00AC3BCA" w:rsidP="00AC3BCA">
      <w:r w:rsidRPr="00830B79">
        <w:t>Department of General Surgery, Maulana Azad Medical College, New Delhi, India</w:t>
      </w:r>
    </w:p>
    <w:p w14:paraId="37D3A4FC" w14:textId="77777777" w:rsidR="00AC3BCA" w:rsidRPr="00830B79" w:rsidRDefault="00AC3BCA" w:rsidP="00AC3BCA"/>
    <w:p w14:paraId="4D6D1A88" w14:textId="77777777" w:rsidR="00AC3BCA" w:rsidRPr="00830B79" w:rsidRDefault="00AC3BCA" w:rsidP="00AC3BCA">
      <w:r w:rsidRPr="00830B79">
        <w:t>Kapil Dev Soni (KDS)</w:t>
      </w:r>
    </w:p>
    <w:p w14:paraId="6D9FBC14" w14:textId="77777777" w:rsidR="00AC3BCA" w:rsidRPr="00830B79" w:rsidRDefault="00AC3BCA" w:rsidP="00AC3BCA">
      <w:r w:rsidRPr="00830B79">
        <w:t>Critical and Intensive Care, JPN Apex Trauma Center, All India Institute of Medical Sciences, New Delhi, India</w:t>
      </w:r>
    </w:p>
    <w:p w14:paraId="23FF41F4" w14:textId="77777777" w:rsidR="00AC3BCA" w:rsidRDefault="00AC3BCA" w:rsidP="00AC3BCA"/>
    <w:p w14:paraId="1291FCB1" w14:textId="77777777" w:rsidR="00AC3BCA" w:rsidRPr="00753613" w:rsidRDefault="00AC3BCA" w:rsidP="00AC3BCA">
      <w:pPr>
        <w:rPr>
          <w:lang w:val="en-GB"/>
        </w:rPr>
      </w:pPr>
      <w:r w:rsidRPr="00753613">
        <w:rPr>
          <w:lang w:val="en-GB"/>
        </w:rPr>
        <w:t>Martin Gerdin Wärnberg</w:t>
      </w:r>
      <w:r>
        <w:rPr>
          <w:lang w:val="en-GB"/>
        </w:rPr>
        <w:t xml:space="preserve"> (MGW)</w:t>
      </w:r>
    </w:p>
    <w:p w14:paraId="0597DDFB" w14:textId="06785573" w:rsidR="00AC3BCA" w:rsidRDefault="00AC3BCA" w:rsidP="00AC3BCA">
      <w:pPr>
        <w:pStyle w:val="ListParagraph"/>
        <w:numPr>
          <w:ilvl w:val="0"/>
          <w:numId w:val="3"/>
        </w:numPr>
      </w:pPr>
      <w:r w:rsidRPr="00391F2E">
        <w:t>Department of Global Public Health</w:t>
      </w:r>
      <w:r>
        <w:t>, Karolinska Institutet, Stockholm, Sweden</w:t>
      </w:r>
    </w:p>
    <w:p w14:paraId="3970A526" w14:textId="2E9ED170" w:rsidR="009D6F40" w:rsidRPr="00AC3BCA" w:rsidRDefault="00AC3BCA" w:rsidP="00AC3BCA">
      <w:pPr>
        <w:pStyle w:val="ListParagraph"/>
        <w:numPr>
          <w:ilvl w:val="0"/>
          <w:numId w:val="3"/>
        </w:numPr>
      </w:pPr>
      <w:r>
        <w:t>Perioperative Medicine and Intensive Care, Karolinska University Hospital, Stockholm, Sweden</w:t>
      </w:r>
    </w:p>
    <w:p w14:paraId="317C7347" w14:textId="77777777" w:rsidR="009D6F40" w:rsidRDefault="009D6F40">
      <w:pPr>
        <w:pStyle w:val="BodyA"/>
        <w:widowControl w:val="0"/>
        <w:spacing w:line="360" w:lineRule="auto"/>
        <w:rPr>
          <w:b/>
          <w:bCs/>
          <w:sz w:val="28"/>
          <w:szCs w:val="28"/>
        </w:rPr>
      </w:pPr>
    </w:p>
    <w:p w14:paraId="0E5F47C8" w14:textId="77777777" w:rsidR="009D6F40" w:rsidRDefault="00000000">
      <w:pPr>
        <w:pStyle w:val="BodyA"/>
        <w:widowControl w:val="0"/>
        <w:spacing w:line="360" w:lineRule="auto"/>
        <w:rPr>
          <w:b/>
          <w:bCs/>
          <w:sz w:val="28"/>
          <w:szCs w:val="28"/>
          <w:lang w:val="de-DE"/>
        </w:rPr>
      </w:pPr>
      <w:r>
        <w:rPr>
          <w:b/>
          <w:bCs/>
          <w:sz w:val="28"/>
          <w:szCs w:val="28"/>
          <w:lang w:val="de-DE"/>
        </w:rPr>
        <w:t>Abstract</w:t>
      </w:r>
    </w:p>
    <w:p w14:paraId="2AE5792E" w14:textId="7CC75269" w:rsidR="00AC3BCA" w:rsidRPr="00AC3BCA" w:rsidRDefault="00000000" w:rsidP="00AC3BCA">
      <w:pPr>
        <w:pStyle w:val="BodyA"/>
        <w:widowControl w:val="0"/>
        <w:numPr>
          <w:ilvl w:val="0"/>
          <w:numId w:val="2"/>
        </w:numPr>
        <w:spacing w:line="360" w:lineRule="auto"/>
        <w:rPr>
          <w:color w:val="auto"/>
          <w:u w:color="004C7F"/>
          <w:lang/>
        </w:rPr>
      </w:pPr>
      <w:r w:rsidRPr="00AC3BCA">
        <w:rPr>
          <w:b/>
          <w:bCs/>
          <w:color w:val="auto"/>
          <w:u w:color="004C7F"/>
        </w:rPr>
        <w:t>Background</w:t>
      </w:r>
      <w:r w:rsidRPr="00AC3BCA">
        <w:rPr>
          <w:color w:val="auto"/>
          <w:u w:color="004C7F"/>
        </w:rPr>
        <w:t xml:space="preserve">: </w:t>
      </w:r>
      <w:r w:rsidR="00AC3BCA" w:rsidRPr="00AC3BCA">
        <w:rPr>
          <w:color w:val="auto"/>
          <w:u w:color="004C7F"/>
          <w:lang/>
        </w:rPr>
        <w:t>Advanced Trauma Life Support® (ATLS®) is the most widely adopted trauma life support training worldwide, but there is no high-quality evidence that it improves patient outcomes. This trial aims to compare the effects of ATLS® training with standard care on outcomes in adult trauma patients.</w:t>
      </w:r>
    </w:p>
    <w:p w14:paraId="7ED6959C" w14:textId="048BBF2E" w:rsidR="00AC3BCA" w:rsidRPr="00AC3BCA" w:rsidRDefault="00000000" w:rsidP="00AC3BCA">
      <w:pPr>
        <w:pStyle w:val="BodyA"/>
        <w:widowControl w:val="0"/>
        <w:numPr>
          <w:ilvl w:val="0"/>
          <w:numId w:val="2"/>
        </w:numPr>
        <w:spacing w:line="360" w:lineRule="auto"/>
        <w:rPr>
          <w:color w:val="auto"/>
        </w:rPr>
      </w:pPr>
      <w:r w:rsidRPr="00AC3BCA">
        <w:rPr>
          <w:b/>
          <w:bCs/>
          <w:color w:val="auto"/>
          <w:u w:color="004C7F"/>
        </w:rPr>
        <w:t>Methods</w:t>
      </w:r>
      <w:r w:rsidRPr="00AC3BCA">
        <w:rPr>
          <w:color w:val="auto"/>
          <w:u w:color="004C7F"/>
        </w:rPr>
        <w:t xml:space="preserve">: </w:t>
      </w:r>
      <w:r w:rsidR="00AC3BCA" w:rsidRPr="00AC3BCA">
        <w:rPr>
          <w:color w:val="auto"/>
          <w:u w:color="004C7F"/>
          <w:lang/>
        </w:rPr>
        <w:t xml:space="preserve">ADVANCE TRAUMA is a batched stepped-wedge cluster randomised controlled trial </w:t>
      </w:r>
      <w:ins w:id="0" w:author="sranjan@masonlive.gmu.edu" w:date="2025-11-11T12:13:00Z" w16du:dateUtc="2025-11-11T17:13:00Z">
        <w:r w:rsidR="00946D7D">
          <w:rPr>
            <w:color w:val="auto"/>
            <w:u w:color="004C7F"/>
          </w:rPr>
          <w:t xml:space="preserve">conducted </w:t>
        </w:r>
      </w:ins>
      <w:r w:rsidR="00AC3BCA" w:rsidRPr="00AC3BCA">
        <w:rPr>
          <w:color w:val="auto"/>
          <w:u w:color="004C7F"/>
          <w:lang/>
        </w:rPr>
        <w:t xml:space="preserve">in India, where ATLS® is not routinely </w:t>
      </w:r>
      <w:del w:id="1" w:author="sranjan@masonlive.gmu.edu" w:date="2025-11-11T12:13:00Z" w16du:dateUtc="2025-11-11T17:13:00Z">
        <w:r w:rsidR="00AC3BCA" w:rsidRPr="00AC3BCA" w:rsidDel="00946D7D">
          <w:rPr>
            <w:color w:val="auto"/>
            <w:u w:color="004C7F"/>
            <w:lang/>
          </w:rPr>
          <w:delText>taught.</w:delText>
        </w:r>
      </w:del>
      <w:ins w:id="2" w:author="sranjan@masonlive.gmu.edu" w:date="2025-11-11T12:14:00Z" w16du:dateUtc="2025-11-11T17:14:00Z">
        <w:r w:rsidR="00946D7D">
          <w:rPr>
            <w:color w:val="auto"/>
            <w:u w:color="004C7F"/>
          </w:rPr>
          <w:t xml:space="preserve"> </w:t>
        </w:r>
      </w:ins>
      <w:ins w:id="3" w:author="sranjan@masonlive.gmu.edu" w:date="2025-11-11T12:18:00Z" w16du:dateUtc="2025-11-11T17:18:00Z">
        <w:r w:rsidR="00946D7D">
          <w:rPr>
            <w:color w:val="auto"/>
            <w:u w:color="004C7F"/>
          </w:rPr>
          <w:t>i</w:t>
        </w:r>
      </w:ins>
      <w:ins w:id="4" w:author="sranjan@masonlive.gmu.edu" w:date="2025-11-11T12:13:00Z" w16du:dateUtc="2025-11-11T17:13:00Z">
        <w:r w:rsidR="00946D7D">
          <w:rPr>
            <w:color w:val="auto"/>
            <w:u w:color="004C7F"/>
          </w:rPr>
          <w:t>mplemented</w:t>
        </w:r>
      </w:ins>
      <w:ins w:id="5" w:author="sranjan@masonlive.gmu.edu" w:date="2025-11-11T12:14:00Z" w16du:dateUtc="2025-11-11T17:14:00Z">
        <w:r w:rsidR="00946D7D">
          <w:rPr>
            <w:color w:val="auto"/>
            <w:u w:color="004C7F"/>
          </w:rPr>
          <w:t>.</w:t>
        </w:r>
      </w:ins>
      <w:r w:rsidR="00AC3BCA" w:rsidRPr="00AC3BCA">
        <w:rPr>
          <w:color w:val="auto"/>
          <w:u w:color="004C7F"/>
          <w:lang/>
        </w:rPr>
        <w:t xml:space="preserve"> The trial will be conducted in 30 clusters </w:t>
      </w:r>
      <w:ins w:id="6" w:author="sranjan@masonlive.gmu.edu" w:date="2025-11-11T12:14:00Z" w16du:dateUtc="2025-11-11T17:14:00Z">
        <w:r w:rsidR="00946D7D">
          <w:rPr>
            <w:color w:val="auto"/>
            <w:u w:color="004C7F"/>
          </w:rPr>
          <w:t>(hospitals)</w:t>
        </w:r>
      </w:ins>
      <w:ins w:id="7" w:author="sranjan@masonlive.gmu.edu" w:date="2025-11-11T12:15:00Z" w16du:dateUtc="2025-11-11T17:15:00Z">
        <w:r w:rsidR="00946D7D">
          <w:rPr>
            <w:color w:val="auto"/>
            <w:u w:color="004C7F"/>
          </w:rPr>
          <w:t xml:space="preserve">, </w:t>
        </w:r>
      </w:ins>
      <w:del w:id="8" w:author="sranjan@masonlive.gmu.edu" w:date="2025-11-11T12:15:00Z" w16du:dateUtc="2025-11-11T17:15:00Z">
        <w:r w:rsidR="00AC3BCA" w:rsidRPr="00AC3BCA" w:rsidDel="00946D7D">
          <w:rPr>
            <w:color w:val="auto"/>
            <w:u w:color="004C7F"/>
            <w:lang/>
          </w:rPr>
          <w:delText xml:space="preserve">over </w:delText>
        </w:r>
      </w:del>
      <w:ins w:id="9" w:author="sranjan@masonlive.gmu.edu" w:date="2025-11-11T12:15:00Z" w16du:dateUtc="2025-11-11T17:15:00Z">
        <w:r w:rsidR="00946D7D">
          <w:rPr>
            <w:color w:val="auto"/>
            <w:u w:color="004C7F"/>
          </w:rPr>
          <w:t xml:space="preserve"> </w:t>
        </w:r>
        <w:proofErr w:type="spellStart"/>
        <w:r w:rsidR="00946D7D">
          <w:t>organised</w:t>
        </w:r>
        <w:proofErr w:type="spellEnd"/>
        <w:r w:rsidR="00946D7D">
          <w:t xml:space="preserve"> into six batches of five </w:t>
        </w:r>
        <w:r w:rsidR="00946D7D">
          <w:t xml:space="preserve">cluster </w:t>
        </w:r>
        <w:r w:rsidR="00946D7D">
          <w:t>each</w:t>
        </w:r>
        <w:r w:rsidR="00946D7D">
          <w:t xml:space="preserve">. </w:t>
        </w:r>
      </w:ins>
      <w:del w:id="10" w:author="sranjan@masonlive.gmu.edu" w:date="2025-11-11T12:15:00Z" w16du:dateUtc="2025-11-11T17:15:00Z">
        <w:r w:rsidR="00AC3BCA" w:rsidRPr="00AC3BCA" w:rsidDel="00946D7D">
          <w:rPr>
            <w:color w:val="auto"/>
            <w:u w:color="004C7F"/>
            <w:lang/>
          </w:rPr>
          <w:delText>six batches in secondary or tertiary hospitals</w:delText>
        </w:r>
      </w:del>
      <w:r w:rsidR="00AC3BCA" w:rsidRPr="00AC3BCA">
        <w:rPr>
          <w:color w:val="auto"/>
          <w:u w:color="004C7F"/>
          <w:lang/>
        </w:rPr>
        <w:t xml:space="preserve">. </w:t>
      </w:r>
      <w:del w:id="11" w:author="sranjan@masonlive.gmu.edu" w:date="2025-11-11T12:15:00Z" w16du:dateUtc="2025-11-11T17:15:00Z">
        <w:r w:rsidR="00AC3BCA" w:rsidRPr="00AC3BCA" w:rsidDel="00946D7D">
          <w:rPr>
            <w:color w:val="auto"/>
            <w:u w:color="004C7F"/>
            <w:lang/>
          </w:rPr>
          <w:delText xml:space="preserve">There will be five clusters in each batch, which will be randomised to one of five implementation sequences. </w:delText>
        </w:r>
      </w:del>
      <w:del w:id="12" w:author="sranjan@masonlive.gmu.edu" w:date="2025-11-11T12:06:00Z" w16du:dateUtc="2025-11-11T17:06:00Z">
        <w:r w:rsidR="00AC3BCA" w:rsidRPr="00AC3BCA" w:rsidDel="00946D7D">
          <w:rPr>
            <w:color w:val="auto"/>
            <w:u w:color="004C7F"/>
            <w:lang/>
          </w:rPr>
          <w:delText xml:space="preserve">One </w:delText>
        </w:r>
      </w:del>
      <w:ins w:id="13" w:author="sranjan@masonlive.gmu.edu" w:date="2025-11-11T12:06:00Z" w16du:dateUtc="2025-11-11T17:06:00Z">
        <w:r w:rsidR="00946D7D">
          <w:rPr>
            <w:color w:val="auto"/>
            <w:u w:color="004C7F"/>
          </w:rPr>
          <w:t>Each</w:t>
        </w:r>
        <w:r w:rsidR="00946D7D" w:rsidRPr="00AC3BCA">
          <w:rPr>
            <w:color w:val="auto"/>
            <w:u w:color="004C7F"/>
            <w:lang/>
          </w:rPr>
          <w:t xml:space="preserve"> </w:t>
        </w:r>
      </w:ins>
      <w:del w:id="14" w:author="sranjan@masonlive.gmu.edu" w:date="2025-11-11T12:11:00Z" w16du:dateUtc="2025-11-11T17:11:00Z">
        <w:r w:rsidR="00AC3BCA" w:rsidRPr="00AC3BCA" w:rsidDel="00946D7D">
          <w:rPr>
            <w:color w:val="auto"/>
            <w:u w:color="004C7F"/>
            <w:lang/>
          </w:rPr>
          <w:delText xml:space="preserve">hospital </w:delText>
        </w:r>
      </w:del>
      <w:ins w:id="15" w:author="sranjan@masonlive.gmu.edu" w:date="2025-11-11T12:11:00Z" w16du:dateUtc="2025-11-11T17:11:00Z">
        <w:r w:rsidR="00946D7D">
          <w:rPr>
            <w:color w:val="auto"/>
            <w:u w:color="004C7F"/>
          </w:rPr>
          <w:t xml:space="preserve">cluster </w:t>
        </w:r>
      </w:ins>
      <w:r w:rsidR="00AC3BCA" w:rsidRPr="00AC3BCA">
        <w:rPr>
          <w:color w:val="auto"/>
          <w:u w:color="004C7F"/>
          <w:lang/>
        </w:rPr>
        <w:t xml:space="preserve">will be randomised to </w:t>
      </w:r>
      <w:del w:id="16" w:author="sranjan@masonlive.gmu.edu" w:date="2025-11-11T12:06:00Z" w16du:dateUtc="2025-11-11T17:06:00Z">
        <w:r w:rsidR="00AC3BCA" w:rsidRPr="00AC3BCA" w:rsidDel="00946D7D">
          <w:rPr>
            <w:color w:val="auto"/>
            <w:u w:color="004C7F"/>
            <w:lang/>
          </w:rPr>
          <w:delText xml:space="preserve">each </w:delText>
        </w:r>
      </w:del>
      <w:r w:rsidR="00AC3BCA" w:rsidRPr="00AC3BCA">
        <w:rPr>
          <w:color w:val="auto"/>
          <w:u w:color="004C7F"/>
          <w:lang/>
        </w:rPr>
        <w:t>implementation sequence</w:t>
      </w:r>
      <w:ins w:id="17" w:author="sranjan@masonlive.gmu.edu" w:date="2025-11-11T12:17:00Z" w16du:dateUtc="2025-11-11T17:17:00Z">
        <w:r w:rsidR="00946D7D">
          <w:rPr>
            <w:color w:val="auto"/>
            <w:u w:color="004C7F"/>
          </w:rPr>
          <w:t xml:space="preserve"> </w:t>
        </w:r>
        <w:r w:rsidR="00946D7D">
          <w:t xml:space="preserve">that define the </w:t>
        </w:r>
        <w:r w:rsidR="00946D7D">
          <w:t xml:space="preserve">duration </w:t>
        </w:r>
        <w:r w:rsidR="00946D7D">
          <w:t>of standard care and intervention</w:t>
        </w:r>
        <w:r w:rsidR="00946D7D">
          <w:t xml:space="preserve"> </w:t>
        </w:r>
      </w:ins>
      <w:del w:id="18" w:author="sranjan@masonlive.gmu.edu" w:date="2025-11-11T12:17:00Z" w16du:dateUtc="2025-11-11T17:17:00Z">
        <w:r w:rsidR="00AC3BCA" w:rsidRPr="00AC3BCA" w:rsidDel="00946D7D">
          <w:rPr>
            <w:color w:val="auto"/>
            <w:u w:color="004C7F"/>
            <w:lang/>
          </w:rPr>
          <w:delText>.</w:delText>
        </w:r>
      </w:del>
      <w:ins w:id="19" w:author="sranjan@masonlive.gmu.edu" w:date="2025-11-11T12:17:00Z" w16du:dateUtc="2025-11-11T17:17:00Z">
        <w:r w:rsidR="00946D7D">
          <w:t>phases.</w:t>
        </w:r>
      </w:ins>
      <w:r w:rsidR="00AC3BCA" w:rsidRPr="00AC3BCA">
        <w:rPr>
          <w:color w:val="auto"/>
          <w:u w:color="004C7F"/>
          <w:lang/>
        </w:rPr>
        <w:t xml:space="preserve">  </w:t>
      </w:r>
      <w:moveFromRangeStart w:id="20" w:author="sranjan@masonlive.gmu.edu" w:date="2025-11-11T12:07:00Z" w:name="move213755249"/>
      <w:moveFrom w:id="21" w:author="sranjan@masonlive.gmu.edu" w:date="2025-11-11T12:07:00Z" w16du:dateUtc="2025-11-11T17:07:00Z">
        <w:r w:rsidR="00AC3BCA" w:rsidRPr="00AC3BCA" w:rsidDel="00946D7D">
          <w:rPr>
            <w:color w:val="auto"/>
            <w:u w:color="004C7F"/>
            <w:lang/>
          </w:rPr>
          <w:t xml:space="preserve">All clusters will transition through three phases: first, a standard care phase; second, a one-month transition phase, during which the training is delivered; and finally, an intervention phase, for a total of 13 months. </w:t>
        </w:r>
      </w:moveFrom>
      <w:moveFromRangeEnd w:id="20"/>
      <w:del w:id="22" w:author="sranjan@masonlive.gmu.edu" w:date="2025-11-11T12:17:00Z" w16du:dateUtc="2025-11-11T17:17:00Z">
        <w:r w:rsidR="00AC3BCA" w:rsidRPr="00AC3BCA" w:rsidDel="00946D7D">
          <w:rPr>
            <w:color w:val="auto"/>
            <w:u w:color="004C7F"/>
            <w:lang/>
          </w:rPr>
          <w:delText xml:space="preserve">The implementation sequence will determine the duration of the standard care and intervention phases. </w:delText>
        </w:r>
      </w:del>
      <w:del w:id="23" w:author="sranjan@masonlive.gmu.edu" w:date="2025-11-11T12:07:00Z" w16du:dateUtc="2025-11-11T17:07:00Z">
        <w:r w:rsidR="00AC3BCA" w:rsidRPr="00AC3BCA" w:rsidDel="00946D7D">
          <w:rPr>
            <w:color w:val="auto"/>
            <w:u w:color="004C7F"/>
            <w:lang/>
          </w:rPr>
          <w:delText>T</w:delText>
        </w:r>
      </w:del>
      <w:ins w:id="24" w:author="sranjan@masonlive.gmu.edu" w:date="2025-11-11T12:07:00Z" w16du:dateUtc="2025-11-11T17:07:00Z">
        <w:r w:rsidR="00946D7D" w:rsidRPr="00946D7D">
          <w:rPr>
            <w:color w:val="auto"/>
            <w:u w:color="004C7F"/>
            <w:lang/>
          </w:rPr>
          <w:t xml:space="preserve"> </w:t>
        </w:r>
      </w:ins>
      <w:moveToRangeStart w:id="25" w:author="sranjan@masonlive.gmu.edu" w:date="2025-11-11T12:07:00Z" w:name="move213755249"/>
      <w:moveTo w:id="26" w:author="sranjan@masonlive.gmu.edu" w:date="2025-11-11T12:07:00Z" w16du:dateUtc="2025-11-11T17:07:00Z">
        <w:r w:rsidR="00946D7D" w:rsidRPr="00AC3BCA">
          <w:rPr>
            <w:color w:val="auto"/>
            <w:u w:color="004C7F"/>
            <w:lang/>
          </w:rPr>
          <w:t xml:space="preserve">All clusters will transition through three phases: first, a standard care phase; second, a one-month transition phase, </w:t>
        </w:r>
        <w:r w:rsidR="00946D7D" w:rsidRPr="00AC3BCA">
          <w:rPr>
            <w:color w:val="auto"/>
            <w:u w:color="004C7F"/>
            <w:lang/>
          </w:rPr>
          <w:lastRenderedPageBreak/>
          <w:t xml:space="preserve">during which the training is delivered; and finally, an intervention phase, for a total of 13 months. </w:t>
        </w:r>
      </w:moveTo>
      <w:moveToRangeEnd w:id="25"/>
      <w:ins w:id="27" w:author="sranjan@masonlive.gmu.edu" w:date="2025-11-11T12:07:00Z" w16du:dateUtc="2025-11-11T17:07:00Z">
        <w:r w:rsidR="00946D7D">
          <w:rPr>
            <w:color w:val="auto"/>
            <w:u w:color="004C7F"/>
          </w:rPr>
          <w:t>P</w:t>
        </w:r>
      </w:ins>
      <w:del w:id="28" w:author="sranjan@masonlive.gmu.edu" w:date="2025-11-11T12:07:00Z" w16du:dateUtc="2025-11-11T17:07:00Z">
        <w:r w:rsidR="00AC3BCA" w:rsidRPr="00AC3BCA" w:rsidDel="00946D7D">
          <w:rPr>
            <w:color w:val="auto"/>
            <w:u w:color="004C7F"/>
            <w:lang/>
          </w:rPr>
          <w:delText>he p</w:delText>
        </w:r>
      </w:del>
      <w:del w:id="29" w:author="sranjan@masonlive.gmu.edu" w:date="2025-11-11T12:18:00Z" w16du:dateUtc="2025-11-11T17:18:00Z">
        <w:r w:rsidR="00AC3BCA" w:rsidRPr="00AC3BCA" w:rsidDel="00946D7D">
          <w:rPr>
            <w:color w:val="auto"/>
            <w:u w:color="004C7F"/>
            <w:lang/>
          </w:rPr>
          <w:delText xml:space="preserve">articipants will be adult trauma patients above 15 years of age who presents to the emergency department of participating hospitals and are admitted or </w:delText>
        </w:r>
      </w:del>
      <w:customXmlDelRangeStart w:id="30" w:author="sranjan@masonlive.gmu.edu" w:date="2025-11-11T12:18:00Z"/>
      <w:sdt>
        <w:sdtPr>
          <w:rPr>
            <w:color w:val="auto"/>
            <w:u w:color="004C7F"/>
            <w:lang/>
          </w:rPr>
          <w:tag w:val="goog_rdk_3"/>
          <w:id w:val="602084246"/>
        </w:sdtPr>
        <w:sdtContent>
          <w:customXmlDelRangeEnd w:id="30"/>
          <w:customXmlDelRangeStart w:id="31" w:author="sranjan@masonlive.gmu.edu" w:date="2025-11-11T12:18:00Z"/>
        </w:sdtContent>
      </w:sdt>
      <w:customXmlDelRangeEnd w:id="31"/>
      <w:del w:id="32" w:author="sranjan@masonlive.gmu.edu" w:date="2025-11-11T12:18:00Z" w16du:dateUtc="2025-11-11T17:18:00Z">
        <w:r w:rsidR="00AC3BCA" w:rsidRPr="00AC3BCA" w:rsidDel="00946D7D">
          <w:rPr>
            <w:color w:val="auto"/>
            <w:u w:color="004C7F"/>
            <w:lang/>
          </w:rPr>
          <w:delText>transferred to another hospital for admission. At least 4320 participants will be included in this trial.</w:delText>
        </w:r>
      </w:del>
      <w:ins w:id="33" w:author="sranjan@masonlive.gmu.edu" w:date="2025-11-11T12:18:00Z" w16du:dateUtc="2025-11-11T17:18:00Z">
        <w:r w:rsidR="00946D7D">
          <w:rPr>
            <w:color w:val="auto"/>
            <w:u w:color="004C7F"/>
          </w:rPr>
          <w:t xml:space="preserve"> The trial will </w:t>
        </w:r>
      </w:ins>
      <w:ins w:id="34" w:author="sranjan@masonlive.gmu.edu" w:date="2025-11-11T12:19:00Z" w16du:dateUtc="2025-11-11T17:19:00Z">
        <w:r w:rsidR="00946D7D">
          <w:t>enroll</w:t>
        </w:r>
        <w:r w:rsidR="00946D7D">
          <w:t xml:space="preserve"> 4,320 adult trauma patients (≥15 years) presenting to emergency departments and subsequently admitted or transferred for admission.</w:t>
        </w:r>
      </w:ins>
    </w:p>
    <w:p w14:paraId="5113D86E" w14:textId="77777777" w:rsidR="00AC3BCA" w:rsidRPr="00AC3BCA" w:rsidRDefault="00000000" w:rsidP="00AC3BCA">
      <w:pPr>
        <w:pStyle w:val="BodyA"/>
        <w:widowControl w:val="0"/>
        <w:numPr>
          <w:ilvl w:val="0"/>
          <w:numId w:val="2"/>
        </w:numPr>
        <w:spacing w:line="360" w:lineRule="auto"/>
        <w:rPr>
          <w:u w:color="004C7F"/>
          <w:lang/>
        </w:rPr>
      </w:pPr>
      <w:r w:rsidRPr="00AC3BCA">
        <w:rPr>
          <w:b/>
          <w:bCs/>
          <w:color w:val="auto"/>
          <w:u w:color="004C7F"/>
        </w:rPr>
        <w:t>Discussion</w:t>
      </w:r>
      <w:r w:rsidRPr="00AC3BCA">
        <w:rPr>
          <w:color w:val="auto"/>
          <w:u w:color="004C7F"/>
        </w:rPr>
        <w:t xml:space="preserve">: </w:t>
      </w:r>
      <w:r w:rsidR="00AC3BCA" w:rsidRPr="00AC3BCA">
        <w:rPr>
          <w:u w:color="004C7F"/>
          <w:lang/>
        </w:rPr>
        <w:t>This will be the first large-scale trial to provide robust evidence of the effectiveness of ATLS® since the programme was initiated in 1978. Regardless of the findings, this study will have important implications for trauma life support training globally. If ATLS® training improves patient outcomes, ways to promote its use and optimise its implementation, especially in low- and middle income countries such as India, should be explored. If patient outcomes do not improve, trauma life support training needs to change.</w:t>
      </w:r>
    </w:p>
    <w:p w14:paraId="6FC232C1" w14:textId="5E5572A4" w:rsidR="009D6F40" w:rsidRPr="00AC3BCA" w:rsidRDefault="00000000" w:rsidP="00AC3BCA">
      <w:pPr>
        <w:pStyle w:val="BodyA"/>
        <w:widowControl w:val="0"/>
        <w:numPr>
          <w:ilvl w:val="0"/>
          <w:numId w:val="2"/>
        </w:numPr>
        <w:spacing w:line="360" w:lineRule="auto"/>
        <w:rPr>
          <w:b/>
          <w:bCs/>
          <w:sz w:val="28"/>
          <w:szCs w:val="28"/>
        </w:rPr>
      </w:pPr>
      <w:r w:rsidRPr="00AC3BCA">
        <w:rPr>
          <w:b/>
          <w:bCs/>
          <w:color w:val="auto"/>
          <w:u w:color="004C7F"/>
        </w:rPr>
        <w:t>Trial registration</w:t>
      </w:r>
      <w:r w:rsidRPr="00AC3BCA">
        <w:rPr>
          <w:color w:val="auto"/>
          <w:u w:color="004C7F"/>
        </w:rPr>
        <w:t>: </w:t>
      </w:r>
      <w:r w:rsidR="00AC3BCA">
        <w:t>Clinical Trials Registry – India (CTRI/2024/07/071336), ClinicalTrials.gov (NCT06321419)</w:t>
      </w:r>
    </w:p>
    <w:p w14:paraId="082202D7" w14:textId="77777777" w:rsidR="009D6F40" w:rsidRDefault="009D6F40">
      <w:pPr>
        <w:pStyle w:val="BodyA"/>
        <w:widowControl w:val="0"/>
        <w:spacing w:line="360" w:lineRule="auto"/>
        <w:rPr>
          <w:b/>
          <w:bCs/>
          <w:sz w:val="28"/>
          <w:szCs w:val="28"/>
        </w:rPr>
      </w:pPr>
    </w:p>
    <w:p w14:paraId="1BD394CD" w14:textId="77777777" w:rsidR="009D6F40" w:rsidRDefault="00000000">
      <w:pPr>
        <w:pStyle w:val="BodyA"/>
        <w:widowControl w:val="0"/>
        <w:spacing w:line="360" w:lineRule="auto"/>
        <w:rPr>
          <w:b/>
          <w:bCs/>
          <w:sz w:val="28"/>
          <w:szCs w:val="28"/>
        </w:rPr>
      </w:pPr>
      <w:r>
        <w:rPr>
          <w:b/>
          <w:bCs/>
          <w:sz w:val="28"/>
          <w:szCs w:val="28"/>
        </w:rPr>
        <w:t>Keywords</w:t>
      </w:r>
    </w:p>
    <w:p w14:paraId="47591BFA" w14:textId="1C93C9D4" w:rsidR="00AC3BCA" w:rsidRDefault="00AC3BCA" w:rsidP="00AC3BCA">
      <w:r w:rsidRPr="00AC3BCA">
        <w:rPr>
          <w:u w:color="004C7F"/>
        </w:rPr>
        <w:t xml:space="preserve">Advanced Trauma Life Support, </w:t>
      </w:r>
      <w:r w:rsidRPr="00AC3BCA">
        <w:t>Traumatology,</w:t>
      </w:r>
      <w:r w:rsidRPr="00AC3BCA">
        <w:rPr>
          <w:u w:color="004C7F"/>
        </w:rPr>
        <w:t xml:space="preserve"> </w:t>
      </w:r>
      <w:r w:rsidRPr="00AC3BCA">
        <w:t>Life Support Care</w:t>
      </w:r>
    </w:p>
    <w:p w14:paraId="40245576" w14:textId="77777777" w:rsidR="00AC3BCA" w:rsidRDefault="00AC3BCA">
      <w:pPr>
        <w:pStyle w:val="BodyA"/>
        <w:widowControl w:val="0"/>
        <w:spacing w:line="360" w:lineRule="auto"/>
        <w:rPr>
          <w:b/>
          <w:bCs/>
          <w:sz w:val="28"/>
          <w:szCs w:val="28"/>
        </w:rPr>
      </w:pPr>
    </w:p>
    <w:p w14:paraId="6A482132" w14:textId="423A2E4C" w:rsidR="009D6F40" w:rsidRDefault="00000000" w:rsidP="00FA2FA9">
      <w:pPr>
        <w:pStyle w:val="BodyA"/>
        <w:widowControl w:val="0"/>
        <w:spacing w:line="360" w:lineRule="auto"/>
        <w:rPr>
          <w:rFonts w:ascii="Verdana" w:eastAsia="Verdana" w:hAnsi="Verdana" w:cs="Verdana"/>
          <w:b/>
          <w:bCs/>
          <w:i/>
          <w:iCs/>
          <w:sz w:val="24"/>
          <w:szCs w:val="24"/>
        </w:rPr>
      </w:pPr>
      <w:r>
        <w:rPr>
          <w:b/>
          <w:bCs/>
          <w:sz w:val="28"/>
          <w:szCs w:val="28"/>
        </w:rPr>
        <w:t>Administrative information</w:t>
      </w:r>
    </w:p>
    <w:tbl>
      <w:tblPr>
        <w:tblW w:w="9592"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270"/>
        <w:gridCol w:w="6322"/>
      </w:tblGrid>
      <w:tr w:rsidR="00AC3BCA" w:rsidRPr="00224181" w14:paraId="089ABC04" w14:textId="77777777">
        <w:trPr>
          <w:trHeight w:val="1605"/>
        </w:trPr>
        <w:tc>
          <w:tcPr>
            <w:tcW w:w="3270" w:type="dxa"/>
            <w:tcBorders>
              <w:top w:val="single" w:sz="16" w:space="0" w:color="000000"/>
              <w:left w:val="single" w:sz="16" w:space="0" w:color="000000"/>
              <w:bottom w:val="single" w:sz="16" w:space="0" w:color="000000"/>
              <w:right w:val="single" w:sz="4" w:space="0" w:color="000000"/>
            </w:tcBorders>
            <w:tcMar>
              <w:top w:w="80" w:type="dxa"/>
              <w:left w:w="80" w:type="dxa"/>
              <w:bottom w:w="80" w:type="dxa"/>
              <w:right w:w="80" w:type="dxa"/>
            </w:tcMar>
          </w:tcPr>
          <w:p w14:paraId="6C2E6EDA" w14:textId="77777777" w:rsidR="009D6F40" w:rsidRPr="00224181" w:rsidRDefault="00000000">
            <w:pPr>
              <w:pStyle w:val="FreeForm"/>
              <w:spacing w:before="120" w:after="120" w:line="360" w:lineRule="auto"/>
              <w:jc w:val="both"/>
              <w:rPr>
                <w:rFonts w:ascii="Arial" w:hAnsi="Arial" w:cs="Arial"/>
                <w:color w:val="auto"/>
                <w:sz w:val="20"/>
                <w:szCs w:val="20"/>
              </w:rPr>
            </w:pPr>
            <w:r w:rsidRPr="00224181">
              <w:rPr>
                <w:rFonts w:ascii="Arial" w:hAnsi="Arial" w:cs="Arial"/>
                <w:color w:val="auto"/>
                <w:sz w:val="20"/>
                <w:szCs w:val="20"/>
              </w:rPr>
              <w:t>Title {1}</w:t>
            </w:r>
          </w:p>
        </w:tc>
        <w:tc>
          <w:tcPr>
            <w:tcW w:w="6322" w:type="dxa"/>
            <w:tcBorders>
              <w:top w:val="single" w:sz="16" w:space="0" w:color="000000"/>
              <w:left w:val="single" w:sz="4" w:space="0" w:color="000000"/>
              <w:bottom w:val="single" w:sz="16" w:space="0" w:color="000000"/>
              <w:right w:val="single" w:sz="16" w:space="0" w:color="000000"/>
            </w:tcBorders>
            <w:tcMar>
              <w:top w:w="80" w:type="dxa"/>
              <w:left w:w="80" w:type="dxa"/>
              <w:bottom w:w="80" w:type="dxa"/>
              <w:right w:w="80" w:type="dxa"/>
            </w:tcMar>
          </w:tcPr>
          <w:p w14:paraId="4C5F8C6B" w14:textId="0B08AA8F" w:rsidR="009D6F40" w:rsidRPr="00224181" w:rsidRDefault="00AC3BCA" w:rsidP="00AC3BCA">
            <w:pPr>
              <w:rPr>
                <w:rFonts w:ascii="Arial" w:hAnsi="Arial" w:cs="Arial"/>
                <w:sz w:val="20"/>
                <w:szCs w:val="20"/>
              </w:rPr>
            </w:pPr>
            <w:r w:rsidRPr="00224181">
              <w:rPr>
                <w:rFonts w:ascii="Arial" w:hAnsi="Arial" w:cs="Arial"/>
                <w:sz w:val="20"/>
                <w:szCs w:val="20"/>
              </w:rPr>
              <w:t>Effects of Advanced Trauma Life Support® Training Compared with Standard Care on Adult Trauma Patient Outcomes (ADVANCE TRAUMA): A Stepped-Wedge Cluster Randomised Trial</w:t>
            </w:r>
          </w:p>
        </w:tc>
      </w:tr>
      <w:tr w:rsidR="00AC3BCA" w:rsidRPr="00224181" w14:paraId="3C86F200" w14:textId="77777777">
        <w:trPr>
          <w:trHeight w:val="1605"/>
        </w:trPr>
        <w:tc>
          <w:tcPr>
            <w:tcW w:w="3270" w:type="dxa"/>
            <w:tcBorders>
              <w:top w:val="single" w:sz="16"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332BA272" w14:textId="77777777" w:rsidR="009D6F40" w:rsidRPr="00224181" w:rsidRDefault="00000000">
            <w:pPr>
              <w:pStyle w:val="FreeForm"/>
              <w:spacing w:before="120" w:after="120" w:line="360" w:lineRule="auto"/>
              <w:jc w:val="both"/>
              <w:rPr>
                <w:rFonts w:ascii="Arial" w:hAnsi="Arial" w:cs="Arial"/>
                <w:color w:val="auto"/>
                <w:sz w:val="20"/>
                <w:szCs w:val="20"/>
              </w:rPr>
            </w:pPr>
            <w:r w:rsidRPr="00224181">
              <w:rPr>
                <w:rFonts w:ascii="Arial" w:hAnsi="Arial" w:cs="Arial"/>
                <w:color w:val="auto"/>
                <w:sz w:val="20"/>
                <w:szCs w:val="20"/>
              </w:rPr>
              <w:t>Trial registration {2a and 2b}.</w:t>
            </w:r>
          </w:p>
        </w:tc>
        <w:tc>
          <w:tcPr>
            <w:tcW w:w="6322" w:type="dxa"/>
            <w:tcBorders>
              <w:top w:val="single" w:sz="16"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2777DDDB" w14:textId="5EAAEDB8" w:rsidR="009D6F40" w:rsidRPr="00224181" w:rsidRDefault="00AC3BCA">
            <w:pPr>
              <w:pStyle w:val="FreeForm"/>
              <w:spacing w:before="120" w:after="120" w:line="360" w:lineRule="auto"/>
              <w:jc w:val="both"/>
              <w:rPr>
                <w:rFonts w:ascii="Arial" w:hAnsi="Arial" w:cs="Arial"/>
                <w:color w:val="auto"/>
                <w:sz w:val="20"/>
                <w:szCs w:val="20"/>
              </w:rPr>
            </w:pPr>
            <w:r w:rsidRPr="00224181">
              <w:rPr>
                <w:rFonts w:ascii="Arial" w:hAnsi="Arial" w:cs="Arial"/>
                <w:color w:val="auto"/>
                <w:sz w:val="20"/>
                <w:szCs w:val="20"/>
                <w:u w:color="004C7F"/>
              </w:rPr>
              <w:t>Clinical Trials Registry – India (CTRI/2024/07/071336), ClinicalTrials.gov (NCT06321419)</w:t>
            </w:r>
          </w:p>
        </w:tc>
      </w:tr>
      <w:tr w:rsidR="00AC3BCA" w:rsidRPr="00224181" w14:paraId="4247AB1B" w14:textId="77777777">
        <w:trPr>
          <w:trHeight w:val="27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1FFEC2DE" w14:textId="77777777" w:rsidR="009D6F40" w:rsidRPr="00224181" w:rsidRDefault="00000000">
            <w:pPr>
              <w:pStyle w:val="FreeForm"/>
              <w:spacing w:before="120" w:after="120" w:line="360" w:lineRule="auto"/>
              <w:jc w:val="both"/>
              <w:rPr>
                <w:rFonts w:ascii="Arial" w:hAnsi="Arial" w:cs="Arial"/>
                <w:color w:val="auto"/>
                <w:sz w:val="20"/>
                <w:szCs w:val="20"/>
              </w:rPr>
            </w:pPr>
            <w:r w:rsidRPr="00224181">
              <w:rPr>
                <w:rFonts w:ascii="Arial" w:hAnsi="Arial" w:cs="Arial"/>
                <w:color w:val="auto"/>
                <w:sz w:val="20"/>
                <w:szCs w:val="20"/>
              </w:rPr>
              <w:t>Protocol version {3}</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0B868276" w14:textId="4C11BDD4" w:rsidR="009D6F40" w:rsidRPr="00224181" w:rsidRDefault="00AC3BCA">
            <w:pPr>
              <w:pStyle w:val="FreeForm"/>
              <w:spacing w:before="120" w:after="120" w:line="360" w:lineRule="auto"/>
              <w:jc w:val="both"/>
              <w:rPr>
                <w:rFonts w:ascii="Arial" w:hAnsi="Arial" w:cs="Arial"/>
                <w:color w:val="auto"/>
                <w:sz w:val="20"/>
                <w:szCs w:val="20"/>
              </w:rPr>
            </w:pPr>
            <w:r w:rsidRPr="00224181">
              <w:rPr>
                <w:rFonts w:ascii="Arial" w:hAnsi="Arial" w:cs="Arial"/>
                <w:color w:val="auto"/>
                <w:sz w:val="20"/>
                <w:szCs w:val="20"/>
                <w:u w:color="004C7F"/>
              </w:rPr>
              <w:t>1.5.0, 2025-06-12</w:t>
            </w:r>
          </w:p>
        </w:tc>
      </w:tr>
      <w:tr w:rsidR="00AC3BCA" w:rsidRPr="00224181" w14:paraId="19F9C144" w14:textId="77777777">
        <w:trPr>
          <w:trHeight w:val="79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527BF42A" w14:textId="77777777" w:rsidR="009D6F40" w:rsidRPr="00224181" w:rsidRDefault="00000000">
            <w:pPr>
              <w:pStyle w:val="FreeForm"/>
              <w:spacing w:before="120" w:after="120" w:line="360" w:lineRule="auto"/>
              <w:rPr>
                <w:rFonts w:ascii="Arial" w:hAnsi="Arial" w:cs="Arial"/>
                <w:color w:val="auto"/>
                <w:sz w:val="20"/>
                <w:szCs w:val="20"/>
              </w:rPr>
            </w:pPr>
            <w:r w:rsidRPr="00224181">
              <w:rPr>
                <w:rFonts w:ascii="Arial" w:hAnsi="Arial" w:cs="Arial"/>
                <w:color w:val="auto"/>
                <w:sz w:val="20"/>
                <w:szCs w:val="20"/>
              </w:rPr>
              <w:t>Funding {4}</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7852C26D" w14:textId="499A6DB5" w:rsidR="009D6F40" w:rsidRPr="00224181" w:rsidRDefault="00AC3BCA">
            <w:pPr>
              <w:pStyle w:val="FreeForm"/>
              <w:spacing w:before="120" w:after="120" w:line="360" w:lineRule="auto"/>
              <w:jc w:val="both"/>
              <w:rPr>
                <w:rFonts w:ascii="Arial" w:hAnsi="Arial" w:cs="Arial"/>
                <w:color w:val="auto"/>
                <w:sz w:val="20"/>
                <w:szCs w:val="20"/>
              </w:rPr>
            </w:pPr>
            <w:r w:rsidRPr="00224181">
              <w:rPr>
                <w:rFonts w:ascii="Arial" w:hAnsi="Arial" w:cs="Arial"/>
                <w:color w:val="auto"/>
                <w:sz w:val="20"/>
                <w:szCs w:val="20"/>
                <w:u w:color="004C7F"/>
              </w:rPr>
              <w:t>Swedish Research Council (reg. no. 2023-03128) and Laerdal Foundation (reg. no. 2023-0297).</w:t>
            </w:r>
          </w:p>
        </w:tc>
      </w:tr>
      <w:tr w:rsidR="00AC3BCA" w:rsidRPr="00224181" w14:paraId="52CF1528" w14:textId="77777777">
        <w:trPr>
          <w:trHeight w:val="79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1D781650" w14:textId="77777777" w:rsidR="009D6F40" w:rsidRPr="00224181" w:rsidRDefault="00000000">
            <w:pPr>
              <w:pStyle w:val="FreeForm"/>
              <w:spacing w:before="120" w:after="120" w:line="360" w:lineRule="auto"/>
              <w:rPr>
                <w:rFonts w:ascii="Arial" w:hAnsi="Arial" w:cs="Arial"/>
                <w:color w:val="auto"/>
                <w:sz w:val="20"/>
                <w:szCs w:val="20"/>
              </w:rPr>
            </w:pPr>
            <w:r w:rsidRPr="00224181">
              <w:rPr>
                <w:rFonts w:ascii="Arial" w:hAnsi="Arial" w:cs="Arial"/>
                <w:color w:val="auto"/>
                <w:sz w:val="20"/>
                <w:szCs w:val="20"/>
              </w:rPr>
              <w:t>Author details {5a}</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2D7236F6" w14:textId="77777777" w:rsidR="00AC3BCA" w:rsidRPr="00224181" w:rsidRDefault="00AC3BCA" w:rsidP="00AC3BCA">
            <w:pPr>
              <w:rPr>
                <w:rFonts w:ascii="Arial" w:hAnsi="Arial" w:cs="Arial"/>
                <w:sz w:val="20"/>
                <w:szCs w:val="20"/>
              </w:rPr>
            </w:pPr>
            <w:r w:rsidRPr="00224181">
              <w:rPr>
                <w:rFonts w:ascii="Arial" w:hAnsi="Arial" w:cs="Arial"/>
                <w:sz w:val="20"/>
                <w:szCs w:val="20"/>
              </w:rPr>
              <w:t>Samriddhi Ranjan (SR)</w:t>
            </w:r>
          </w:p>
          <w:p w14:paraId="11B34540" w14:textId="77777777" w:rsidR="00AC3BCA" w:rsidRPr="00224181" w:rsidRDefault="00AC3BCA" w:rsidP="00AC3BCA">
            <w:pPr>
              <w:rPr>
                <w:rFonts w:ascii="Arial" w:hAnsi="Arial" w:cs="Arial"/>
                <w:sz w:val="20"/>
                <w:szCs w:val="20"/>
              </w:rPr>
            </w:pPr>
            <w:r w:rsidRPr="00224181">
              <w:rPr>
                <w:rFonts w:ascii="Arial" w:hAnsi="Arial" w:cs="Arial"/>
                <w:sz w:val="20"/>
                <w:szCs w:val="20"/>
              </w:rPr>
              <w:t>The George Institute for Global Health, New Delhi, India</w:t>
            </w:r>
          </w:p>
          <w:p w14:paraId="25745F79" w14:textId="77777777" w:rsidR="00AC3BCA" w:rsidRPr="00224181" w:rsidRDefault="00AC3BCA" w:rsidP="00AC3BCA">
            <w:pPr>
              <w:rPr>
                <w:rFonts w:ascii="Arial" w:hAnsi="Arial" w:cs="Arial"/>
                <w:sz w:val="20"/>
                <w:szCs w:val="20"/>
              </w:rPr>
            </w:pPr>
          </w:p>
          <w:p w14:paraId="7C7F79C6" w14:textId="77777777" w:rsidR="00AC3BCA" w:rsidRPr="00224181" w:rsidRDefault="00AC3BCA" w:rsidP="00AC3BCA">
            <w:pPr>
              <w:rPr>
                <w:rFonts w:ascii="Arial" w:hAnsi="Arial" w:cs="Arial"/>
                <w:sz w:val="20"/>
                <w:szCs w:val="20"/>
                <w:lang w:val="en-GB"/>
              </w:rPr>
            </w:pPr>
            <w:r w:rsidRPr="00224181">
              <w:rPr>
                <w:rFonts w:ascii="Arial" w:hAnsi="Arial" w:cs="Arial"/>
                <w:sz w:val="20"/>
                <w:szCs w:val="20"/>
                <w:lang w:val="en-GB"/>
              </w:rPr>
              <w:t xml:space="preserve">Sara </w:t>
            </w:r>
            <w:proofErr w:type="spellStart"/>
            <w:r w:rsidRPr="00224181">
              <w:rPr>
                <w:rFonts w:ascii="Arial" w:hAnsi="Arial" w:cs="Arial"/>
                <w:sz w:val="20"/>
                <w:szCs w:val="20"/>
                <w:lang w:val="en-GB"/>
              </w:rPr>
              <w:t>Fälth</w:t>
            </w:r>
            <w:proofErr w:type="spellEnd"/>
            <w:r w:rsidRPr="00224181">
              <w:rPr>
                <w:rFonts w:ascii="Arial" w:hAnsi="Arial" w:cs="Arial"/>
                <w:sz w:val="20"/>
                <w:szCs w:val="20"/>
                <w:lang w:val="en-GB"/>
              </w:rPr>
              <w:t xml:space="preserve"> (SF)</w:t>
            </w:r>
          </w:p>
          <w:p w14:paraId="416F9272" w14:textId="77777777" w:rsidR="00AC3BCA" w:rsidRPr="00224181" w:rsidRDefault="00AC3BCA" w:rsidP="00AC3BCA">
            <w:pPr>
              <w:rPr>
                <w:rFonts w:ascii="Arial" w:hAnsi="Arial" w:cs="Arial"/>
                <w:sz w:val="20"/>
                <w:szCs w:val="20"/>
                <w:lang w:val="en-IN"/>
              </w:rPr>
            </w:pPr>
            <w:r w:rsidRPr="00224181">
              <w:rPr>
                <w:rFonts w:ascii="Arial" w:hAnsi="Arial" w:cs="Arial"/>
                <w:sz w:val="20"/>
                <w:szCs w:val="20"/>
              </w:rPr>
              <w:t xml:space="preserve">Department of Global Public Health, </w:t>
            </w:r>
            <w:r w:rsidRPr="00224181">
              <w:rPr>
                <w:rFonts w:ascii="Arial" w:hAnsi="Arial" w:cs="Arial"/>
                <w:sz w:val="20"/>
                <w:szCs w:val="20"/>
                <w:lang w:val="en-GB"/>
              </w:rPr>
              <w:t xml:space="preserve">Karolinska </w:t>
            </w:r>
            <w:proofErr w:type="spellStart"/>
            <w:r w:rsidRPr="00224181">
              <w:rPr>
                <w:rFonts w:ascii="Arial" w:hAnsi="Arial" w:cs="Arial"/>
                <w:sz w:val="20"/>
                <w:szCs w:val="20"/>
                <w:lang w:val="en-GB"/>
              </w:rPr>
              <w:t>Institutet</w:t>
            </w:r>
            <w:proofErr w:type="spellEnd"/>
            <w:r w:rsidRPr="00224181">
              <w:rPr>
                <w:rFonts w:ascii="Arial" w:hAnsi="Arial" w:cs="Arial"/>
                <w:sz w:val="20"/>
                <w:szCs w:val="20"/>
                <w:lang w:val="en-GB"/>
              </w:rPr>
              <w:t>, Stockholm, Sweden</w:t>
            </w:r>
          </w:p>
          <w:p w14:paraId="70520072" w14:textId="77777777" w:rsidR="00AC3BCA" w:rsidRPr="00224181" w:rsidRDefault="00AC3BCA" w:rsidP="00AC3BCA">
            <w:pPr>
              <w:rPr>
                <w:rFonts w:ascii="Arial" w:hAnsi="Arial" w:cs="Arial"/>
                <w:sz w:val="20"/>
                <w:szCs w:val="20"/>
                <w:lang w:val="en-IN"/>
              </w:rPr>
            </w:pPr>
          </w:p>
          <w:p w14:paraId="14E7F7DF" w14:textId="77777777" w:rsidR="00AC3BCA" w:rsidRPr="00224181" w:rsidRDefault="00AC3BCA" w:rsidP="00AC3BCA">
            <w:pPr>
              <w:rPr>
                <w:rFonts w:ascii="Arial" w:hAnsi="Arial" w:cs="Arial"/>
                <w:sz w:val="20"/>
                <w:szCs w:val="20"/>
                <w:lang w:val="en-GB"/>
              </w:rPr>
            </w:pPr>
            <w:r w:rsidRPr="00224181">
              <w:rPr>
                <w:rFonts w:ascii="Arial" w:hAnsi="Arial" w:cs="Arial"/>
                <w:sz w:val="20"/>
                <w:szCs w:val="20"/>
                <w:lang w:val="en-GB"/>
              </w:rPr>
              <w:t>Prashant Kharat (PK)</w:t>
            </w:r>
          </w:p>
          <w:p w14:paraId="221CF36A" w14:textId="77777777" w:rsidR="00AC3BCA" w:rsidRPr="00224181" w:rsidRDefault="00AC3BCA" w:rsidP="00AC3BCA">
            <w:pPr>
              <w:rPr>
                <w:rFonts w:ascii="Arial" w:hAnsi="Arial" w:cs="Arial"/>
                <w:sz w:val="20"/>
                <w:szCs w:val="20"/>
                <w:lang w:val="en-IN"/>
              </w:rPr>
            </w:pPr>
            <w:r w:rsidRPr="00224181">
              <w:rPr>
                <w:rFonts w:ascii="Arial" w:hAnsi="Arial" w:cs="Arial"/>
                <w:sz w:val="20"/>
                <w:szCs w:val="20"/>
              </w:rPr>
              <w:t>The George Institute for Global Health, New Delhi, India</w:t>
            </w:r>
          </w:p>
          <w:p w14:paraId="4BB2F556" w14:textId="77777777" w:rsidR="00AC3BCA" w:rsidRPr="00224181" w:rsidRDefault="00AC3BCA" w:rsidP="00AC3BCA">
            <w:pPr>
              <w:rPr>
                <w:rFonts w:ascii="Arial" w:hAnsi="Arial" w:cs="Arial"/>
                <w:sz w:val="20"/>
                <w:szCs w:val="20"/>
              </w:rPr>
            </w:pPr>
          </w:p>
          <w:p w14:paraId="2B7AB730" w14:textId="77777777" w:rsidR="00AC3BCA" w:rsidRPr="00224181" w:rsidRDefault="00AC3BCA" w:rsidP="00AC3BCA">
            <w:pPr>
              <w:rPr>
                <w:rFonts w:ascii="Arial" w:hAnsi="Arial" w:cs="Arial"/>
                <w:sz w:val="20"/>
                <w:szCs w:val="20"/>
              </w:rPr>
            </w:pPr>
            <w:r w:rsidRPr="00224181">
              <w:rPr>
                <w:rFonts w:ascii="Arial" w:hAnsi="Arial" w:cs="Arial"/>
                <w:sz w:val="20"/>
                <w:szCs w:val="20"/>
              </w:rPr>
              <w:t>Abhinav Bassi (AB)</w:t>
            </w:r>
          </w:p>
          <w:p w14:paraId="1DD28933" w14:textId="77777777" w:rsidR="00AC3BCA" w:rsidRPr="00224181" w:rsidRDefault="00AC3BCA" w:rsidP="00AC3BCA">
            <w:pPr>
              <w:rPr>
                <w:rFonts w:ascii="Arial" w:hAnsi="Arial" w:cs="Arial"/>
                <w:sz w:val="20"/>
                <w:szCs w:val="20"/>
              </w:rPr>
            </w:pPr>
            <w:r w:rsidRPr="00224181">
              <w:rPr>
                <w:rFonts w:ascii="Arial" w:hAnsi="Arial" w:cs="Arial"/>
                <w:sz w:val="20"/>
                <w:szCs w:val="20"/>
              </w:rPr>
              <w:t>The George Institute for Global Health, New Delhi, India</w:t>
            </w:r>
          </w:p>
          <w:p w14:paraId="30E63E6C" w14:textId="77777777" w:rsidR="00AC3BCA" w:rsidRPr="00224181" w:rsidRDefault="00AC3BCA" w:rsidP="00AC3BCA">
            <w:pPr>
              <w:rPr>
                <w:rFonts w:ascii="Arial" w:hAnsi="Arial" w:cs="Arial"/>
                <w:sz w:val="20"/>
                <w:szCs w:val="20"/>
              </w:rPr>
            </w:pPr>
          </w:p>
          <w:p w14:paraId="0BF5875C" w14:textId="77777777" w:rsidR="00AC3BCA" w:rsidRPr="00224181" w:rsidRDefault="00AC3BCA" w:rsidP="00AC3BCA">
            <w:pPr>
              <w:rPr>
                <w:rFonts w:ascii="Arial" w:hAnsi="Arial" w:cs="Arial"/>
                <w:sz w:val="20"/>
                <w:szCs w:val="20"/>
              </w:rPr>
            </w:pPr>
            <w:r w:rsidRPr="00224181">
              <w:rPr>
                <w:rFonts w:ascii="Arial" w:hAnsi="Arial" w:cs="Arial"/>
                <w:sz w:val="20"/>
                <w:szCs w:val="20"/>
              </w:rPr>
              <w:t>G D Bakhshi (GB)</w:t>
            </w:r>
          </w:p>
          <w:p w14:paraId="65568AE5" w14:textId="77777777" w:rsidR="00AC3BCA" w:rsidRPr="00224181" w:rsidRDefault="00AC3BCA" w:rsidP="00AC3BCA">
            <w:pPr>
              <w:rPr>
                <w:rFonts w:ascii="Arial" w:hAnsi="Arial" w:cs="Arial"/>
                <w:sz w:val="20"/>
                <w:szCs w:val="20"/>
              </w:rPr>
            </w:pPr>
            <w:r w:rsidRPr="00224181">
              <w:rPr>
                <w:rFonts w:ascii="Arial" w:hAnsi="Arial" w:cs="Arial"/>
                <w:sz w:val="20"/>
                <w:szCs w:val="20"/>
              </w:rPr>
              <w:t>Department of General Surgery, Grant Medical College and Sir Jamshedjee Jeejeebhoy Group of Hospitals, Mumbai, India</w:t>
            </w:r>
          </w:p>
          <w:p w14:paraId="441B4F0E" w14:textId="77777777" w:rsidR="00AC3BCA" w:rsidRPr="00224181" w:rsidRDefault="00AC3BCA" w:rsidP="00AC3BCA">
            <w:pPr>
              <w:rPr>
                <w:rFonts w:ascii="Arial" w:hAnsi="Arial" w:cs="Arial"/>
                <w:sz w:val="20"/>
                <w:szCs w:val="20"/>
              </w:rPr>
            </w:pPr>
          </w:p>
          <w:p w14:paraId="66B49A16" w14:textId="77777777" w:rsidR="00AC3BCA" w:rsidRPr="00224181" w:rsidRDefault="00AC3BCA" w:rsidP="00AC3BCA">
            <w:pPr>
              <w:rPr>
                <w:rFonts w:ascii="Arial" w:hAnsi="Arial" w:cs="Arial"/>
                <w:sz w:val="20"/>
                <w:szCs w:val="20"/>
              </w:rPr>
            </w:pPr>
            <w:r w:rsidRPr="00224181">
              <w:rPr>
                <w:rFonts w:ascii="Arial" w:hAnsi="Arial" w:cs="Arial"/>
                <w:sz w:val="20"/>
                <w:szCs w:val="20"/>
              </w:rPr>
              <w:t>Debojit Basak (DB)</w:t>
            </w:r>
          </w:p>
          <w:p w14:paraId="39881B34" w14:textId="77777777" w:rsidR="00AC3BCA" w:rsidRPr="00224181" w:rsidRDefault="00AC3BCA" w:rsidP="00AC3BCA">
            <w:pPr>
              <w:rPr>
                <w:rFonts w:ascii="Arial" w:hAnsi="Arial" w:cs="Arial"/>
                <w:sz w:val="20"/>
                <w:szCs w:val="20"/>
              </w:rPr>
            </w:pPr>
            <w:r w:rsidRPr="00224181">
              <w:rPr>
                <w:rFonts w:ascii="Arial" w:hAnsi="Arial" w:cs="Arial"/>
                <w:sz w:val="20"/>
                <w:szCs w:val="20"/>
              </w:rPr>
              <w:t>Institute of Post Graduate Medical Education and Research, Kolkata, India</w:t>
            </w:r>
          </w:p>
          <w:p w14:paraId="3588723B" w14:textId="77777777" w:rsidR="00AC3BCA" w:rsidRPr="00224181" w:rsidRDefault="00AC3BCA" w:rsidP="00AC3BCA">
            <w:pPr>
              <w:rPr>
                <w:rFonts w:ascii="Arial" w:hAnsi="Arial" w:cs="Arial"/>
                <w:sz w:val="20"/>
                <w:szCs w:val="20"/>
              </w:rPr>
            </w:pPr>
          </w:p>
          <w:p w14:paraId="4E932131" w14:textId="77777777" w:rsidR="00AC3BCA" w:rsidRPr="00224181" w:rsidRDefault="00AC3BCA" w:rsidP="00AC3BCA">
            <w:pPr>
              <w:rPr>
                <w:rFonts w:ascii="Arial" w:hAnsi="Arial" w:cs="Arial"/>
                <w:sz w:val="20"/>
                <w:szCs w:val="20"/>
              </w:rPr>
            </w:pPr>
            <w:r w:rsidRPr="00224181">
              <w:rPr>
                <w:rFonts w:ascii="Arial" w:hAnsi="Arial" w:cs="Arial"/>
                <w:sz w:val="20"/>
                <w:szCs w:val="20"/>
              </w:rPr>
              <w:t>Johanna Berg (JB)</w:t>
            </w:r>
          </w:p>
          <w:p w14:paraId="7D6D33E2" w14:textId="77777777" w:rsidR="00AC3BCA" w:rsidRPr="00224181" w:rsidRDefault="00AC3BCA" w:rsidP="00AC3BCA">
            <w:pPr>
              <w:pStyle w:val="ListParagraph"/>
              <w:numPr>
                <w:ilvl w:val="0"/>
                <w:numId w:val="6"/>
              </w:numPr>
              <w:rPr>
                <w:rFonts w:ascii="Arial" w:hAnsi="Arial" w:cs="Arial"/>
                <w:sz w:val="20"/>
                <w:szCs w:val="20"/>
              </w:rPr>
            </w:pPr>
            <w:r w:rsidRPr="00224181">
              <w:rPr>
                <w:rFonts w:ascii="Arial" w:hAnsi="Arial" w:cs="Arial"/>
                <w:sz w:val="20"/>
                <w:szCs w:val="20"/>
              </w:rPr>
              <w:t>Department of Global Public Health, Karolinska Institutet, Stockholm, Sweden</w:t>
            </w:r>
          </w:p>
          <w:p w14:paraId="616C5232" w14:textId="77777777" w:rsidR="00AC3BCA" w:rsidRPr="00224181" w:rsidRDefault="00AC3BCA" w:rsidP="00AC3BCA">
            <w:pPr>
              <w:pStyle w:val="ListParagraph"/>
              <w:numPr>
                <w:ilvl w:val="0"/>
                <w:numId w:val="6"/>
              </w:numPr>
              <w:rPr>
                <w:rFonts w:ascii="Arial" w:hAnsi="Arial" w:cs="Arial"/>
                <w:sz w:val="20"/>
                <w:szCs w:val="20"/>
              </w:rPr>
            </w:pPr>
            <w:r w:rsidRPr="00224181">
              <w:rPr>
                <w:rFonts w:ascii="Arial" w:hAnsi="Arial" w:cs="Arial"/>
                <w:sz w:val="20"/>
                <w:szCs w:val="20"/>
              </w:rPr>
              <w:t>Emergency Medicine, Department of Internal and Emergency Medicine, Skåne University Hospital, Malmö, Sweden</w:t>
            </w:r>
          </w:p>
          <w:p w14:paraId="139A33FD" w14:textId="77777777" w:rsidR="00AC3BCA" w:rsidRPr="00224181" w:rsidRDefault="00AC3BCA" w:rsidP="00AC3BCA">
            <w:pPr>
              <w:rPr>
                <w:rFonts w:ascii="Arial" w:hAnsi="Arial" w:cs="Arial"/>
                <w:sz w:val="20"/>
                <w:szCs w:val="20"/>
              </w:rPr>
            </w:pPr>
          </w:p>
          <w:p w14:paraId="1DC93300" w14:textId="77777777" w:rsidR="00AC3BCA" w:rsidRPr="00224181" w:rsidRDefault="00AC3BCA" w:rsidP="00AC3BCA">
            <w:pPr>
              <w:rPr>
                <w:rFonts w:ascii="Arial" w:hAnsi="Arial" w:cs="Arial"/>
                <w:sz w:val="20"/>
                <w:szCs w:val="20"/>
              </w:rPr>
            </w:pPr>
            <w:r w:rsidRPr="00224181">
              <w:rPr>
                <w:rFonts w:ascii="Arial" w:hAnsi="Arial" w:cs="Arial"/>
                <w:sz w:val="20"/>
                <w:szCs w:val="20"/>
              </w:rPr>
              <w:t>Shamita Chatterjee (SC)</w:t>
            </w:r>
          </w:p>
          <w:p w14:paraId="4AB6426B" w14:textId="77777777" w:rsidR="00AC3BCA" w:rsidRPr="00224181" w:rsidRDefault="00AC3BCA" w:rsidP="00AC3BCA">
            <w:pPr>
              <w:rPr>
                <w:rFonts w:ascii="Arial" w:hAnsi="Arial" w:cs="Arial"/>
                <w:sz w:val="20"/>
                <w:szCs w:val="20"/>
              </w:rPr>
            </w:pPr>
            <w:r w:rsidRPr="00224181">
              <w:rPr>
                <w:rFonts w:ascii="Arial" w:hAnsi="Arial" w:cs="Arial"/>
                <w:sz w:val="20"/>
                <w:szCs w:val="20"/>
              </w:rPr>
              <w:t>Department of General Surgery, Institute of Post Graduate Medical Education and Research, Kolkata, India</w:t>
            </w:r>
          </w:p>
          <w:p w14:paraId="4D1EDE48" w14:textId="77777777" w:rsidR="00AC3BCA" w:rsidRPr="00224181" w:rsidRDefault="00AC3BCA" w:rsidP="00AC3BCA">
            <w:pPr>
              <w:rPr>
                <w:rFonts w:ascii="Arial" w:hAnsi="Arial" w:cs="Arial"/>
                <w:sz w:val="20"/>
                <w:szCs w:val="20"/>
              </w:rPr>
            </w:pPr>
          </w:p>
          <w:p w14:paraId="34426113" w14:textId="77777777" w:rsidR="00AC3BCA" w:rsidRPr="00224181" w:rsidRDefault="00AC3BCA" w:rsidP="00AC3BCA">
            <w:pPr>
              <w:rPr>
                <w:rFonts w:ascii="Arial" w:hAnsi="Arial" w:cs="Arial"/>
                <w:sz w:val="20"/>
                <w:szCs w:val="20"/>
              </w:rPr>
            </w:pPr>
            <w:r w:rsidRPr="00224181">
              <w:rPr>
                <w:rFonts w:ascii="Arial" w:hAnsi="Arial" w:cs="Arial"/>
                <w:sz w:val="20"/>
                <w:szCs w:val="20"/>
              </w:rPr>
              <w:t>Li Felländer-Tsai (LFT)</w:t>
            </w:r>
          </w:p>
          <w:p w14:paraId="7192E579" w14:textId="77777777" w:rsidR="00AC3BCA" w:rsidRPr="00224181" w:rsidRDefault="00AC3BCA" w:rsidP="00AC3BCA">
            <w:pPr>
              <w:pStyle w:val="ListParagraph"/>
              <w:numPr>
                <w:ilvl w:val="0"/>
                <w:numId w:val="5"/>
              </w:numPr>
              <w:rPr>
                <w:rFonts w:ascii="Arial" w:hAnsi="Arial" w:cs="Arial"/>
                <w:sz w:val="20"/>
                <w:szCs w:val="20"/>
              </w:rPr>
            </w:pPr>
            <w:r w:rsidRPr="00224181">
              <w:rPr>
                <w:rFonts w:ascii="Arial" w:hAnsi="Arial" w:cs="Arial"/>
                <w:sz w:val="20"/>
                <w:szCs w:val="20"/>
              </w:rPr>
              <w:t>Department of Clinical Science, Intervention and Technology, Karolinska Institutet, Stockholm, Sweden</w:t>
            </w:r>
          </w:p>
          <w:p w14:paraId="2B7A4F6A" w14:textId="77777777" w:rsidR="00AC3BCA" w:rsidRPr="00224181" w:rsidRDefault="00AC3BCA" w:rsidP="00AC3BCA">
            <w:pPr>
              <w:pStyle w:val="ListParagraph"/>
              <w:numPr>
                <w:ilvl w:val="0"/>
                <w:numId w:val="5"/>
              </w:numPr>
              <w:rPr>
                <w:rFonts w:ascii="Arial" w:hAnsi="Arial" w:cs="Arial"/>
                <w:sz w:val="20"/>
                <w:szCs w:val="20"/>
              </w:rPr>
            </w:pPr>
            <w:r w:rsidRPr="00224181">
              <w:rPr>
                <w:rFonts w:ascii="Arial" w:hAnsi="Arial" w:cs="Arial"/>
                <w:sz w:val="20"/>
                <w:szCs w:val="20"/>
              </w:rPr>
              <w:t>Department of Reconstructive Orthopedics, Karolinska University Hospital, Stockholm, Sweden</w:t>
            </w:r>
          </w:p>
          <w:p w14:paraId="0E45641C" w14:textId="77777777" w:rsidR="00AC3BCA" w:rsidRPr="00224181" w:rsidRDefault="00AC3BCA" w:rsidP="00AC3BCA">
            <w:pPr>
              <w:rPr>
                <w:rFonts w:ascii="Arial" w:hAnsi="Arial" w:cs="Arial"/>
                <w:sz w:val="20"/>
                <w:szCs w:val="20"/>
              </w:rPr>
            </w:pPr>
          </w:p>
          <w:p w14:paraId="171E4E68" w14:textId="77777777" w:rsidR="00AC3BCA" w:rsidRPr="00224181" w:rsidRDefault="00AC3BCA" w:rsidP="00AC3BCA">
            <w:pPr>
              <w:rPr>
                <w:rFonts w:ascii="Arial" w:hAnsi="Arial" w:cs="Arial"/>
                <w:sz w:val="20"/>
                <w:szCs w:val="20"/>
              </w:rPr>
            </w:pPr>
            <w:r w:rsidRPr="00224181">
              <w:rPr>
                <w:rFonts w:ascii="Arial" w:hAnsi="Arial" w:cs="Arial"/>
                <w:sz w:val="20"/>
                <w:szCs w:val="20"/>
              </w:rPr>
              <w:t>Karla Hemming (KH)</w:t>
            </w:r>
          </w:p>
          <w:p w14:paraId="00B2A328" w14:textId="77777777" w:rsidR="00AC3BCA" w:rsidRPr="00224181" w:rsidRDefault="00AC3BCA" w:rsidP="00AC3BCA">
            <w:pPr>
              <w:rPr>
                <w:rFonts w:ascii="Arial" w:hAnsi="Arial" w:cs="Arial"/>
                <w:sz w:val="20"/>
                <w:szCs w:val="20"/>
              </w:rPr>
            </w:pPr>
            <w:r w:rsidRPr="00224181">
              <w:rPr>
                <w:rFonts w:ascii="Arial" w:hAnsi="Arial" w:cs="Arial"/>
                <w:sz w:val="20"/>
                <w:szCs w:val="20"/>
              </w:rPr>
              <w:t>Institute of Applied Health Research, University of Birmingham, Birmingham, UK</w:t>
            </w:r>
          </w:p>
          <w:p w14:paraId="6029F1EC" w14:textId="77777777" w:rsidR="00AC3BCA" w:rsidRPr="00224181" w:rsidRDefault="00AC3BCA" w:rsidP="00AC3BCA">
            <w:pPr>
              <w:rPr>
                <w:rFonts w:ascii="Arial" w:hAnsi="Arial" w:cs="Arial"/>
                <w:sz w:val="20"/>
                <w:szCs w:val="20"/>
              </w:rPr>
            </w:pPr>
          </w:p>
          <w:p w14:paraId="4432D403" w14:textId="77777777" w:rsidR="00AC3BCA" w:rsidRPr="00224181" w:rsidRDefault="00AC3BCA" w:rsidP="00AC3BCA">
            <w:pPr>
              <w:rPr>
                <w:rFonts w:ascii="Arial" w:hAnsi="Arial" w:cs="Arial"/>
                <w:sz w:val="20"/>
                <w:szCs w:val="20"/>
              </w:rPr>
            </w:pPr>
            <w:r w:rsidRPr="00224181">
              <w:rPr>
                <w:rFonts w:ascii="Arial" w:hAnsi="Arial" w:cs="Arial"/>
                <w:sz w:val="20"/>
                <w:szCs w:val="20"/>
              </w:rPr>
              <w:t>Vivekanand Jha (VJ)</w:t>
            </w:r>
          </w:p>
          <w:p w14:paraId="6CFC3DE5" w14:textId="77777777" w:rsidR="00AC3BCA" w:rsidRPr="00224181" w:rsidRDefault="00AC3BCA" w:rsidP="00AC3BCA">
            <w:pPr>
              <w:rPr>
                <w:rFonts w:ascii="Arial" w:hAnsi="Arial" w:cs="Arial"/>
                <w:sz w:val="20"/>
                <w:szCs w:val="20"/>
              </w:rPr>
            </w:pPr>
            <w:r w:rsidRPr="00224181">
              <w:rPr>
                <w:rFonts w:ascii="Arial" w:hAnsi="Arial" w:cs="Arial"/>
                <w:sz w:val="20"/>
                <w:szCs w:val="20"/>
              </w:rPr>
              <w:t>The George Institute for Global Health, New Delhi, India</w:t>
            </w:r>
          </w:p>
          <w:p w14:paraId="23DF6CFC" w14:textId="77777777" w:rsidR="00AC3BCA" w:rsidRPr="00224181" w:rsidRDefault="00AC3BCA" w:rsidP="00AC3BCA">
            <w:pPr>
              <w:rPr>
                <w:rFonts w:ascii="Arial" w:hAnsi="Arial" w:cs="Arial"/>
                <w:sz w:val="20"/>
                <w:szCs w:val="20"/>
              </w:rPr>
            </w:pPr>
          </w:p>
          <w:p w14:paraId="4D64BD83" w14:textId="77777777" w:rsidR="00AC3BCA" w:rsidRPr="00224181" w:rsidRDefault="00AC3BCA" w:rsidP="00AC3BCA">
            <w:pPr>
              <w:rPr>
                <w:rFonts w:ascii="Arial" w:hAnsi="Arial" w:cs="Arial"/>
                <w:sz w:val="20"/>
                <w:szCs w:val="20"/>
              </w:rPr>
            </w:pPr>
            <w:r w:rsidRPr="00224181">
              <w:rPr>
                <w:rFonts w:ascii="Arial" w:hAnsi="Arial" w:cs="Arial"/>
                <w:sz w:val="20"/>
                <w:szCs w:val="20"/>
              </w:rPr>
              <w:t>Jessica Kasza (JK)</w:t>
            </w:r>
          </w:p>
          <w:p w14:paraId="2CC72CBF" w14:textId="77777777" w:rsidR="00AC3BCA" w:rsidRPr="00224181" w:rsidRDefault="00AC3BCA" w:rsidP="00AC3BCA">
            <w:pPr>
              <w:rPr>
                <w:rFonts w:ascii="Arial" w:hAnsi="Arial" w:cs="Arial"/>
                <w:sz w:val="20"/>
                <w:szCs w:val="20"/>
              </w:rPr>
            </w:pPr>
            <w:r w:rsidRPr="00224181">
              <w:rPr>
                <w:rFonts w:ascii="Arial" w:hAnsi="Arial" w:cs="Arial"/>
                <w:sz w:val="20"/>
                <w:szCs w:val="20"/>
              </w:rPr>
              <w:t>School of Public Health and Preventive Medicine, Monash University, Melbourne, Australia</w:t>
            </w:r>
          </w:p>
          <w:p w14:paraId="700C7346" w14:textId="77777777" w:rsidR="00AC3BCA" w:rsidRPr="00224181" w:rsidRDefault="00AC3BCA" w:rsidP="00AC3BCA">
            <w:pPr>
              <w:rPr>
                <w:rFonts w:ascii="Arial" w:hAnsi="Arial" w:cs="Arial"/>
                <w:sz w:val="20"/>
                <w:szCs w:val="20"/>
              </w:rPr>
            </w:pPr>
          </w:p>
          <w:p w14:paraId="28AF471B" w14:textId="77777777" w:rsidR="00AC3BCA" w:rsidRPr="00224181" w:rsidRDefault="00AC3BCA" w:rsidP="00AC3BCA">
            <w:pPr>
              <w:rPr>
                <w:rFonts w:ascii="Arial" w:hAnsi="Arial" w:cs="Arial"/>
                <w:sz w:val="20"/>
                <w:szCs w:val="20"/>
              </w:rPr>
            </w:pPr>
            <w:r w:rsidRPr="00224181">
              <w:rPr>
                <w:rFonts w:ascii="Arial" w:hAnsi="Arial" w:cs="Arial"/>
                <w:sz w:val="20"/>
                <w:szCs w:val="20"/>
              </w:rPr>
              <w:t>Monty Khajanchi (MK)</w:t>
            </w:r>
          </w:p>
          <w:p w14:paraId="6747A841" w14:textId="77777777" w:rsidR="00AC3BCA" w:rsidRPr="00224181" w:rsidRDefault="00AC3BCA" w:rsidP="00AC3BCA">
            <w:pPr>
              <w:rPr>
                <w:rFonts w:ascii="Arial" w:hAnsi="Arial" w:cs="Arial"/>
                <w:sz w:val="20"/>
                <w:szCs w:val="20"/>
              </w:rPr>
            </w:pPr>
            <w:r w:rsidRPr="00224181">
              <w:rPr>
                <w:rFonts w:ascii="Arial" w:hAnsi="Arial" w:cs="Arial"/>
                <w:sz w:val="20"/>
                <w:szCs w:val="20"/>
              </w:rPr>
              <w:t>Seth G. S. Medical College and K.E.M. Hospital, Mumbai, India</w:t>
            </w:r>
          </w:p>
          <w:p w14:paraId="430EB076" w14:textId="77777777" w:rsidR="00AC3BCA" w:rsidRPr="00224181" w:rsidRDefault="00AC3BCA" w:rsidP="00AC3BCA">
            <w:pPr>
              <w:rPr>
                <w:rFonts w:ascii="Arial" w:hAnsi="Arial" w:cs="Arial"/>
                <w:sz w:val="20"/>
                <w:szCs w:val="20"/>
              </w:rPr>
            </w:pPr>
          </w:p>
          <w:p w14:paraId="25947975" w14:textId="77777777" w:rsidR="00AC3BCA" w:rsidRPr="00224181" w:rsidRDefault="00AC3BCA" w:rsidP="00AC3BCA">
            <w:pPr>
              <w:rPr>
                <w:rFonts w:ascii="Arial" w:hAnsi="Arial" w:cs="Arial"/>
                <w:sz w:val="20"/>
                <w:szCs w:val="20"/>
              </w:rPr>
            </w:pPr>
            <w:r w:rsidRPr="00224181">
              <w:rPr>
                <w:rFonts w:ascii="Arial" w:hAnsi="Arial" w:cs="Arial"/>
                <w:sz w:val="20"/>
                <w:szCs w:val="20"/>
              </w:rPr>
              <w:t>James Martin (JM)</w:t>
            </w:r>
          </w:p>
          <w:p w14:paraId="4C044822" w14:textId="77777777" w:rsidR="00AC3BCA" w:rsidRPr="00224181" w:rsidRDefault="00AC3BCA" w:rsidP="00AC3BCA">
            <w:pPr>
              <w:rPr>
                <w:rFonts w:ascii="Arial" w:hAnsi="Arial" w:cs="Arial"/>
                <w:sz w:val="20"/>
                <w:szCs w:val="20"/>
              </w:rPr>
            </w:pPr>
            <w:r w:rsidRPr="00224181">
              <w:rPr>
                <w:rFonts w:ascii="Arial" w:hAnsi="Arial" w:cs="Arial"/>
                <w:sz w:val="20"/>
                <w:szCs w:val="20"/>
              </w:rPr>
              <w:t>Institute of Applied Health Research, University of Birmingham, Birmingham, UK</w:t>
            </w:r>
          </w:p>
          <w:p w14:paraId="5B5016E4" w14:textId="77777777" w:rsidR="00AC3BCA" w:rsidRPr="00224181" w:rsidRDefault="00AC3BCA" w:rsidP="00AC3BCA">
            <w:pPr>
              <w:rPr>
                <w:rFonts w:ascii="Arial" w:hAnsi="Arial" w:cs="Arial"/>
                <w:sz w:val="20"/>
                <w:szCs w:val="20"/>
              </w:rPr>
            </w:pPr>
          </w:p>
          <w:p w14:paraId="2A8B212A" w14:textId="77777777" w:rsidR="00AC3BCA" w:rsidRPr="00224181" w:rsidRDefault="00AC3BCA" w:rsidP="00AC3BCA">
            <w:pPr>
              <w:rPr>
                <w:rFonts w:ascii="Arial" w:hAnsi="Arial" w:cs="Arial"/>
                <w:sz w:val="20"/>
                <w:szCs w:val="20"/>
              </w:rPr>
            </w:pPr>
            <w:r w:rsidRPr="00224181">
              <w:rPr>
                <w:rFonts w:ascii="Arial" w:hAnsi="Arial" w:cs="Arial"/>
                <w:sz w:val="20"/>
                <w:szCs w:val="20"/>
              </w:rPr>
              <w:t>Anurag Mishra (AM)</w:t>
            </w:r>
          </w:p>
          <w:p w14:paraId="36841729" w14:textId="77777777" w:rsidR="00AC3BCA" w:rsidRPr="00224181" w:rsidRDefault="00AC3BCA" w:rsidP="00AC3BCA">
            <w:pPr>
              <w:rPr>
                <w:rFonts w:ascii="Arial" w:hAnsi="Arial" w:cs="Arial"/>
                <w:sz w:val="20"/>
                <w:szCs w:val="20"/>
              </w:rPr>
            </w:pPr>
            <w:r w:rsidRPr="00224181">
              <w:rPr>
                <w:rFonts w:ascii="Arial" w:hAnsi="Arial" w:cs="Arial"/>
                <w:sz w:val="20"/>
                <w:szCs w:val="20"/>
              </w:rPr>
              <w:t>Department of General Surgery, Maulana Azad Medical College, New Delhi, India</w:t>
            </w:r>
          </w:p>
          <w:p w14:paraId="04793DA4" w14:textId="77777777" w:rsidR="00AC3BCA" w:rsidRPr="00224181" w:rsidRDefault="00AC3BCA" w:rsidP="00AC3BCA">
            <w:pPr>
              <w:rPr>
                <w:rFonts w:ascii="Arial" w:hAnsi="Arial" w:cs="Arial"/>
                <w:sz w:val="20"/>
                <w:szCs w:val="20"/>
              </w:rPr>
            </w:pPr>
          </w:p>
          <w:p w14:paraId="3A3E6377" w14:textId="77777777" w:rsidR="00AC3BCA" w:rsidRPr="00224181" w:rsidRDefault="00AC3BCA" w:rsidP="00AC3BCA">
            <w:pPr>
              <w:rPr>
                <w:rFonts w:ascii="Arial" w:hAnsi="Arial" w:cs="Arial"/>
                <w:sz w:val="20"/>
                <w:szCs w:val="20"/>
              </w:rPr>
            </w:pPr>
            <w:r w:rsidRPr="00224181">
              <w:rPr>
                <w:rFonts w:ascii="Arial" w:hAnsi="Arial" w:cs="Arial"/>
                <w:sz w:val="20"/>
                <w:szCs w:val="20"/>
              </w:rPr>
              <w:t>Anna Olofsson (AO)</w:t>
            </w:r>
          </w:p>
          <w:p w14:paraId="067AB07D" w14:textId="77777777" w:rsidR="00AC3BCA" w:rsidRPr="00224181" w:rsidRDefault="00AC3BCA" w:rsidP="00AC3BCA">
            <w:pPr>
              <w:rPr>
                <w:rFonts w:ascii="Arial" w:hAnsi="Arial" w:cs="Arial"/>
                <w:sz w:val="20"/>
                <w:szCs w:val="20"/>
              </w:rPr>
            </w:pPr>
            <w:r w:rsidRPr="00224181">
              <w:rPr>
                <w:rFonts w:ascii="Arial" w:hAnsi="Arial" w:cs="Arial"/>
                <w:sz w:val="20"/>
                <w:szCs w:val="20"/>
              </w:rPr>
              <w:t>Institute of Environmental Medicine, Karolinska Institutet, Stockholm, Sweden</w:t>
            </w:r>
          </w:p>
          <w:p w14:paraId="2BD1603C" w14:textId="77777777" w:rsidR="00AC3BCA" w:rsidRPr="00224181" w:rsidRDefault="00AC3BCA" w:rsidP="00AC3BCA">
            <w:pPr>
              <w:rPr>
                <w:rFonts w:ascii="Arial" w:hAnsi="Arial" w:cs="Arial"/>
                <w:sz w:val="20"/>
                <w:szCs w:val="20"/>
              </w:rPr>
            </w:pPr>
          </w:p>
          <w:p w14:paraId="1A65B9D0" w14:textId="77777777" w:rsidR="00AC3BCA" w:rsidRPr="00224181" w:rsidRDefault="00AC3BCA" w:rsidP="00AC3BCA">
            <w:pPr>
              <w:rPr>
                <w:rFonts w:ascii="Arial" w:hAnsi="Arial" w:cs="Arial"/>
                <w:sz w:val="20"/>
                <w:szCs w:val="20"/>
              </w:rPr>
            </w:pPr>
            <w:r w:rsidRPr="00224181">
              <w:rPr>
                <w:rFonts w:ascii="Arial" w:hAnsi="Arial" w:cs="Arial"/>
                <w:sz w:val="20"/>
                <w:szCs w:val="20"/>
              </w:rPr>
              <w:t>Nobhojit Roy (NR)</w:t>
            </w:r>
          </w:p>
          <w:p w14:paraId="4B961623" w14:textId="77777777" w:rsidR="00AC3BCA" w:rsidRPr="00224181" w:rsidRDefault="00AC3BCA" w:rsidP="00AC3BCA">
            <w:pPr>
              <w:pStyle w:val="ListParagraph"/>
              <w:numPr>
                <w:ilvl w:val="0"/>
                <w:numId w:val="4"/>
              </w:numPr>
              <w:rPr>
                <w:rFonts w:ascii="Arial" w:hAnsi="Arial" w:cs="Arial"/>
                <w:sz w:val="20"/>
                <w:szCs w:val="20"/>
              </w:rPr>
            </w:pPr>
            <w:r w:rsidRPr="00224181">
              <w:rPr>
                <w:rFonts w:ascii="Arial" w:hAnsi="Arial" w:cs="Arial"/>
                <w:sz w:val="20"/>
                <w:szCs w:val="20"/>
              </w:rPr>
              <w:lastRenderedPageBreak/>
              <w:t>Program for Global Surgery and Trauma, The George Institute for Global Health, New Delhi, India</w:t>
            </w:r>
          </w:p>
          <w:p w14:paraId="57DC11AF" w14:textId="77777777" w:rsidR="00AC3BCA" w:rsidRPr="00224181" w:rsidRDefault="00AC3BCA" w:rsidP="00AC3BCA">
            <w:pPr>
              <w:pStyle w:val="ListParagraph"/>
              <w:numPr>
                <w:ilvl w:val="0"/>
                <w:numId w:val="4"/>
              </w:numPr>
              <w:rPr>
                <w:rFonts w:ascii="Arial" w:hAnsi="Arial" w:cs="Arial"/>
                <w:sz w:val="20"/>
                <w:szCs w:val="20"/>
              </w:rPr>
            </w:pPr>
            <w:r w:rsidRPr="00224181">
              <w:rPr>
                <w:rFonts w:ascii="Arial" w:hAnsi="Arial" w:cs="Arial"/>
                <w:sz w:val="20"/>
                <w:szCs w:val="20"/>
              </w:rPr>
              <w:t>Department of Global Public Health, Karolinska Institutet, Stockholm, Sweden</w:t>
            </w:r>
          </w:p>
          <w:p w14:paraId="309F3FAA" w14:textId="77777777" w:rsidR="00AC3BCA" w:rsidRPr="00224181" w:rsidRDefault="00AC3BCA" w:rsidP="00AC3BCA">
            <w:pPr>
              <w:rPr>
                <w:rFonts w:ascii="Arial" w:hAnsi="Arial" w:cs="Arial"/>
                <w:sz w:val="20"/>
                <w:szCs w:val="20"/>
              </w:rPr>
            </w:pPr>
          </w:p>
          <w:p w14:paraId="685A3579" w14:textId="77777777" w:rsidR="00AC3BCA" w:rsidRPr="00224181" w:rsidRDefault="00AC3BCA" w:rsidP="00AC3BCA">
            <w:pPr>
              <w:rPr>
                <w:rFonts w:ascii="Arial" w:hAnsi="Arial" w:cs="Arial"/>
                <w:sz w:val="20"/>
                <w:szCs w:val="20"/>
              </w:rPr>
            </w:pPr>
            <w:r w:rsidRPr="00224181">
              <w:rPr>
                <w:rFonts w:ascii="Arial" w:hAnsi="Arial" w:cs="Arial"/>
                <w:sz w:val="20"/>
                <w:szCs w:val="20"/>
              </w:rPr>
              <w:t>Rajdeep Singh (RS)</w:t>
            </w:r>
          </w:p>
          <w:p w14:paraId="67C23F31" w14:textId="77777777" w:rsidR="00AC3BCA" w:rsidRPr="00224181" w:rsidRDefault="00AC3BCA" w:rsidP="00AC3BCA">
            <w:pPr>
              <w:rPr>
                <w:rFonts w:ascii="Arial" w:hAnsi="Arial" w:cs="Arial"/>
                <w:sz w:val="20"/>
                <w:szCs w:val="20"/>
              </w:rPr>
            </w:pPr>
            <w:r w:rsidRPr="00224181">
              <w:rPr>
                <w:rFonts w:ascii="Arial" w:hAnsi="Arial" w:cs="Arial"/>
                <w:sz w:val="20"/>
                <w:szCs w:val="20"/>
              </w:rPr>
              <w:t>Department of General Surgery, Maulana Azad Medical College, New Delhi, India</w:t>
            </w:r>
          </w:p>
          <w:p w14:paraId="21FF2BA5" w14:textId="77777777" w:rsidR="00AC3BCA" w:rsidRPr="00224181" w:rsidRDefault="00AC3BCA" w:rsidP="00AC3BCA">
            <w:pPr>
              <w:rPr>
                <w:rFonts w:ascii="Arial" w:hAnsi="Arial" w:cs="Arial"/>
                <w:sz w:val="20"/>
                <w:szCs w:val="20"/>
              </w:rPr>
            </w:pPr>
          </w:p>
          <w:p w14:paraId="553A218C" w14:textId="77777777" w:rsidR="00AC3BCA" w:rsidRPr="00224181" w:rsidRDefault="00AC3BCA" w:rsidP="00AC3BCA">
            <w:pPr>
              <w:rPr>
                <w:rFonts w:ascii="Arial" w:hAnsi="Arial" w:cs="Arial"/>
                <w:sz w:val="20"/>
                <w:szCs w:val="20"/>
              </w:rPr>
            </w:pPr>
            <w:r w:rsidRPr="00224181">
              <w:rPr>
                <w:rFonts w:ascii="Arial" w:hAnsi="Arial" w:cs="Arial"/>
                <w:sz w:val="20"/>
                <w:szCs w:val="20"/>
              </w:rPr>
              <w:t>Kapil Dev Soni (KDS)</w:t>
            </w:r>
          </w:p>
          <w:p w14:paraId="3225D213" w14:textId="77777777" w:rsidR="00AC3BCA" w:rsidRPr="00224181" w:rsidRDefault="00AC3BCA" w:rsidP="00AC3BCA">
            <w:pPr>
              <w:rPr>
                <w:rFonts w:ascii="Arial" w:hAnsi="Arial" w:cs="Arial"/>
                <w:sz w:val="20"/>
                <w:szCs w:val="20"/>
              </w:rPr>
            </w:pPr>
            <w:r w:rsidRPr="00224181">
              <w:rPr>
                <w:rFonts w:ascii="Arial" w:hAnsi="Arial" w:cs="Arial"/>
                <w:sz w:val="20"/>
                <w:szCs w:val="20"/>
              </w:rPr>
              <w:t>Critical and Intensive Care, JPN Apex Trauma Center, All India Institute of Medical Sciences, New Delhi, India</w:t>
            </w:r>
          </w:p>
          <w:p w14:paraId="6FF8F10D" w14:textId="77777777" w:rsidR="00AC3BCA" w:rsidRPr="00224181" w:rsidRDefault="00AC3BCA" w:rsidP="00AC3BCA">
            <w:pPr>
              <w:rPr>
                <w:rFonts w:ascii="Arial" w:hAnsi="Arial" w:cs="Arial"/>
                <w:sz w:val="20"/>
                <w:szCs w:val="20"/>
              </w:rPr>
            </w:pPr>
          </w:p>
          <w:p w14:paraId="3C446ADF" w14:textId="77777777" w:rsidR="00AC3BCA" w:rsidRPr="00224181" w:rsidRDefault="00AC3BCA" w:rsidP="00AC3BCA">
            <w:pPr>
              <w:rPr>
                <w:rFonts w:ascii="Arial" w:hAnsi="Arial" w:cs="Arial"/>
                <w:sz w:val="20"/>
                <w:szCs w:val="20"/>
                <w:lang w:val="en-GB"/>
              </w:rPr>
            </w:pPr>
            <w:r w:rsidRPr="00224181">
              <w:rPr>
                <w:rFonts w:ascii="Arial" w:hAnsi="Arial" w:cs="Arial"/>
                <w:sz w:val="20"/>
                <w:szCs w:val="20"/>
                <w:lang w:val="en-GB"/>
              </w:rPr>
              <w:t>Martin Gerdin Wärnberg (MGW)</w:t>
            </w:r>
          </w:p>
          <w:p w14:paraId="27C4BD1D" w14:textId="77777777" w:rsidR="00AC3BCA" w:rsidRPr="00224181" w:rsidRDefault="00AC3BCA" w:rsidP="00AC3BCA">
            <w:pPr>
              <w:pStyle w:val="ListParagraph"/>
              <w:numPr>
                <w:ilvl w:val="0"/>
                <w:numId w:val="3"/>
              </w:numPr>
              <w:rPr>
                <w:rFonts w:ascii="Arial" w:hAnsi="Arial" w:cs="Arial"/>
                <w:sz w:val="20"/>
                <w:szCs w:val="20"/>
              </w:rPr>
            </w:pPr>
            <w:r w:rsidRPr="00224181">
              <w:rPr>
                <w:rFonts w:ascii="Arial" w:hAnsi="Arial" w:cs="Arial"/>
                <w:sz w:val="20"/>
                <w:szCs w:val="20"/>
              </w:rPr>
              <w:t>Department of Global Public Health, Karolinska Institutet, Stockholm, Sweden</w:t>
            </w:r>
          </w:p>
          <w:p w14:paraId="22FCAEEA" w14:textId="0E3D7B30" w:rsidR="009D6F40" w:rsidRPr="00224181" w:rsidRDefault="00AC3BCA" w:rsidP="00AC3BCA">
            <w:pPr>
              <w:pStyle w:val="ListParagraph"/>
              <w:numPr>
                <w:ilvl w:val="0"/>
                <w:numId w:val="3"/>
              </w:numPr>
              <w:rPr>
                <w:rFonts w:ascii="Arial" w:hAnsi="Arial" w:cs="Arial"/>
              </w:rPr>
            </w:pPr>
            <w:r w:rsidRPr="00224181">
              <w:rPr>
                <w:rFonts w:ascii="Arial" w:hAnsi="Arial" w:cs="Arial"/>
                <w:sz w:val="20"/>
                <w:szCs w:val="20"/>
              </w:rPr>
              <w:t>Perioperative Medicine and Intensive Care, Karolinska University Hospital, Stockholm, Sweden</w:t>
            </w:r>
          </w:p>
        </w:tc>
      </w:tr>
      <w:tr w:rsidR="00AC3BCA" w:rsidRPr="00224181" w14:paraId="023C8849" w14:textId="77777777">
        <w:trPr>
          <w:trHeight w:val="111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6D6B8AAD" w14:textId="77777777" w:rsidR="009D6F40" w:rsidRPr="00224181" w:rsidRDefault="00000000">
            <w:pPr>
              <w:pStyle w:val="FreeForm"/>
              <w:spacing w:before="120" w:after="120" w:line="360" w:lineRule="auto"/>
              <w:rPr>
                <w:rFonts w:ascii="Arial" w:hAnsi="Arial" w:cs="Arial"/>
                <w:color w:val="auto"/>
                <w:sz w:val="20"/>
                <w:szCs w:val="20"/>
              </w:rPr>
            </w:pPr>
            <w:r w:rsidRPr="00224181">
              <w:rPr>
                <w:rFonts w:ascii="Arial" w:hAnsi="Arial" w:cs="Arial"/>
                <w:color w:val="auto"/>
                <w:sz w:val="20"/>
                <w:szCs w:val="20"/>
              </w:rPr>
              <w:lastRenderedPageBreak/>
              <w:t>Name and contact information for the trial sponsor {5b}</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6BFB8413" w14:textId="77777777" w:rsidR="009D6F40" w:rsidRPr="00224181" w:rsidRDefault="008351CF">
            <w:pPr>
              <w:pStyle w:val="FreeForm"/>
              <w:spacing w:before="120" w:after="120" w:line="360" w:lineRule="auto"/>
              <w:jc w:val="both"/>
              <w:rPr>
                <w:rFonts w:ascii="Arial" w:hAnsi="Arial" w:cs="Arial"/>
                <w:color w:val="auto"/>
                <w:sz w:val="20"/>
                <w:szCs w:val="20"/>
                <w:u w:color="004C7F"/>
              </w:rPr>
            </w:pPr>
            <w:r w:rsidRPr="00224181">
              <w:rPr>
                <w:rFonts w:ascii="Arial" w:hAnsi="Arial" w:cs="Arial"/>
                <w:color w:val="auto"/>
                <w:sz w:val="20"/>
                <w:szCs w:val="20"/>
                <w:u w:color="004C7F"/>
              </w:rPr>
              <w:t xml:space="preserve">Karolinska </w:t>
            </w:r>
            <w:proofErr w:type="spellStart"/>
            <w:r w:rsidRPr="00224181">
              <w:rPr>
                <w:rFonts w:ascii="Arial" w:hAnsi="Arial" w:cs="Arial"/>
                <w:color w:val="auto"/>
                <w:sz w:val="20"/>
                <w:szCs w:val="20"/>
                <w:u w:color="004C7F"/>
              </w:rPr>
              <w:t>Institutet</w:t>
            </w:r>
            <w:proofErr w:type="spellEnd"/>
            <w:r w:rsidRPr="00224181">
              <w:rPr>
                <w:rFonts w:ascii="Arial" w:hAnsi="Arial" w:cs="Arial"/>
                <w:color w:val="auto"/>
                <w:sz w:val="20"/>
                <w:szCs w:val="20"/>
                <w:u w:color="004C7F"/>
              </w:rPr>
              <w:t>, 171 77 Stockholm, Sweden</w:t>
            </w:r>
          </w:p>
          <w:p w14:paraId="51B4054F" w14:textId="0D75451C" w:rsidR="008351CF" w:rsidRPr="00224181" w:rsidRDefault="008351CF">
            <w:pPr>
              <w:pStyle w:val="FreeForm"/>
              <w:spacing w:before="120" w:after="120" w:line="360" w:lineRule="auto"/>
              <w:jc w:val="both"/>
              <w:rPr>
                <w:rFonts w:ascii="Arial" w:hAnsi="Arial" w:cs="Arial"/>
                <w:color w:val="auto"/>
                <w:sz w:val="20"/>
                <w:szCs w:val="20"/>
              </w:rPr>
            </w:pPr>
            <w:r w:rsidRPr="00224181">
              <w:rPr>
                <w:rFonts w:ascii="Arial" w:hAnsi="Arial" w:cs="Arial"/>
                <w:color w:val="auto"/>
                <w:sz w:val="20"/>
                <w:szCs w:val="20"/>
                <w:u w:color="004C7F"/>
              </w:rPr>
              <w:t>Contact person: Martin Gerdin Wärnberg, martin.gerdin@ki.se</w:t>
            </w:r>
          </w:p>
        </w:tc>
      </w:tr>
      <w:tr w:rsidR="00AC3BCA" w:rsidRPr="00224181" w14:paraId="0C21DC8D" w14:textId="77777777">
        <w:trPr>
          <w:trHeight w:val="1555"/>
        </w:trPr>
        <w:tc>
          <w:tcPr>
            <w:tcW w:w="3270" w:type="dxa"/>
            <w:tcBorders>
              <w:top w:val="single" w:sz="4" w:space="0" w:color="000000"/>
              <w:left w:val="single" w:sz="16" w:space="0" w:color="000000"/>
              <w:bottom w:val="single" w:sz="16" w:space="0" w:color="000000"/>
              <w:right w:val="single" w:sz="4" w:space="0" w:color="000000"/>
            </w:tcBorders>
            <w:tcMar>
              <w:top w:w="80" w:type="dxa"/>
              <w:left w:w="80" w:type="dxa"/>
              <w:bottom w:w="80" w:type="dxa"/>
              <w:right w:w="80" w:type="dxa"/>
            </w:tcMar>
          </w:tcPr>
          <w:p w14:paraId="6745112A" w14:textId="77777777" w:rsidR="009D6F40" w:rsidRPr="00224181" w:rsidRDefault="00000000">
            <w:pPr>
              <w:pStyle w:val="FreeForm"/>
              <w:spacing w:before="120" w:after="120" w:line="360" w:lineRule="auto"/>
              <w:rPr>
                <w:rFonts w:ascii="Arial" w:hAnsi="Arial" w:cs="Arial"/>
                <w:color w:val="auto"/>
                <w:sz w:val="20"/>
                <w:szCs w:val="20"/>
              </w:rPr>
            </w:pPr>
            <w:r w:rsidRPr="00224181">
              <w:rPr>
                <w:rFonts w:ascii="Arial" w:hAnsi="Arial" w:cs="Arial"/>
                <w:color w:val="auto"/>
                <w:sz w:val="20"/>
                <w:szCs w:val="20"/>
              </w:rPr>
              <w:t>Role of sponsor {5c}</w:t>
            </w:r>
          </w:p>
        </w:tc>
        <w:tc>
          <w:tcPr>
            <w:tcW w:w="6322" w:type="dxa"/>
            <w:tcBorders>
              <w:top w:val="single" w:sz="4" w:space="0" w:color="000000"/>
              <w:left w:val="single" w:sz="4" w:space="0" w:color="000000"/>
              <w:bottom w:val="single" w:sz="16" w:space="0" w:color="000000"/>
              <w:right w:val="single" w:sz="16" w:space="0" w:color="000000"/>
            </w:tcBorders>
            <w:tcMar>
              <w:top w:w="80" w:type="dxa"/>
              <w:left w:w="80" w:type="dxa"/>
              <w:bottom w:w="80" w:type="dxa"/>
              <w:right w:w="80" w:type="dxa"/>
            </w:tcMar>
          </w:tcPr>
          <w:p w14:paraId="5FB05E63" w14:textId="5EDCFA74" w:rsidR="009D6F40" w:rsidRPr="00224181" w:rsidRDefault="008351CF" w:rsidP="00224181">
            <w:pPr>
              <w:rPr>
                <w:rFonts w:ascii="Arial" w:hAnsi="Arial" w:cs="Arial"/>
                <w:sz w:val="20"/>
                <w:szCs w:val="20"/>
              </w:rPr>
            </w:pPr>
            <w:r w:rsidRPr="00224181">
              <w:rPr>
                <w:rFonts w:ascii="Arial" w:hAnsi="Arial" w:cs="Arial"/>
                <w:sz w:val="20"/>
                <w:szCs w:val="20"/>
              </w:rPr>
              <w:t>This is an investigator-initiated study. The sponsor contact person is also the principal investigator. The funding bodies had no role in the design of this trial, the preparation of it, nor the decision to submit this protocol for publication.</w:t>
            </w:r>
          </w:p>
        </w:tc>
      </w:tr>
    </w:tbl>
    <w:p w14:paraId="0A16C5DF" w14:textId="77777777" w:rsidR="009D6F40" w:rsidRDefault="009D6F40">
      <w:pPr>
        <w:pStyle w:val="BodyA"/>
        <w:widowControl w:val="0"/>
        <w:ind w:left="216" w:hanging="216"/>
        <w:rPr>
          <w:rFonts w:ascii="Verdana" w:eastAsia="Verdana" w:hAnsi="Verdana" w:cs="Verdana"/>
          <w:b/>
          <w:bCs/>
          <w:i/>
          <w:iCs/>
          <w:sz w:val="24"/>
          <w:szCs w:val="24"/>
        </w:rPr>
      </w:pPr>
    </w:p>
    <w:p w14:paraId="26B1BBC7" w14:textId="77777777" w:rsidR="009D6F40" w:rsidRDefault="009D6F40">
      <w:pPr>
        <w:pStyle w:val="BodyA"/>
        <w:widowControl w:val="0"/>
        <w:ind w:left="108" w:hanging="108"/>
        <w:rPr>
          <w:rFonts w:ascii="Verdana" w:eastAsia="Verdana" w:hAnsi="Verdana" w:cs="Verdana"/>
          <w:b/>
          <w:bCs/>
          <w:i/>
          <w:iCs/>
          <w:sz w:val="24"/>
          <w:szCs w:val="24"/>
        </w:rPr>
      </w:pPr>
    </w:p>
    <w:p w14:paraId="0B7D8AE0" w14:textId="77777777" w:rsidR="009D6F40" w:rsidRDefault="009D6F40">
      <w:pPr>
        <w:pStyle w:val="FreeForm"/>
        <w:widowControl w:val="0"/>
        <w:spacing w:line="360" w:lineRule="auto"/>
        <w:rPr>
          <w:rFonts w:ascii="Verdana" w:eastAsia="Verdana" w:hAnsi="Verdana" w:cs="Verdana"/>
          <w:b/>
          <w:bCs/>
          <w:i/>
          <w:iCs/>
          <w:sz w:val="24"/>
          <w:szCs w:val="24"/>
        </w:rPr>
      </w:pPr>
    </w:p>
    <w:p w14:paraId="6A457516" w14:textId="77777777" w:rsidR="009D6F40" w:rsidRDefault="00000000">
      <w:pPr>
        <w:pStyle w:val="BodyA"/>
        <w:widowControl w:val="0"/>
        <w:spacing w:line="360" w:lineRule="auto"/>
        <w:rPr>
          <w:b/>
          <w:bCs/>
          <w:sz w:val="24"/>
          <w:szCs w:val="24"/>
        </w:rPr>
      </w:pPr>
      <w:r>
        <w:rPr>
          <w:b/>
          <w:bCs/>
          <w:sz w:val="28"/>
          <w:szCs w:val="28"/>
        </w:rPr>
        <w:t>Introduction</w:t>
      </w:r>
    </w:p>
    <w:p w14:paraId="05A9B24D" w14:textId="77777777" w:rsidR="009D6F40" w:rsidRDefault="00000000">
      <w:pPr>
        <w:pStyle w:val="BodyA"/>
        <w:widowControl w:val="0"/>
        <w:spacing w:line="360" w:lineRule="auto"/>
        <w:rPr>
          <w:b/>
          <w:bCs/>
          <w:sz w:val="24"/>
          <w:szCs w:val="24"/>
        </w:rPr>
      </w:pPr>
      <w:r>
        <w:rPr>
          <w:b/>
          <w:bCs/>
          <w:sz w:val="24"/>
          <w:szCs w:val="24"/>
        </w:rPr>
        <w:t>Background and rationale {6a}</w:t>
      </w:r>
    </w:p>
    <w:p w14:paraId="6424FFD0" w14:textId="77777777" w:rsidR="008351CF" w:rsidRPr="008351CF" w:rsidRDefault="008351CF" w:rsidP="008351CF">
      <w:pPr>
        <w:rPr>
          <w:u w:color="004C7F"/>
        </w:rPr>
      </w:pPr>
      <w:r w:rsidRPr="008351CF">
        <w:rPr>
          <w:u w:color="004C7F"/>
        </w:rPr>
        <w:t xml:space="preserve">Each year, 4.3 million people die from trauma </w:t>
      </w:r>
      <w:r w:rsidRPr="008351CF">
        <w:rPr>
          <w:u w:color="004C7F"/>
        </w:rPr>
        <w:fldChar w:fldCharType="begin"/>
      </w:r>
      <w:r w:rsidRPr="008351CF">
        <w:rPr>
          <w:u w:color="004C7F"/>
        </w:rPr>
        <w:instrText xml:space="preserve"> ADDIN ZOTERO_ITEM CSL_CITATION {"citationID":"dy1JDYeY","properties":{"formattedCitation":"(1)","plainCitation":"(1)","noteIndex":0},"citationItems":[{"id":1990,"uris":["http://zotero.org/users/6304864/items/FYZTTFF5"],"itemData":{"id":1990,"type":"article-journal","container-title":"Lancet","issue":"10440","page":"1951-2262","title":"Injuries - Level 1 cause","volume":"403","author":[{"literal":"GBD 2021 Collaborators"}],"issued":{"date-parts":[["2024",5,18]]}},"locator":"1"}],"schema":"https://github.com/citation-style-language/schema/raw/master/csl-citation.json"} </w:instrText>
      </w:r>
      <w:r w:rsidRPr="008351CF">
        <w:rPr>
          <w:u w:color="004C7F"/>
        </w:rPr>
        <w:fldChar w:fldCharType="separate"/>
      </w:r>
      <w:r w:rsidRPr="008351CF">
        <w:rPr>
          <w:u w:color="004C7F"/>
        </w:rPr>
        <w:t>(1)</w:t>
      </w:r>
      <w:r w:rsidRPr="008351CF">
        <w:rPr>
          <w:u w:color="004C7F"/>
        </w:rPr>
        <w:fldChar w:fldCharType="end"/>
      </w:r>
      <w:r w:rsidRPr="008351CF">
        <w:rPr>
          <w:u w:color="004C7F"/>
        </w:rPr>
        <w:t xml:space="preserve">. Trauma is the largest cause of disability adjusted life years among people aged 10-24- and 25-49-years </w:t>
      </w:r>
      <w:r w:rsidRPr="008351CF">
        <w:rPr>
          <w:u w:color="004C7F"/>
        </w:rPr>
        <w:fldChar w:fldCharType="begin"/>
      </w:r>
      <w:r w:rsidRPr="008351CF">
        <w:rPr>
          <w:u w:color="004C7F"/>
        </w:rPr>
        <w:instrText xml:space="preserve"> ADDIN ZOTERO_ITEM CSL_CITATION {"citationID":"nZPsEC3G","properties":{"formattedCitation":"(2)","plainCitation":"(2)","noteIndex":0},"citationItems":[{"id":57,"uris":["http://zotero.org/users/6304864/items/54KHJCYJ"],"itemData":{"id":57,"type":"article-journal","container-title":"The Lancet","DOI":"10.1016/s0140-6736(20)30925-9","ISSN":"0140-6736","issue":"10258","note":"publisher: Elsevier BV","page":"1204–1222","title":"Global burden of 369 diseases and injuries in 204 countries and territories, 1990–2019: a systematic analysis for the Global Burden of Disease Study 2019","volume":"396","author":[{"literal":"GBD 2019 Diseases and Injuries Collaborators"}],"issued":{"date-parts":[["2020",10]]}}}],"schema":"https://github.com/citation-style-language/schema/raw/master/csl-citation.json"} </w:instrText>
      </w:r>
      <w:r w:rsidRPr="008351CF">
        <w:rPr>
          <w:u w:color="004C7F"/>
        </w:rPr>
        <w:fldChar w:fldCharType="separate"/>
      </w:r>
      <w:r w:rsidRPr="008351CF">
        <w:rPr>
          <w:u w:color="004C7F"/>
        </w:rPr>
        <w:t>(2)</w:t>
      </w:r>
      <w:r w:rsidRPr="008351CF">
        <w:rPr>
          <w:u w:color="004C7F"/>
        </w:rPr>
        <w:fldChar w:fldCharType="end"/>
      </w:r>
      <w:r w:rsidRPr="008351CF">
        <w:rPr>
          <w:u w:color="004C7F"/>
        </w:rPr>
        <w:t xml:space="preserve">, and most deaths from trauma occur within the first 24-48 hours </w:t>
      </w:r>
      <w:r w:rsidRPr="008351CF">
        <w:rPr>
          <w:u w:color="004C7F"/>
        </w:rPr>
        <w:fldChar w:fldCharType="begin"/>
      </w:r>
      <w:r w:rsidRPr="008351CF">
        <w:rPr>
          <w:u w:color="004C7F"/>
        </w:rPr>
        <w:instrText xml:space="preserve"> ADDIN ZOTERO_ITEM CSL_CITATION {"citationID":"P2f4EkWF","properties":{"formattedCitation":"(3)","plainCitation":"(3)","noteIndex":0},"citationItems":[{"id":141,"uris":["http://zotero.org/users/6304864/items/M6LLLHCH"],"itemData":{"id":141,"type":"article-journal","container-title":"PLOS ONE","DOI":"10.1371/journal.pone.0212095","ISSN":"1932-6203","issue":"2","note":"publisher: Public Library of Science (PLoS)","page":"e0212095","title":"Changes in the temporal distribution of in-hospital mortality in severely injured patients—An analysis of the TraumaRegister DGU","volume":"14","author":[{"family":"Rauf","given":"Rauend"},{"family":"Matthey","given":"Francesca","non-dropping-particle":"von"},{"family":"Croenlein","given":"Moritz"},{"family":"Zyskowski","given":"Michael"},{"family":"Griensven","given":"Martijn","non-dropping-particle":"van"},{"family":"Biberthaler","given":"Peter"},{"family":"Lefering","given":"Rolf"},{"family":"Huber-Wagner","given":"Stefan"}],"editor":[{"family":"Patman","given":"Shane"}],"issued":{"date-parts":[["2019",2]]}}}],"schema":"https://github.com/citation-style-language/schema/raw/master/csl-citation.json"} </w:instrText>
      </w:r>
      <w:r w:rsidRPr="008351CF">
        <w:rPr>
          <w:u w:color="004C7F"/>
        </w:rPr>
        <w:fldChar w:fldCharType="separate"/>
      </w:r>
      <w:r w:rsidRPr="008351CF">
        <w:rPr>
          <w:u w:color="004C7F"/>
        </w:rPr>
        <w:t>(3)</w:t>
      </w:r>
      <w:r w:rsidRPr="008351CF">
        <w:rPr>
          <w:u w:color="004C7F"/>
        </w:rPr>
        <w:fldChar w:fldCharType="end"/>
      </w:r>
      <w:r w:rsidRPr="008351CF">
        <w:rPr>
          <w:u w:color="004C7F"/>
        </w:rPr>
        <w:t xml:space="preserve">. Traumatic brain injury and exsanguination are the most common causes of trauma related deaths </w:t>
      </w:r>
      <w:r w:rsidRPr="008351CF">
        <w:rPr>
          <w:u w:color="004C7F"/>
        </w:rPr>
        <w:fldChar w:fldCharType="begin"/>
      </w:r>
      <w:r w:rsidRPr="008351CF">
        <w:rPr>
          <w:u w:color="004C7F"/>
        </w:rPr>
        <w:instrText xml:space="preserve"> ADDIN ZOTERO_ITEM CSL_CITATION {"citationID":"v1mMWo0O","properties":{"formattedCitation":"(4,5)","plainCitation":"(4,5)","noteIndex":0},"citationItems":[{"id":148,"uris":["http://zotero.org/users/6304864/items/RHFUKWJQ"],"itemData":{"id":148,"type":"article-journal","container-title":"BMC Health Services Research","DOI":"10.1186/s12913-017-2085-7","ISSN":"1472-6963","issue":"1","note":"publisher: Springer Science and Business Media LLC","title":"Learning from 2523 trauma deaths in India- opportunities to prevent in-hospital deaths","URL":"http://dx.doi.org/10.1186/s12913-017-2085-7","volume":"17","author":[{"family":"Roy","given":"Nobhojit"},{"family":"Kizhakke Veetil","given":"Deepa"},{"family":"Khajanchi","given":"Monty Uttam"},{"family":"Kumar","given":"Vineet"},{"family":"Solomon","given":"Harris"},{"family":"Kamble","given":"Jyoti"},{"family":"Basak","given":"Debojit"},{"family":"Tomson","given":"Göran"},{"family":"Schreeb","given":"Johan","non-dropping-particle":"von"}],"issued":{"date-parts":[["2017",2]]}}},{"id":462,"uris":["http://zotero.org/users/6304864/items/2IA7FJ3H"],"itemData":{"id":462,"type":"article-journal","abstract":"BACKGROUND: Historically, hemorrhage has been attributed as the leading cause (40%) of early death. However, a rigorous, real-time classification of the cause of death (COD) has not been performed. This study sought to prospectively adjudicate and classify COD to determine the epidemiology of trauma mortality.\nMETHODS: Eighteen trauma centers prospectively enrolled all adult trauma patients at the time of death during December 2015 to August 2017. Immediately following death, attending providers adjudicated the primary and contributing secondary COD using standardized definitions. Data were confirmed by autopsies, if performed.\nRESULTS: One thousand five hundred thirty-six patients were enrolled with a median age of 55 years (interquartile range, 32–75 years), 74.5% were male. Penetrating mechanism (n = 412) patients were younger (32 vs. 64, p &lt; 0.0001) and more likely to be male (86.7% vs. 69.9%, p &lt; 0.0001). Falls were the most common mechanism of injury (26.6%), with gunshot wounds second (24.3%). The most common overall primary COD was traumatic brain injury (TBI) (45%), followed by exsanguination (23%). Traumatic brain injury was nonsurvivable in 82.2% of cases. Blunt patients were more likely to have TBI (47.8% vs. 37.4%, p &lt; 0.0001) and penetrating patients exsanguination (51.7% vs. 12.5%, p &lt; 0.0001) as the primary COD. Exsanguination was the predominant prehospital (44.7%) and early COD (39.1%) with TBI as the most common later. Penetrating mechanism patients died earlier with 80.1% on day 0 (vs. 38.5%, p &lt; 0.0001). Most deaths were deemed disease-related (69.3%), rather than by limitation of further aggressive care (30.7%). Hemorrhage was a contributing cause to 38.8% of deaths that occurred due to withdrawal of care.\nCONCLUSION:","container-title":"Journal of Trauma and Acute Care Surgery","DOI":"10.1097/TA.0000000000002205","ISSN":"2163-0763, 2163-0755","issue":"5","journalAbbreviation":"J Trauma Acute Care Surg","language":"en","page":"864-870","source":"DOI.org (Crossref)","title":"The why and how our trauma patients die: A prospective Multicenter Western Trauma Association study","title-short":"The why and how our trauma patients die","volume":"86","author":[{"family":"Callcut","given":"Rachael A."},{"family":"Kornblith","given":"Lucy Z."},{"family":"Conroy","given":"Amanda S."},{"family":"Robles","given":"Anamaria J."},{"family":"Meizoso","given":"Jonathan P."},{"family":"Namias","given":"Nicholas"},{"family":"Meyer","given":"David E."},{"family":"Haymaker","given":"Amanda"},{"family":"Truitt","given":"Michael S."},{"family":"Agrawal","given":"Vaidehi"},{"family":"Haan","given":"James M."},{"family":"Lightwine","given":"Kelly L."},{"family":"Porter","given":"John M."},{"family":"San Roman","given":"Janika L."},{"family":"Biffl","given":"Walter L."},{"family":"Hayashi","given":"Michael S."},{"family":"Sise","given":"Michael J."},{"family":"Badiee","given":"Jayraan"},{"family":"Recinos","given":"Gustavo"},{"family":"Inaba","given":"Kenji"},{"family":"Schroeppel","given":"Thomas J."},{"family":"Callaghan","given":"Emma"},{"family":"Dunn","given":"Julie A."},{"family":"Godin","given":"Samuel"},{"family":"McIntyre","given":"Robert C."},{"family":"Peltz","given":"Erik D."},{"family":"O'Neill","given":"Patrick J."},{"family":"Diven","given":"Conrad F."},{"family":"Scifres","given":"Aaron M."},{"family":"Switzer","given":"Emily E."},{"family":"West","given":"Michaela A."},{"family":"Storrs","given":"Sarah"},{"family":"Cullinane","given":"Daniel C."},{"family":"Cordova","given":"John F."},{"family":"Moore","given":"Ernest E."},{"family":"Moore","given":"Hunter B."},{"family":"Privette","given":"Alicia R."},{"family":"Eriksson","given":"Evert A."},{"family":"Cohen","given":"Mitchell Jay"}],"issued":{"date-parts":[["2019",5]]}}}],"schema":"https://github.com/citation-style-language/schema/raw/master/csl-citation.json"} </w:instrText>
      </w:r>
      <w:r w:rsidRPr="008351CF">
        <w:rPr>
          <w:u w:color="004C7F"/>
        </w:rPr>
        <w:fldChar w:fldCharType="separate"/>
      </w:r>
      <w:r w:rsidRPr="008351CF">
        <w:rPr>
          <w:u w:color="004C7F"/>
        </w:rPr>
        <w:t>(4,5)</w:t>
      </w:r>
      <w:r w:rsidRPr="008351CF">
        <w:rPr>
          <w:u w:color="004C7F"/>
        </w:rPr>
        <w:fldChar w:fldCharType="end"/>
      </w:r>
      <w:r w:rsidRPr="008351CF">
        <w:rPr>
          <w:u w:color="004C7F"/>
        </w:rPr>
        <w:t xml:space="preserve">. Most preventable trauma deaths from trauma are caused by errors in clinical judgement during initial resuscitation or early care, including airway management and haemorrhage control, even when the deaths occur later during the hospital stay </w:t>
      </w:r>
      <w:r w:rsidRPr="008351CF">
        <w:rPr>
          <w:u w:color="004C7F"/>
        </w:rPr>
        <w:fldChar w:fldCharType="begin"/>
      </w:r>
      <w:r w:rsidRPr="008351CF">
        <w:rPr>
          <w:u w:color="004C7F"/>
        </w:rPr>
        <w:instrText xml:space="preserve"> ADDIN ZOTERO_ITEM CSL_CITATION {"citationID":"fzZg6Z98","properties":{"formattedCitation":"(4,6)","plainCitation":"(4,6)","noteIndex":0},"citationItems":[{"id":148,"uris":["http://zotero.org/users/6304864/items/RHFUKWJQ"],"itemData":{"id":148,"type":"article-journal","container-title":"BMC Health Services Research","DOI":"10.1186/s12913-017-2085-7","ISSN":"1472-6963","issue":"1","note":"publisher: Springer Science and Business Media LLC","title":"Learning from 2523 trauma deaths in India- opportunities to prevent in-hospital deaths","URL":"http://dx.doi.org/10.1186/s12913-017-2085-7","volume":"17","author":[{"family":"Roy","given":"Nobhojit"},{"family":"Kizhakke Veetil","given":"Deepa"},{"family":"Khajanchi","given":"Monty Uttam"},{"family":"Kumar","given":"Vineet"},{"family":"Solomon","given":"Harris"},{"family":"Kamble","given":"Jyoti"},{"family":"Basak","given":"Debojit"},{"family":"Tomson","given":"Göran"},{"family":"Schreeb","given":"Johan","non-dropping-particle":"von"}],"issued":{"date-parts":[["2017",2]]}}},{"id":64,"uris":["http://zotero.org/users/6304864/items/YAAQYA5P"],"itemData":{"id":64,"type":"article-journal","container-title":"Acta Anaesthesiologica Scandinavica","DOI":"10.1111/aas.13151","ISSN":"0001-5172","issue":"8","note":"publisher: Wiley","page":"1146–1153","title":"Analysis of preventable deaths and errors in trauma care in a Scandinavian trauma level-I centre","volume":"62","author":[{"family":"Ghorbani","given":"P."},{"family":"Strömmer","given":"L."}],"issued":{"date-parts":[["2018",5]]}}}],"schema":"https://github.com/citation-style-language/schema/raw/master/csl-citation.json"} </w:instrText>
      </w:r>
      <w:r w:rsidRPr="008351CF">
        <w:rPr>
          <w:u w:color="004C7F"/>
        </w:rPr>
        <w:fldChar w:fldCharType="separate"/>
      </w:r>
      <w:r w:rsidRPr="008351CF">
        <w:rPr>
          <w:u w:color="004C7F"/>
        </w:rPr>
        <w:t>(4,6)</w:t>
      </w:r>
      <w:r w:rsidRPr="008351CF">
        <w:rPr>
          <w:u w:color="004C7F"/>
        </w:rPr>
        <w:fldChar w:fldCharType="end"/>
      </w:r>
      <w:r w:rsidRPr="008351CF">
        <w:rPr>
          <w:u w:color="004C7F"/>
        </w:rPr>
        <w:t>.</w:t>
      </w:r>
    </w:p>
    <w:p w14:paraId="7A76AF11" w14:textId="77777777" w:rsidR="008351CF" w:rsidRPr="008351CF" w:rsidRDefault="008351CF" w:rsidP="008351CF">
      <w:pPr>
        <w:rPr>
          <w:u w:color="004C7F"/>
        </w:rPr>
      </w:pPr>
    </w:p>
    <w:p w14:paraId="36271D95" w14:textId="77777777" w:rsidR="008351CF" w:rsidRPr="008351CF" w:rsidRDefault="008351CF" w:rsidP="008351CF">
      <w:pPr>
        <w:rPr>
          <w:u w:color="004C7F"/>
        </w:rPr>
      </w:pPr>
      <w:r w:rsidRPr="008351CF">
        <w:rPr>
          <w:u w:color="004C7F"/>
        </w:rPr>
        <w:t xml:space="preserve">Several trauma life support training programmes have been developed to improve the early management of patients in hospitals by providing a structured framework for assessment and treatment </w:t>
      </w:r>
      <w:r w:rsidRPr="008351CF">
        <w:rPr>
          <w:u w:color="004C7F"/>
        </w:rPr>
        <w:fldChar w:fldCharType="begin"/>
      </w:r>
      <w:r w:rsidRPr="008351CF">
        <w:rPr>
          <w:u w:color="004C7F"/>
        </w:rPr>
        <w:instrText xml:space="preserve"> ADDIN ZOTERO_ITEM CSL_CITATION {"citationID":"iwMpz04i","properties":{"formattedCitation":"(7\\uc0\\u8211{}11)","plainCitation":"(7–11)","noteIndex":0},"citationItems":[{"id":117,"uris":["http://zotero.org/users/6304864/items/9MHTX5CZ"],"itemData":{"id":117,"type":"article-journal","container-title":"World Journal of Surgery","DOI":"10.1007/s00268-013-2294-0","ISSN":"1432-2323","issue":"2","note":"publisher: Springer Science and Business Media LLC","page":"322–329","title":"Educational and Clinical Impact of Advanced Trauma Life Support (ATLS) Courses: A Systematic Review","volume":"38","author":[{"family":"Mohammad","given":"Alshafi"},{"family":"Branicki","given":"Frank"},{"family":"Abu-Zidan","given":"Fikri M."}],"issued":{"date-parts":[["2013",10]]}}},{"id":93,"uris":["http://zotero.org/users/6304864/items/QT5EIRN2"],"itemData":{"id":93,"type":"article-journal","container-title":"Cochrane Database of Systematic Reviews","DOI":"10.1002/14651858.cd004173.pub4","ISSN":"1465-1858","note":"publisher: Wiley","title":"Advanced trauma life support training for hospital staff","URL":"http://dx.doi.org/10.1002/14651858.CD004173.pub4","author":[{"family":"Jayaraman","given":"Sudha"},{"family":"Sethi","given":"Dinesh"},{"family":"Chinnock","given":"Paul"},{"family":"Wong","given":"Roger"}],"issued":{"date-parts":[["2014",8]]}}},{"id":96,"uris":["http://zotero.org/users/6304864/items/8879QKVQ"],"itemData":{"id":96,"type":"article-journal","container-title":"Injury","DOI":"10.1016/j.injury.2019.10.084","ISSN":"0020-1383","issue":"2","note":"publisher: Elsevier BV","page":"136–141","title":"Are Primary Trauma Care (PTC) courses beneficial in low- and middle-income countries - A systematic review","volume":"51","author":[{"family":"Kadhum","given":"Murtaza"},{"family":"Sinclair","given":"Pierre"},{"family":"Lavy","given":"Chris"}],"issued":{"date-parts":[["2020",2]]}}},{"id":94,"uris":["http://zotero.org/users/6304864/items/Y6ESL52D"],"itemData":{"id":94,"type":"article-journal","container-title":"World Journal of Surgery","DOI":"10.1007/s00268-021-06065-9","ISSN":"1432-2323","issue":"7","note":"publisher: Springer Science and Business Media LLC","page":"1982–1998","title":"Effectiveness of Quality Improvement Processes, Interventions, and Structure in Trauma Systems in Low- and Middle-Income Countries: A Systematic Review and Meta-analysis","volume":"45","author":[{"family":"Jin","given":"James"},{"family":"Akau’ola","given":"Salesi’"},{"family":"Yip","given":"Cheng-Har"},{"family":"Nthumba","given":"Peter"},{"family":"Ameh","given":"Emmanuel A."},{"family":"Jonge","given":"Stijn","non-dropping-particle":"de"},{"family":"Mehes","given":"Mira"},{"family":"Waiqanabete","given":"Iferemi"},{"family":"Henry","given":"Jaymie"},{"family":"Hill","given":"Andrew"}],"issued":{"date-parts":[["2021",4]]}}},{"id":741,"uris":["http://zotero.org/users/6304864/items/2XDFLSQQ"],"itemData":{"id":741,"type":"article-journal","abstract":"Background: Due to complex geography and resource constraints, trauma patients are often initially transported to community or rural facilities rather than a larger Level I or II trauma center. The objective of this scoping review was to synthesize evidence on interventions that improved the quality of trauma care and/or reduced healthcare costs at non-Level I or II facilities.\nMethods: A scoping review was performed to identify studies implementing a Quality Improvement (QI) initiative at a non-major trauma center (i.e., non-Level I or II trauma center [or equivalent]). We searched 3 electronic databases (MEDLINE, Embase, CINAHL) and the grey literature (relevant networks, organizations/associations). Methodological quality was evaluated using NIH and JBI study quality assessment tools. Studies were included if they evaluated the effect of implementing a trauma care QI initiative on one or more of the following: 1) trauma outcomes (mortality, morbidity); 2) system outcomes (e.g., length of stay [LOS], transfer times, provider factors); 3) provider knowledge or perception; or 4) healthcare costs. Pediatric trauma, pre-hospital and tele-trauma specific studies were excluded.\nResults: Of 1046 data sources screened, 36 were included for full review (29 journal articles, 7 abstracts/posters without full text). Educational initiatives including the Rural Trauma Team Development Course and the Advanced Trauma Life Support course were the most common QI interventions investigated. Study outcomes included process metrics such as transfer time to tertiary care and hospital LOS, along with measures of provider perception and knowledge. Improvement in mortality was reported in a single study evaluating the impact of establishing a dedicated trauma service at a community hospital.\nConclusions: Our review captured a broad spectrum of trauma QI projects implemented at non-major trauma centers. Educational interventions did result in process outcome improvements and high rates of self-reported improvements in trauma care. Given the heterogeneous capabilities of community and rural hospitals, there is no panacea for trauma QI at these facilities. Future research should focus on patient outcomes like mortality and morbidity, and locally relevant initiatives.","container-title":"Injury","DOI":"10.1016/j.injury.2024.111492","ISSN":"00201383","issue":"6","journalAbbreviation":"Injury","language":"en","page":"111492","source":"DOI.org (Crossref)","title":"Effect of trauma quality improvement initiatives on outcomes and costs at community hospitals: A scoping review","title-short":"Effect of trauma quality improvement initiatives on outcomes and costs at community hospitals","volume":"55","author":[{"family":"McIver","given":"Reba"},{"family":"Erdogan","given":"Mete"},{"family":"Parker","given":"Robin"},{"family":"Evans","given":"Allyson"},{"family":"Green","given":"Robert"},{"family":"Gomez","given":"David"},{"family":"Johnston","given":"Tyler"}],"issued":{"date-parts":[["2024",6]]}}}],"schema":"https://github.com/citation-style-language/schema/raw/master/csl-citation.json"} </w:instrText>
      </w:r>
      <w:r w:rsidRPr="008351CF">
        <w:rPr>
          <w:u w:color="004C7F"/>
        </w:rPr>
        <w:fldChar w:fldCharType="separate"/>
      </w:r>
      <w:r w:rsidRPr="008351CF">
        <w:rPr>
          <w:u w:color="004C7F"/>
          <w:lang w:val="en-GB"/>
        </w:rPr>
        <w:t>(7–11)</w:t>
      </w:r>
      <w:r w:rsidRPr="008351CF">
        <w:rPr>
          <w:u w:color="004C7F"/>
        </w:rPr>
        <w:fldChar w:fldCharType="end"/>
      </w:r>
      <w:r w:rsidRPr="008351CF">
        <w:rPr>
          <w:u w:color="004C7F"/>
        </w:rPr>
        <w:t xml:space="preserve">. The proprietary Advanced Trauma Life Support® (ATLS®) is the most established trauma life support training programme and more than one million physicians in over 80 countries have been trained in the programme since the first course in 1978 </w:t>
      </w:r>
      <w:r w:rsidRPr="008351CF">
        <w:rPr>
          <w:u w:color="004C7F"/>
        </w:rPr>
        <w:fldChar w:fldCharType="begin"/>
      </w:r>
      <w:r w:rsidRPr="008351CF">
        <w:rPr>
          <w:u w:color="004C7F"/>
        </w:rPr>
        <w:instrText xml:space="preserve"> ADDIN ZOTERO_ITEM CSL_CITATION {"citationID":"IKri1sQV","properties":{"formattedCitation":"(12)","plainCitation":"(12)","noteIndex":0},"citationItems":[{"id":4,"uris":["http://zotero.org/users/6304864/items/EMM4BBSS"],"itemData":{"id":4,"type":"book","edition":"10th","event-place":"633 N. Saint Clair Street, Chicago, IL 60611-3211","publisher":"American College of Surgeons","publisher-place":"633 N. Saint Clair Street, Chicago, IL 60611-3211","title":"Advanced Trauma Life Support® Student Course Manual","author":[{"family":"American College of Surgeons","given":"Committee on Trauma"}],"issued":{"date-parts":[["2018"]]}}}],"schema":"https://github.com/citation-style-language/schema/raw/master/csl-citation.json"} </w:instrText>
      </w:r>
      <w:r w:rsidRPr="008351CF">
        <w:rPr>
          <w:u w:color="004C7F"/>
        </w:rPr>
        <w:fldChar w:fldCharType="separate"/>
      </w:r>
      <w:r w:rsidRPr="008351CF">
        <w:rPr>
          <w:u w:color="004C7F"/>
        </w:rPr>
        <w:t>(12)</w:t>
      </w:r>
      <w:r w:rsidRPr="008351CF">
        <w:rPr>
          <w:u w:color="004C7F"/>
        </w:rPr>
        <w:fldChar w:fldCharType="end"/>
      </w:r>
      <w:r w:rsidRPr="008351CF">
        <w:rPr>
          <w:u w:color="004C7F"/>
        </w:rPr>
        <w:t xml:space="preserve">. In the US and many other countries training in ATLS® is virtually mandatory for trauma care physicians </w:t>
      </w:r>
      <w:r w:rsidRPr="008351CF">
        <w:rPr>
          <w:u w:color="004C7F"/>
        </w:rPr>
        <w:fldChar w:fldCharType="begin"/>
      </w:r>
      <w:r w:rsidRPr="008351CF">
        <w:rPr>
          <w:u w:color="004C7F"/>
        </w:rPr>
        <w:instrText xml:space="preserve"> ADDIN ZOTERO_ITEM CSL_CITATION {"citationID":"OCN1k1z4","properties":{"formattedCitation":"(13)","plainCitation":"(13)","noteIndex":0},"citationItems":[{"id":3,"uris":["http://zotero.org/users/6304864/items/GETCU3M5"],"itemData":{"id":3,"type":"book","event-place":"Chicago, IL 60611-3295","ISBN":"978-1-7369212-9-6","publisher":"American College of Surgeons","publisher-place":"Chicago, IL 60611-3295","title":"Resources for Optimal Care of the Injured Patient","author":[{"literal":"American College of Surgeons"}],"issued":{"date-parts":[["2022"]]}}}],"schema":"https://github.com/citation-style-language/schema/raw/master/csl-citation.json"} </w:instrText>
      </w:r>
      <w:r w:rsidRPr="008351CF">
        <w:rPr>
          <w:u w:color="004C7F"/>
        </w:rPr>
        <w:fldChar w:fldCharType="separate"/>
      </w:r>
      <w:r w:rsidRPr="008351CF">
        <w:rPr>
          <w:u w:color="004C7F"/>
        </w:rPr>
        <w:t>(13)</w:t>
      </w:r>
      <w:r w:rsidRPr="008351CF">
        <w:rPr>
          <w:u w:color="004C7F"/>
        </w:rPr>
        <w:fldChar w:fldCharType="end"/>
      </w:r>
      <w:r w:rsidRPr="008351CF">
        <w:rPr>
          <w:u w:color="004C7F"/>
        </w:rPr>
        <w:t xml:space="preserve">. However, uptake in low- and middle-income countries (LMICs) has been slow, potentially due to high costs </w:t>
      </w:r>
      <w:r w:rsidRPr="008351CF">
        <w:rPr>
          <w:u w:color="004C7F"/>
        </w:rPr>
        <w:fldChar w:fldCharType="begin"/>
      </w:r>
      <w:r w:rsidRPr="008351CF">
        <w:rPr>
          <w:u w:color="004C7F"/>
        </w:rPr>
        <w:instrText xml:space="preserve"> ADDIN ZOTERO_ITEM CSL_CITATION {"citationID":"rd8yeLuj","properties":{"formattedCitation":"(9)","plainCitation":"(9)","noteIndex":0},"citationItems":[{"id":96,"uris":["http://zotero.org/users/6304864/items/8879QKVQ"],"itemData":{"id":96,"type":"article-journal","container-title":"Injury","DOI":"10.1016/j.injury.2019.10.084","ISSN":"0020-1383","issue":"2","note":"publisher: Elsevier BV","page":"136–141","title":"Are Primary Trauma Care (PTC) courses beneficial in low- and middle-income countries - A systematic review","volume":"51","author":[{"family":"Kadhum","given":"Murtaza"},{"family":"Sinclair","given":"Pierre"},{"family":"Lavy","given":"Chris"}],"issued":{"date-parts":[["2020",2]]}}}],"schema":"https://github.com/citation-style-language/schema/raw/master/csl-citation.json"} </w:instrText>
      </w:r>
      <w:r w:rsidRPr="008351CF">
        <w:rPr>
          <w:u w:color="004C7F"/>
        </w:rPr>
        <w:fldChar w:fldCharType="separate"/>
      </w:r>
      <w:r w:rsidRPr="008351CF">
        <w:rPr>
          <w:u w:color="004C7F"/>
        </w:rPr>
        <w:t>(9)</w:t>
      </w:r>
      <w:r w:rsidRPr="008351CF">
        <w:rPr>
          <w:u w:color="004C7F"/>
        </w:rPr>
        <w:fldChar w:fldCharType="end"/>
      </w:r>
      <w:r w:rsidRPr="008351CF">
        <w:rPr>
          <w:u w:color="004C7F"/>
        </w:rPr>
        <w:t>.</w:t>
      </w:r>
    </w:p>
    <w:p w14:paraId="15A6A117" w14:textId="77777777" w:rsidR="008351CF" w:rsidRPr="008351CF" w:rsidRDefault="008351CF" w:rsidP="008351CF">
      <w:pPr>
        <w:rPr>
          <w:u w:color="004C7F"/>
        </w:rPr>
      </w:pPr>
    </w:p>
    <w:p w14:paraId="12341463" w14:textId="668419C5" w:rsidR="009D6F40" w:rsidRPr="008351CF" w:rsidRDefault="008351CF" w:rsidP="008351CF">
      <w:pPr>
        <w:rPr>
          <w:rStyle w:val="NoneA"/>
          <w:color w:val="006600"/>
          <w:sz w:val="20"/>
          <w:szCs w:val="20"/>
          <w:u w:color="004C7F"/>
        </w:rPr>
      </w:pPr>
      <w:r w:rsidRPr="008351CF">
        <w:rPr>
          <w:u w:color="004C7F"/>
        </w:rPr>
        <w:lastRenderedPageBreak/>
        <w:t xml:space="preserve">Three randomised studies show that ATLS® improves knowledge and clinical skills </w:t>
      </w:r>
      <w:r w:rsidRPr="008351CF">
        <w:rPr>
          <w:u w:color="004C7F"/>
        </w:rPr>
        <w:fldChar w:fldCharType="begin"/>
      </w:r>
      <w:r w:rsidRPr="008351CF">
        <w:rPr>
          <w:u w:color="004C7F"/>
        </w:rPr>
        <w:instrText xml:space="preserve"> ADDIN ZOTERO_ITEM CSL_CITATION {"citationID":"QAouttsG","properties":{"formattedCitation":"(14\\uc0\\u8211{}16)","plainCitation":"(14–16)","noteIndex":0},"citationItems":[{"id":8,"uris":["http://zotero.org/users/6304864/items/9Z2GY27E"],"itemData":{"id":8,"type":"article-journal","container-title":"The Journal of Trauma: Injury, Infection, and Critical Care","ISSN":"0022-5282","issue":"5","note":"publisher: Williams &amp; Wilkins","page":"687-691","title":"Demonstration of Acquisition of Trauma Management Skills by Senior Medical Students Completing the ATLS Program","volume":"38","author":[{"family":"Ali","given":"Jameel"},{"family":"Cohen","given":"Robert"},{"family":"Reznick","given":"R"}],"issued":{"date-parts":[["1995",5]]}}},{"id":9,"uris":["http://zotero.org/users/6304864/items/DTUM4TBN"],"itemData":{"id":9,"type":"article-journal","container-title":"World Journal of Surgery","DOI":"10.1007/s002689900171","ISSN":"1432-2323","issue":"8","note":"publisher: Springer Science and Business Media LLC","page":"1121–1126","title":"Teaching Effectiveness of the Advanced Trauma Life Support Program as Demonstrated by an Objective Structured Clinical Examination for Practicing Physicians","volume":"20","author":[{"family":"Ali","given":"Jameel"},{"family":"Cohen","given":"Robert"},{"family":"Adam","given":"Rasheed"},{"family":"Theophilus J.","given":"Gana"},{"family":"Pierre","given":"Ian"},{"family":"Bedaysie","given":"Henry"},{"family":"Ali","given":"Ernest"},{"family":"West","given":"Undine"},{"family":"Winn","given":"Jennifer"}],"issued":{"date-parts":[["1996",10]]}}},{"id":11,"uris":["http://zotero.org/users/6304864/items/MYQF49CU"],"itemData":{"id":11,"type":"article-journal","container-title":"The Journal of Trauma: Injury, Infection, and Critical Care","DOI":"10.1097/00005373-199901000-00013","ISSN":"1079-6061","issue":"1","note":"publisher: Ovid Technologies (Wolters Kluwer Health)","page":"80–86","title":"Comparison of Performance of Interns Completing the Old (1993) and New Interactive (1997) Advanced Trauma Life Support Courses","volume":"46","author":[{"family":"Ali","given":"Jameel"},{"family":"Adam","given":"Rasheed U."},{"family":"Josa","given":"David"},{"family":"Pierre","given":"Ian"},{"family":"Bedaysie","given":"Henry"},{"family":"West","given":"Undine"},{"family":"Winn","given":"Jennifer"},{"family":"Haynes","given":"Beresford"}],"issued":{"date-parts":[["1999",1]]}}}],"schema":"https://github.com/citation-style-language/schema/raw/master/csl-citation.json"} </w:instrText>
      </w:r>
      <w:r w:rsidRPr="008351CF">
        <w:rPr>
          <w:u w:color="004C7F"/>
        </w:rPr>
        <w:fldChar w:fldCharType="separate"/>
      </w:r>
      <w:r w:rsidRPr="008351CF">
        <w:rPr>
          <w:u w:color="004C7F"/>
          <w:lang w:val="en-GB"/>
        </w:rPr>
        <w:t>(14–16)</w:t>
      </w:r>
      <w:r w:rsidRPr="008351CF">
        <w:rPr>
          <w:u w:color="004C7F"/>
        </w:rPr>
        <w:fldChar w:fldCharType="end"/>
      </w:r>
      <w:r w:rsidRPr="008351CF">
        <w:rPr>
          <w:u w:color="004C7F"/>
        </w:rPr>
        <w:t xml:space="preserve">, but no randomised controlled trials or high-quality quasi-experimental trials indicate that ATLS® improves patient outcomes </w:t>
      </w:r>
      <w:r w:rsidRPr="008351CF">
        <w:rPr>
          <w:u w:color="004C7F"/>
        </w:rPr>
        <w:fldChar w:fldCharType="begin"/>
      </w:r>
      <w:r w:rsidRPr="008351CF">
        <w:rPr>
          <w:u w:color="004C7F"/>
        </w:rPr>
        <w:instrText xml:space="preserve"> ADDIN ZOTERO_ITEM CSL_CITATION {"citationID":"KaxMlTZ2","properties":{"formattedCitation":"(7,8,10,11,17)","plainCitation":"(7,8,10,11,17)","noteIndex":0},"citationItems":[{"id":117,"uris":["http://zotero.org/users/6304864/items/9MHTX5CZ"],"itemData":{"id":117,"type":"article-journal","container-title":"World Journal of Surgery","DOI":"10.1007/s00268-013-2294-0","ISSN":"1432-2323","issue":"2","note":"publisher: Springer Science and Business Media LLC","page":"322–329","title":"Educational and Clinical Impact of Advanced Trauma Life Support (ATLS) Courses: A Systematic Review","volume":"38","author":[{"family":"Mohammad","given":"Alshafi"},{"family":"Branicki","given":"Frank"},{"family":"Abu-Zidan","given":"Fikri M."}],"issued":{"date-parts":[["2013",10]]}}},{"id":93,"uris":["http://zotero.org/users/6304864/items/QT5EIRN2"],"itemData":{"id":93,"type":"article-journal","container-title":"Cochrane Database of Systematic Reviews","DOI":"10.1002/14651858.cd004173.pub4","ISSN":"1465-1858","note":"publisher: Wiley","title":"Advanced trauma life support training for hospital staff","URL":"http://dx.doi.org/10.1002/14651858.CD004173.pub4","author":[{"family":"Jayaraman","given":"Sudha"},{"family":"Sethi","given":"Dinesh"},{"family":"Chinnock","given":"Paul"},{"family":"Wong","given":"Roger"}],"issued":{"date-parts":[["2014",8]]}}},{"id":94,"uris":["http://zotero.org/users/6304864/items/Y6ESL52D"],"itemData":{"id":94,"type":"article-journal","container-title":"World Journal of Surgery","DOI":"10.1007/s00268-021-06065-9","ISSN":"1432-2323","issue":"7","note":"publisher: Springer Science and Business Media LLC","page":"1982–1998","title":"Effectiveness of Quality Improvement Processes, Interventions, and Structure in Trauma Systems in Low- and Middle-Income Countries: A Systematic Review and Meta-analysis","volume":"45","author":[{"family":"Jin","given":"James"},{"family":"Akau’ola","given":"Salesi’"},{"family":"Yip","given":"Cheng-Har"},{"family":"Nthumba","given":"Peter"},{"family":"Ameh","given":"Emmanuel A."},{"family":"Jonge","given":"Stijn","non-dropping-particle":"de"},{"family":"Mehes","given":"Mira"},{"family":"Waiqanabete","given":"Iferemi"},{"family":"Henry","given":"Jaymie"},{"family":"Hill","given":"Andrew"}],"issued":{"date-parts":[["2021",4]]}}},{"id":741,"uris":["http://zotero.org/users/6304864/items/2XDFLSQQ"],"itemData":{"id":741,"type":"article-journal","abstract":"Background: Due to complex geography and resource constraints, trauma patients are often initially transported to community or rural facilities rather than a larger Level I or II trauma center. The objective of this scoping review was to synthesize evidence on interventions that improved the quality of trauma care and/or reduced healthcare costs at non-Level I or II facilities.\nMethods: A scoping review was performed to identify studies implementing a Quality Improvement (QI) initiative at a non-major trauma center (i.e., non-Level I or II trauma center [or equivalent]). We searched 3 electronic databases (MEDLINE, Embase, CINAHL) and the grey literature (relevant networks, organizations/associations). Methodological quality was evaluated using NIH and JBI study quality assessment tools. Studies were included if they evaluated the effect of implementing a trauma care QI initiative on one or more of the following: 1) trauma outcomes (mortality, morbidity); 2) system outcomes (e.g., length of stay [LOS], transfer times, provider factors); 3) provider knowledge or perception; or 4) healthcare costs. Pediatric trauma, pre-hospital and tele-trauma specific studies were excluded.\nResults: Of 1046 data sources screened, 36 were included for full review (29 journal articles, 7 abstracts/posters without full text). Educational initiatives including the Rural Trauma Team Development Course and the Advanced Trauma Life Support course were the most common QI interventions investigated. Study outcomes included process metrics such as transfer time to tertiary care and hospital LOS, along with measures of provider perception and knowledge. Improvement in mortality was reported in a single study evaluating the impact of establishing a dedicated trauma service at a community hospital.\nConclusions: Our review captured a broad spectrum of trauma QI projects implemented at non-major trauma centers. Educational interventions did result in process outcome improvements and high rates of self-reported improvements in trauma care. Given the heterogeneous capabilities of community and rural hospitals, there is no panacea for trauma QI at these facilities. Future research should focus on patient outcomes like mortality and morbidity, and locally relevant initiatives.","container-title":"Injury","DOI":"10.1016/j.injury.2024.111492","ISSN":"00201383","issue":"6","journalAbbreviation":"Injury","language":"en","page":"111492","source":"DOI.org (Crossref)","title":"Effect of trauma quality improvement initiatives on outcomes and costs at community hospitals: A scoping review","title-short":"Effect of trauma quality improvement initiatives on outcomes and costs at community hospitals","volume":"55","author":[{"family":"McIver","given":"Reba"},{"family":"Erdogan","given":"Mete"},{"family":"Parker","given":"Robin"},{"family":"Evans","given":"Allyson"},{"family":"Green","given":"Robert"},{"family":"Gomez","given":"David"},{"family":"Johnston","given":"Tyler"}],"issued":{"date-parts":[["2024",6]]}}},{"id":138,"uris":["http://zotero.org/users/6304864/items/GYPL86TT"],"itemData":{"id":138,"type":"article-journal","container-title":"The New Ropanasury Journal of Surgery","DOI":"10.7454/nrjs.v8i2.1152","ISSN":"2549-7871","issue":"2","note":"publisher: Universitas Indonesia, Directorate of Research and Public Service","title":"Impact of Advanced Trauma Life Support Training for Improving Mortality Outcome: A Systematic Review and Meta-analysis","URL":"http://dx.doi.org/10.7454/nrjs.v8i2.1152","volume":"8","author":[{"family":"Putra","given":"Afid B."},{"family":"Nurachman","given":"Luthfian A."},{"family":"Suryawiditya","given":"Bagus A."},{"family":"Risyaldi","given":"Muftah"},{"family":"Sihardo","given":"Lam"}],"issued":{"date-parts":[["2023",6]]}}}],"schema":"https://github.com/citation-style-language/schema/raw/master/csl-citation.json"} </w:instrText>
      </w:r>
      <w:r w:rsidRPr="008351CF">
        <w:rPr>
          <w:u w:color="004C7F"/>
        </w:rPr>
        <w:fldChar w:fldCharType="separate"/>
      </w:r>
      <w:r w:rsidRPr="008351CF">
        <w:rPr>
          <w:u w:color="004C7F"/>
        </w:rPr>
        <w:t>(7,8,10,11,17)</w:t>
      </w:r>
      <w:r w:rsidRPr="008351CF">
        <w:rPr>
          <w:u w:color="004C7F"/>
        </w:rPr>
        <w:fldChar w:fldCharType="end"/>
      </w:r>
      <w:r w:rsidRPr="008351CF">
        <w:rPr>
          <w:u w:color="004C7F"/>
        </w:rPr>
        <w:t xml:space="preserve">. We conducted an updated systematic review (unpublished), and estimated a pooled risk ratio of 0.76 (95% CI 0.57; 1.01) from 12 heterogeneous (I2 0.9) observational studies on the effect of ATLS on mortality </w:t>
      </w:r>
      <w:r w:rsidRPr="008351CF">
        <w:rPr>
          <w:u w:color="004C7F"/>
        </w:rPr>
        <w:fldChar w:fldCharType="begin"/>
      </w:r>
      <w:r w:rsidRPr="008351CF">
        <w:rPr>
          <w:u w:color="004C7F"/>
        </w:rPr>
        <w:instrText xml:space="preserve"> ADDIN ZOTERO_ITEM CSL_CITATION {"citationID":"q8X0em4r","properties":{"formattedCitation":"(18\\uc0\\u8211{}29)","plainCitation":"(18–29)","noteIndex":0},"citationItems":[{"id":176,"uris":["http://zotero.org/users/6304864/items/27E5PVFX"],"itemData":{"id":176,"type":"article-journal","container-title":"The American Journal of Surgery","DOI":"10.1016/s0002-9610(88)80150-8","ISSN":"0002-9610","issue":"5","note":"publisher: Elsevier BV","page":"704–707","title":"Impact of advanced trauma life support training on early trauma management","volume":"155","author":[{"family":"Vestrup","given":"Judith A."},{"family":"Stormorken","given":"Anne"},{"family":"Wood","given":"Victor"}],"issued":{"date-parts":[["1988",5]]}}},{"id":14,"uris":["http://zotero.org/users/6304864/items/TJ87IWBL"],"itemData":{"id":14,"type":"article-journal","container-title":"West Indian Medical Journal","ISSN":"2309-5830","issue":"2","page":"72-74","title":"The impact of the ATLS course on traffic accident mortality in Trinidad and Tobago","volume":"41","author":[{"family":"Ariyanayagam","given":"DC"},{"family":"Naraynsingh","given":"Vijay"},{"family":"Maraj","given":"Ian"}],"issued":{"date-parts":[["1992",6]]}}},{"id":7,"uris":["http://zotero.org/users/6304864/items/24WCPK99"],"itemData":{"id":7,"type":"article-journal","container-title":"The Journal of Trauma: Injury, Infection, and Critical Care","DOI":"10.1097/00005373-199306000-00022","ISSN":"0022-5282","issue":"6","note":"publisher: Ovid Technologies (Wolters Kluwer Health)","page":"890–899","title":"Trauma outcome improves following the advanced trauma life support program in a developing country","volume":"34","author":[{"family":"Ali","given":"Jameel"},{"family":"Adam","given":"R."},{"family":"Butler","given":"A. K."},{"family":"Chang","given":"H."},{"family":"Howard","given":"M."},{"family":"Gonsalves","given":"D."},{"family":"Pitt-Miller","given":"P."},{"family":"Stedman","given":"M."},{"family":"Winn","given":"J."},{"family":"Williams","given":"J. I."}],"issued":{"date-parts":[["1993",6]]}}},{"id":554,"uris":["http://zotero.org/users/6304864/items/9RSNSEXC"],"itemData":{"id":554,"type":"article-journal","abstract":"Background. Statewide trauma systems are implemented by health care policy makers whose intent is to improve the process of care delivered to seriously injured patients. In Oregon, Advanced Trauma Life Support (ATLS) training was mandated for all physicians employed in the emergency department of trauma centers. The purpose of this study was to test the hypothesis that mandatory ATLS training favorably influenced processes of care.\nMethods. Seriously injured patients treated at 9 rural Level 3 and Level 4 hospitals were studied before (PRE) and after (POST) implementation of Oregon’s trauma system. The processes of care evaluated on the basis of chart review were 20 diagnostic and therapeutic interventions advocated in the ATLS course. A cumulative process score (CPS) between 0 and 1 was assigned on the basis of the processes of care delivered. A CPS of 1 indicated optimal process of care.\nResults. Mean CPS for 506 PRE period patients (0.44 ± 0.27) was significantly lower than the mean CPS for 512 POST period patients (0.57 ± 0.27) with an unpaired t test (P &lt; .001). For the subgroup with injury severity score of 16 to 34, the mean CPS of survivors (0.67 ± 0.19) was significantly higher than the mean CPS of decedents (0.57 ± 0.25).\nConclusions. Process of care for seriously injured patients improved after categorization of rural trauma centers in Oregon. Evidence shows improved process of care may have benefitted patients with serious but survivable injuries. Measurement of process of care is an alternative to mortality analysis as an indication of the quality of care. (Surgery 2001;130:273-9.)","container-title":"Surgery","DOI":"10.1067/msy.2001.115898","ISSN":"00396060","issue":"2","journalAbbreviation":"Surgery","language":"en","page":"273-279","source":"DOI.org (Crossref)","title":"Influence of trauma system implementation on process of care delivered to seriously injured patients in rural trauma centers","volume":"130","author":[{"family":"Olson","given":"Christine J."},{"family":"Arthur","given":"Melanie"},{"family":"Mullins","given":"Richard J."},{"family":"Rowland","given":"Donna"},{"family":"Hedges","given":"Jerris R."},{"family":"Mann","given":"N.Clay"}],"issued":{"date-parts":[["2001",8]]}}},{"id":173,"uris":["http://zotero.org/users/6304864/items/LUJY8JAC"],"itemData":{"id":173,"type":"article-journal","container-title":"The American Journal of Emergency Medicine","DOI":"10.1016/j.ajem.2004.08.013","ISSN":"0735-6757","issue":"7","note":"publisher: Elsevier BV","page":"522–525","title":"Clinical impact of advanced trauma life support","volume":"22","author":[{"family":"Olden","given":"Ger D.J.","non-dropping-particle":"van"},{"family":"Dik Meeuwis","given":"J."},{"family":"Bolhuis","given":"Hugo W."},{"family":"Boxma","given":"Han"},{"family":"Goris","given":"R.Jan A."}],"issued":{"date-parts":[["2004",11]]}}},{"id":133,"uris":["http://zotero.org/users/6304864/items/KRFQUX4X"],"itemData":{"id":133,"type":"article-journal","container-title":"Chinese Journal of Traumatology","ISSN":"1008-1275","issue":"6","note":"publisher: Elsevier BV","page":"341-344","title":"Comparison of severe trauma care effect before and after advanced trauma life support training","volume":"13","author":[{"family":"Wang","given":"Peng"},{"family":"Li","given":"Neng-Ping"},{"family":"Gu","given":"Yong-Feng"},{"family":"Lu","given":"Xiao-Bing"},{"family":"Cong","given":"Jian-Nong"},{"family":"Yang","given":"Xin"},{"family":"Ling","given":"Yun"}],"issued":{"date-parts":[["2010",12]]}}},{"id":43,"uris":["http://zotero.org/users/6304864/items/S9SVU7EL"],"itemData":{"id":43,"type":"article-journal","container-title":"Resuscitation","DOI":"10.1016/j.resuscitation.2010.10.005","ISSN":"0300-9572","issue":"2","note":"publisher: Elsevier BV","page":"180–184","title":"Advanced Trauma Life Support certified physicians in a non trauma system setting: Is it enough?","volume":"82","author":[{"family":"Drimousis","given":"Panagiotis G."},{"family":"Theodorou","given":"Dimitrios"},{"family":"Toutouzas","given":"Konstantinos"},{"family":"Stergiopoulos","given":"Spiros"},{"family":"Delicha","given":"Eumorfia M."},{"family":"Giannopoulos","given":"Panagiotis"},{"family":"Larentzakis","given":"Antreas"},{"family":"Katsaragakis","given":"Stylianos"}],"issued":{"date-parts":[["2011",2]]}}},{"id":72,"uris":["http://zotero.org/users/6304864/items/MLQEA5VH"],"itemData":{"id":72,"type":"article-journal","container-title":"Journal of Trauma and Acute Care Surgery","DOI":"10.1097/ta.0b013e31829880a0","ISSN":"2163-0755","issue":"1","note":"publisher: Ovid Technologies (Wolters Kluwer Health)","page":"60–68","title":"Hospital-based trauma quality improvement initiatives: First step toward improving trauma outcomes in the developing world","volume":"75","author":[{"family":"Hashmi","given":"Zain G."},{"family":"Haider","given":"Adil H."},{"family":"Zafar","given":"Syed Nabeel"},{"family":"Kisat","given":"Mehreen"},{"family":"Moosa","given":"Asad"},{"family":"Siddiqui","given":"Farjad"},{"family":"Pardhan","given":"Amyn"},{"family":"Latif","given":"Asad"},{"family":"Zafar","given":"Hasnain"}],"issued":{"date-parts":[["2013",7]]}}},{"id":135,"uris":["http://zotero.org/users/6304864/items/25M37CRG"],"itemData":{"id":135,"type":"article-journal","container-title":"World Journal of Surgery","DOI":"10.1007/s00268-014-2899-y","ISSN":"1432-2323","issue":"4","note":"publisher: Springer Science and Business Media LLC","page":"926–933","title":"Can Focused Trauma Education Initiatives Reduce Mortality or Improve Resource Utilization in a Low-Resource Setting?","volume":"39","author":[{"family":"Petroze","given":"Robin T."},{"family":"Byiringiro","given":"Jean Claude"},{"family":"Ntakiyiruta","given":"Georges"},{"family":"Briggs","given":"Susan M."},{"family":"Deckelbaum","given":"Dan L."},{"family":"Razek","given":"Tarek"},{"family":"Riviello","given":"Robert"},{"family":"Kyamanywa","given":"Patrick"},{"family":"Reid","given":"Jennifer"},{"family":"Sawyer","given":"Robert G."},{"family":"Calland","given":"J. Forrest"}],"issued":{"date-parts":[["2014",12]]}}},{"id":20,"uris":["http://zotero.org/users/6304864/items/EMYH3LEE"],"itemData":{"id":20,"type":"article-journal","container-title":"Annali italiani di chirurgia","issue":"1","note":"publisher: Edizioni Luigi Pozzi S.r.l.","page":"68-74","title":"How formative courses about damage control surgery and non-operative management improved outcome and survival in unstable politrauma patients in a Mountain Trauma Center","volume":"87","author":[{"family":"Bellanova","given":"Giovanni"},{"family":"Buccelletti","given":"Francesco"},{"family":"Berletti","given":"Riccardo"},{"family":"Cavana","given":"Marco"},{"family":"Folgheraiter","given":"Giorgio"},{"family":"Groppo","given":"Francesca"},{"family":"Marchetti","given":"Chiara"},{"family":"Marzano","given":"Amelia"},{"family":"Massè","given":"Alessandro"},{"family":"Musetti","given":"Antonio"},{"family":"Pelanda","given":"Tina"},{"family":"Ricci","given":"Nicola"},{"family":"Tugnoli","given":"Gregorio"},{"family":"Papadia","given":"Damiano"},{"family":"Ramponi","given":"Claudio"}],"issued":{"date-parts":[["2016",10]]}}},{"id":111,"uris":["http://zotero.org/users/6304864/items/GMAVXRIN"],"itemData":{"id":111,"type":"article-journal","container-title":"Turkish Journal of Trauma and Emergency Surgery","DOI":"10.5505/tjtes.2015.19540","ISSN":"1306-696X","note":"publisher: Kare Publishing","title":"Impact of ATLS Guidelines and Trauma Team Introduction an 24 Hours Mortality in Severe Trauma in a Busy Italian Metropolitan Hospital: a Case Control Study.","URL":"http://dx.doi.org/10.5505/tjtes.2015.19540","author":[{"family":"Magnone","given":"Stefano"},{"family":"Allegri","given":"Andrea"},{"family":"Belotti","given":"Eugenia"},{"family":"Castelli","given":"Claudio Carlo"},{"family":"Ceresoli","given":"Marco"},{"family":"Coccolini","given":"Federico"},{"family":"Manfredi","given":"Roberto"},{"family":"Merli","given":"Cecilia"},{"family":"Palamara","given":"Fabrizio"},{"family":"Piazzalunga","given":"Dario"},{"family":"Valetti","given":"Tino Martino"},{"family":"Ansaloni","given":"Luca"}],"issued":{"date-parts":[["2015"]]}}},{"id":867,"uris":["http://zotero.org/users/6304864/items/HEE75AG9"],"itemData":{"id":867,"type":"article-journal","abstract":"Trauma is a leading cause of mortality worldwide, particularly in low and middle-income countries (LMICs) like Kenya. This study evaluates the impact of Advanced Trauma Life Support (ATLS) training on 30-day mortality outcomes in severely injured patients at a tertiary care center in Kenya.","container-title":"International Journal of Emergency Medicine","DOI":"10.1186/s12245-024-00713-2","ISSN":"1865-1380","issue":"1","journalAbbreviation":"International Journal of Emergency Medicine","page":"153","source":"BioMed Central","title":"Impact of advanced trauma life support training on 30-day mortality in severely injured patients at a Kenyan tertiary center: a retrospective matched case-control study","title-short":"Impact of advanced trauma life support training on 30-day mortality in severely injured patients at a Kenyan tertiary center","volume":"17","author":[{"family":"Kamau","given":"Charbel"},{"family":"Chikophe","given":"Idris"},{"family":"Abdallah","given":"Abdulkarim"},{"family":"Mogere","given":"Edwin"}],"issued":{"date-parts":[["2024",10,10]]}}}],"schema":"https://github.com/citation-style-language/schema/raw/master/csl-citation.json"} </w:instrText>
      </w:r>
      <w:r w:rsidRPr="008351CF">
        <w:rPr>
          <w:u w:color="004C7F"/>
        </w:rPr>
        <w:fldChar w:fldCharType="separate"/>
      </w:r>
      <w:r w:rsidRPr="008351CF">
        <w:rPr>
          <w:u w:color="004C7F"/>
          <w:lang w:val="en-GB"/>
        </w:rPr>
        <w:t>(18–29)</w:t>
      </w:r>
      <w:r w:rsidRPr="008351CF">
        <w:rPr>
          <w:u w:color="004C7F"/>
        </w:rPr>
        <w:fldChar w:fldCharType="end"/>
      </w:r>
      <w:r w:rsidRPr="008351CF">
        <w:rPr>
          <w:u w:color="004C7F"/>
        </w:rPr>
        <w:t xml:space="preserve">. We also conducted a pilot cluster randomised controlled trial that showed that a full scale trial should be feasible </w:t>
      </w:r>
      <w:r w:rsidRPr="008351CF">
        <w:rPr>
          <w:u w:color="004C7F"/>
        </w:rPr>
        <w:fldChar w:fldCharType="begin"/>
      </w:r>
      <w:r w:rsidRPr="008351CF">
        <w:rPr>
          <w:u w:color="004C7F"/>
        </w:rPr>
        <w:instrText xml:space="preserve"> ADDIN ZOTERO_ITEM CSL_CITATION {"citationID":"MqMaKIn8","properties":{"formattedCitation":"(30,31)","plainCitation":"(30,31)","noteIndex":0},"citationItems":[{"id":62,"uris":["http://zotero.org/users/6304864/items/4T586LE7"],"itemData":{"id":62,"type":"article-journal","container-title":"BMJ Open","DOI":"10.1136/bmjopen-2021-057504","ISSN":"2044-6055","issue":"4","note":"publisher: BMJ","page":"e057504","title":"A pilot multicentre cluster randomised trial to compare the effect of trauma life support training programmes on patient and provider outcomes","volume":"12","author":[{"family":"Gerdin Wärnberg","given":"Martin"},{"family":"Berg","given":"Johanna"},{"family":"Bhandarkar","given":"Prashant"},{"family":"Chatterjee","given":"Anirban"},{"family":"Chatterjee","given":"Shamita"},{"family":"Chintamani","given":"Chintamani"},{"family":"Felländer-Tsai","given":"Li"},{"family":"Gadgil","given":"Anita"},{"family":"Ghag","given":"Geeta"},{"family":"Hasselberg","given":"Marie"},{"family":"Juillard","given":"Catherine"},{"family":"Khajanchi","given":"Monty"},{"family":"Kizhakke Veetil","given":"Deepa"},{"family":"Kumar","given":"Vineet"},{"family":"Kundu","given":"Debabrata"},{"family":"Mishra","given":"Anurag"},{"family":"Patil","given":"Priti"},{"family":"Roy","given":"Nobhojit"},{"family":"Roy","given":"Amit"},{"family":"David","given":"Siddarth"},{"family":"Singh","given":"Rajdeep"},{"family":"Solomon","given":"Harris"},{"family":"Soni","given":"Kapil Dev"},{"family":"Strömmer","given":"Lovisa"},{"family":"Tandon","given":"Megha"}],"issued":{"date-parts":[["2022",4]]}}},{"id":849,"uris":["http://zotero.org/users/6304864/items/667QPVZ3"],"itemData":{"id":849,"type":"article-journal","abstract":"&lt;h3&gt;Abstract&lt;/h3&gt; &lt;h3&gt;Importance&lt;/h3&gt; &lt;p&gt;There is no high-quality evidence to show that trauma life support training programmes improve patient outcomes.&lt;/p&gt;&lt;h3&gt;Objective&lt;/h3&gt; &lt;p&gt;To assess the feasibility of conducting a cluster randomised controlled trial comparing the effect of Advanced Trauma Life Support&lt;sup&gt;®&lt;/sup&gt; (ATLS&lt;sup&gt;®&lt;/sup&gt;) and Primary Trauma Care (PTC) with standard care on patient outcomes, and to estimate probable effect sizes and other measures needed for the sample size calculations of a full-scale trial.&lt;/p&gt;&lt;h3&gt;Design&lt;/h3&gt; &lt;p&gt;A pilot pragmatic three-armed parallel, cluster randomised, controlled trial between April 2022 and February 2023. Patient follow up was 30 days.&lt;/p&gt;&lt;h3&gt;Setting&lt;/h3&gt; &lt;p&gt;Tertiary care hospitals across metropolitan areas in India.&lt;/p&gt;&lt;h3&gt;Participants&lt;/h3&gt; &lt;p&gt;Adult trauma patients and residents managing these patients.&lt;/p&gt;&lt;h3&gt;Interventions&lt;/h3&gt; &lt;p&gt;ATLS&lt;sup&gt;®&lt;/sup&gt; or PTC training for residents in the intervention arms.&lt;/p&gt;&lt;h3&gt;Main Outcomes and Measures&lt;/h3&gt; &lt;p&gt;The outcomes were consent rate, lost to follow up rate, pass rate, missing data rates, differences in distribution between observed and data extracted from medical records as well as all cause and in-hospital mortality at 30 days from the time of arrival to the emergency department.&lt;/p&gt;&lt;h3&gt;Results&lt;/h3&gt; &lt;p&gt;Two hospitals were randomised to ATLS&lt;sup&gt;®&lt;/sup&gt;, two to PTC, and three to standard care. We included 376 patients and 22 residents. The percentage of patients who consented to follow up was 77% and the percentage of residents who consented to training was 100%. The lost to follow up rate was 14%. The pass rate was 100%. The missing data was overall low for key variables. Data collected through observations were similar to data extracted from medical records, but there was more missing data in the extracted data. Twenty-two (16%) patients died within 30 days in the standard care arm, one (4%) patient in the ATLS&lt;sup&gt;®&lt;/sup&gt; arm, and three (5%) patients in the PTC arm.&lt;/p&gt;&lt;h3&gt;Conclusions and Relevance&lt;/h3&gt; &lt;p&gt;Conducting a full-scale cluster randomised controlled trial comparing the effects of ATLS&lt;sup&gt;®&lt;/sup&gt;, PTC, and standard care on patient outcomes will be feasible, especially if such a trial would use data and outcomes available in medical records.&lt;/p&gt;&lt;h3&gt;Key Points&lt;/h3&gt; &lt;h3&gt;Question&lt;/h3&gt; &lt;p&gt;Is it feasible to conduct a cluster randomised trial comparing trauma life support training with standard care?&lt;/p&gt;&lt;h3&gt;Findings&lt;/h3&gt; &lt;p&gt;In this pilot cluster randomized trial that included 376 patients and 22 residents from seven hospitals, we found high consent rates, low lost to follow up rates, and low missing data for key variables.&lt;/p&gt;&lt;h3&gt;Meaning&lt;/h3&gt; &lt;p&gt;Conducting a full-scale cluster cluster trial comparing the effects of trauma life support training with standard care on patient outcomes will be feasible, especially if such a trial would use data and outcomes available in medical records.&lt;/p&gt;","container-title":"medRxiv","DOI":"10.1101/2024.03.13.24304236","language":"en","license":"© 2024, Posted by Cold Spring Harbor Laboratory. This pre-print is available under a Creative Commons License (Attribution 4.0 International), CC BY 4.0, as described at http://creativecommons.org/licenses/by/4.0/","note":"publisher: Cold Spring Harbor Laboratory Press","page":"2024.03.13.24304236","source":"www.medrxiv.org","title":"Feasibility of a Cluster Randomised Trial on the Effect of Trauma Life Support Training: A Pilot Study","title-short":"Feasibility of a Cluster Randomised Trial on the Effect of Trauma Life Support Training","author":[{"family":"Gerdin Wärnberg","given":"Martin"},{"family":"Basak","given":"Debojit"},{"family":"Berg","given":"Johanna"},{"family":"Chatterjee","given":"Shamita"},{"family":"Felländer-Tsai","given":"Li"},{"family":"Ghag","given":"Geeta"},{"family":"Khajanchi","given":"Monty"},{"family":"Khan","given":"Tamal"},{"family":"Juillard","given":"Catherine"},{"family":"Nandu","given":"Vipul"},{"family":"Roy","given":"Nobhojit"},{"family":"Singh","given":"Rajdeep"},{"family":"Soni","given":"Kapil Dev"},{"family":"Strömmer","given":"Lovisa"},{"literal":"Trauma life support training Effectiveness Research Network (TERN) Collaborators"}],"issued":{"date-parts":[["2024",11,26]]}}}],"schema":"https://github.com/citation-style-language/schema/raw/master/csl-citation.json"} </w:instrText>
      </w:r>
      <w:r w:rsidRPr="008351CF">
        <w:rPr>
          <w:u w:color="004C7F"/>
        </w:rPr>
        <w:fldChar w:fldCharType="separate"/>
      </w:r>
      <w:r w:rsidRPr="008351CF">
        <w:rPr>
          <w:u w:color="004C7F"/>
        </w:rPr>
        <w:t>(30,31)</w:t>
      </w:r>
      <w:r w:rsidRPr="008351CF">
        <w:rPr>
          <w:u w:color="004C7F"/>
        </w:rPr>
        <w:fldChar w:fldCharType="end"/>
      </w:r>
      <w:r w:rsidRPr="008351CF">
        <w:rPr>
          <w:u w:color="004C7F"/>
        </w:rPr>
        <w:t xml:space="preserve">, as well as semi-structured interviews that indicated high acceptability of our research and helped to identify important outcomes </w:t>
      </w:r>
      <w:r w:rsidRPr="008351CF">
        <w:rPr>
          <w:u w:color="004C7F"/>
        </w:rPr>
        <w:fldChar w:fldCharType="begin"/>
      </w:r>
      <w:r w:rsidRPr="008351CF">
        <w:rPr>
          <w:u w:color="004C7F"/>
        </w:rPr>
        <w:instrText xml:space="preserve"> ADDIN ZOTERO_ITEM CSL_CITATION {"citationID":"RBu834XT","properties":{"formattedCitation":"(32)","plainCitation":"(32)","noteIndex":0},"citationItems":[{"id":800,"uris":["http://zotero.org/users/6304864/items/2FU64ZHV"],"itemData":{"id":800,"type":"article","abstract":"Trauma is a major global health burden with long-term consequences to patients. Patient-reported outcomes (PROs) are increasingly being recognized and utilised to improve trauma care. It is imperative to identify the PROs that are most relevant, applicable, and suitable to a context. However, there is limited research on PROs in trauma care in low- and middle-income countries, like India, that bear a disproportionate burden of global trauma. This paper aims to examine PROs considered to be most relevant for trauma patients after discharge in the context of urban India.\nWe conducted semi-structured qualitative interviews of 11 adult post discharge trauma patients, across demographic and injury groups, and two persons working with trauma patients from five tertiary-care public hospitals in the Indian cities of Mumbai and Kolkata. We performed thematic analysis to identify themes within the participants responses on PROs important to them based on their experiences.\nFour themes emerged in the analysis of the participant interviews. The need for full physical functioning, the need to address psychological consequences, the need to alleviate economic cost of trauma, and the need for social interactions. Outcomes related to these themes were most relevant to the participants.\nThe findings of this paper can help researchers and clinicians select appropriate PROs, based on the four themes, for trauma research and to improve trauma care in urban India. Future research should focus on PROs relevant to specific demographic and injury groups in India and other LMICs.","DOI":"10.1101/2024.02.20.24302971","language":"en","license":"© 2024, Posted by Cold Spring Harbor Laboratory. This pre-print is available under a Creative Commons License (Attribution-NonCommercial-NoDerivs 4.0 International), CC BY-NC-ND 4.0, as described at http://creativecommons.org/licenses/by-nc-nd/4.0/","note":"page: 2024.02.20.24302971","publisher":"medRxiv","source":"medRxiv","title":"Patient-reported outcomes relevant to post-discharge trauma patients in urban India","URL":"https://www.medrxiv.org/content/10.1101/2024.02.20.24302971v2","author":[{"family":"David","given":"Siddarth"},{"family":"Gerdin Wärnberg","given":"Martin"},{"literal":"Trauma life support training Effectiveness Research Network (TERN) Collaborators"}],"accessed":{"date-parts":[["2024",11,11]]},"issued":{"date-parts":[["2024",3,15]]}}}],"schema":"https://github.com/citation-style-language/schema/raw/master/csl-citation.json"} </w:instrText>
      </w:r>
      <w:r w:rsidRPr="008351CF">
        <w:rPr>
          <w:u w:color="004C7F"/>
        </w:rPr>
        <w:fldChar w:fldCharType="separate"/>
      </w:r>
      <w:r w:rsidRPr="008351CF">
        <w:rPr>
          <w:u w:color="004C7F"/>
        </w:rPr>
        <w:t>(32)</w:t>
      </w:r>
      <w:r w:rsidRPr="008351CF">
        <w:rPr>
          <w:u w:color="004C7F"/>
        </w:rPr>
        <w:fldChar w:fldCharType="end"/>
      </w:r>
      <w:r w:rsidRPr="008351CF">
        <w:rPr>
          <w:u w:color="004C7F"/>
        </w:rPr>
        <w:t>.</w:t>
      </w:r>
    </w:p>
    <w:p w14:paraId="72FED4C8" w14:textId="77777777" w:rsidR="009D6F40" w:rsidRDefault="009D6F40">
      <w:pPr>
        <w:pStyle w:val="BodyA"/>
        <w:widowControl w:val="0"/>
        <w:spacing w:line="360" w:lineRule="auto"/>
        <w:rPr>
          <w:b/>
          <w:bCs/>
          <w:sz w:val="24"/>
          <w:szCs w:val="24"/>
        </w:rPr>
      </w:pPr>
    </w:p>
    <w:p w14:paraId="3535ED0D" w14:textId="77777777" w:rsidR="009D6F40" w:rsidRDefault="00000000">
      <w:pPr>
        <w:pStyle w:val="BodyA"/>
        <w:widowControl w:val="0"/>
        <w:spacing w:line="360" w:lineRule="auto"/>
        <w:rPr>
          <w:b/>
          <w:bCs/>
          <w:sz w:val="24"/>
          <w:szCs w:val="24"/>
          <w:lang w:val="pt-PT"/>
        </w:rPr>
      </w:pPr>
      <w:proofErr w:type="spellStart"/>
      <w:r>
        <w:rPr>
          <w:b/>
          <w:bCs/>
          <w:sz w:val="28"/>
          <w:szCs w:val="28"/>
          <w:lang w:val="pt-PT"/>
        </w:rPr>
        <w:t>Objectives</w:t>
      </w:r>
      <w:proofErr w:type="spellEnd"/>
      <w:r>
        <w:rPr>
          <w:b/>
          <w:bCs/>
          <w:sz w:val="28"/>
          <w:szCs w:val="28"/>
          <w:lang w:val="pt-PT"/>
        </w:rPr>
        <w:t xml:space="preserve"> {7}</w:t>
      </w:r>
    </w:p>
    <w:p w14:paraId="09013AAF" w14:textId="250F8238" w:rsidR="009D6F40" w:rsidRPr="008351CF" w:rsidRDefault="008351CF" w:rsidP="008351CF">
      <w:pPr>
        <w:rPr>
          <w:rStyle w:val="NoneA"/>
          <w:color w:val="006600"/>
          <w:sz w:val="20"/>
          <w:szCs w:val="20"/>
          <w:u w:color="004C7F"/>
        </w:rPr>
      </w:pPr>
      <w:r w:rsidRPr="008351CF">
        <w:rPr>
          <w:u w:color="004C7F"/>
        </w:rPr>
        <w:t>The aim of this trial is to compare the effects of ATLS® training with standard care on outcomes in adult trauma patients.</w:t>
      </w:r>
    </w:p>
    <w:p w14:paraId="0F34F11E" w14:textId="77777777" w:rsidR="009D6F40" w:rsidRDefault="009D6F40">
      <w:pPr>
        <w:pStyle w:val="BodyA"/>
        <w:widowControl w:val="0"/>
        <w:spacing w:line="360" w:lineRule="auto"/>
        <w:rPr>
          <w:b/>
          <w:bCs/>
          <w:sz w:val="24"/>
          <w:szCs w:val="24"/>
        </w:rPr>
      </w:pPr>
    </w:p>
    <w:p w14:paraId="7D12BF72" w14:textId="77777777" w:rsidR="009D6F40" w:rsidRDefault="00000000">
      <w:pPr>
        <w:pStyle w:val="BodyA"/>
        <w:widowControl w:val="0"/>
        <w:spacing w:line="360" w:lineRule="auto"/>
        <w:rPr>
          <w:b/>
          <w:bCs/>
          <w:sz w:val="24"/>
          <w:szCs w:val="24"/>
          <w:lang w:val="pt-PT"/>
        </w:rPr>
      </w:pPr>
      <w:r>
        <w:rPr>
          <w:b/>
          <w:bCs/>
          <w:sz w:val="28"/>
          <w:szCs w:val="28"/>
          <w:lang w:val="pt-PT"/>
        </w:rPr>
        <w:t>Trial design {8}</w:t>
      </w:r>
    </w:p>
    <w:p w14:paraId="4DA3D8B5" w14:textId="77777777" w:rsidR="00CB2A66" w:rsidRDefault="00CB2A66" w:rsidP="00CB2A66">
      <w:pPr>
        <w:rPr>
          <w:color w:val="000000"/>
        </w:rPr>
      </w:pPr>
      <w:r>
        <w:rPr>
          <w:color w:val="000000"/>
        </w:rPr>
        <w:t>This is a batched stepped-wedge cluster randomised controlled trial in India</w:t>
      </w:r>
      <w:r w:rsidRPr="001B1D96">
        <w:rPr>
          <w:color w:val="000000"/>
        </w:rPr>
        <w:t xml:space="preserve"> (see Figure 1).</w:t>
      </w:r>
      <w:r>
        <w:rPr>
          <w:color w:val="000000"/>
        </w:rPr>
        <w:t xml:space="preserve"> The stepped-wedge trial is a unidirectional crossover trial, </w:t>
      </w:r>
      <w:r>
        <w:t>with a randomised</w:t>
      </w:r>
      <w:r>
        <w:rPr>
          <w:color w:val="000000"/>
        </w:rPr>
        <w:t xml:space="preserve"> time point when clusters cross-over from standard care to the intervention </w:t>
      </w:r>
      <w:r>
        <w:rPr>
          <w:color w:val="000000"/>
        </w:rPr>
        <w:fldChar w:fldCharType="begin"/>
      </w:r>
      <w:r>
        <w:rPr>
          <w:color w:val="000000"/>
        </w:rPr>
        <w:instrText xml:space="preserve"> ADDIN ZOTERO_ITEM CSL_CITATION {"citationID":"052eNaM0","properties":{"formattedCitation":"(33)","plainCitation":"(33)","noteIndex":0},"citationItems":[{"id":501,"uris":["http://zotero.org/users/6304864/items/ACWA94J7"],"itemData":{"id":501,"type":"article-journal","container-title":"BMJ","DOI":"10.1136/bmj.h391","ISSN":"1756-1833","issue":"feb06 1","journalAbbreviation":"BMJ","language":"en","page":"h391-h391","source":"DOI.org (Crossref)","title":"The stepped wedge cluster randomised trial: rationale, design, analysis, and reporting","title-short":"The stepped wedge cluster randomised trial","volume":"350","author":[{"family":"Hemming","given":"K."},{"family":"Haines","given":"T. P."},{"family":"Chilton","given":"P. J."},{"family":"Girling","given":"A. J."},{"family":"Lilford","given":"R. J."}],"issued":{"date-parts":[["2015",2,6]]}}}],"schema":"https://github.com/citation-style-language/schema/raw/master/csl-citation.json"} </w:instrText>
      </w:r>
      <w:r>
        <w:rPr>
          <w:color w:val="000000"/>
        </w:rPr>
        <w:fldChar w:fldCharType="separate"/>
      </w:r>
      <w:r>
        <w:rPr>
          <w:noProof/>
          <w:color w:val="000000"/>
        </w:rPr>
        <w:t>(33)</w:t>
      </w:r>
      <w:r>
        <w:rPr>
          <w:color w:val="000000"/>
        </w:rPr>
        <w:fldChar w:fldCharType="end"/>
      </w:r>
      <w:r>
        <w:rPr>
          <w:color w:val="000000"/>
        </w:rPr>
        <w:t xml:space="preserve">. In this trial, the unit of randomisation is the hospital: that is, the “clusters” randomised to the sequences of the stepped wedge design are the hospitals. Within each hospital, one or more units of physicians performing initial resuscitation of trauma patients in the emergency department may be trained. The number of units that will be trained in each hospital will depend on the sizes of these units and the volumes of patients the physicians attend. If more than one unit is trained in the same hospital, these are all considered to be part of the same cluster (i.e. hospital) for the purpose of randomisation. </w:t>
      </w:r>
    </w:p>
    <w:p w14:paraId="21BD744B" w14:textId="77777777" w:rsidR="00CB2A66" w:rsidRDefault="00CB2A66" w:rsidP="00CB2A66"/>
    <w:p w14:paraId="7C23213B" w14:textId="77777777" w:rsidR="00CB2A66" w:rsidRDefault="00CB2A66" w:rsidP="00CB2A66">
      <w:pPr>
        <w:rPr>
          <w:color w:val="000000"/>
        </w:rPr>
      </w:pPr>
      <w:r>
        <w:rPr>
          <w:color w:val="000000"/>
        </w:rPr>
        <w:t xml:space="preserve">We will include a </w:t>
      </w:r>
      <w:r>
        <w:t>total of 30 clusters</w:t>
      </w:r>
      <w:r>
        <w:rPr>
          <w:color w:val="000000"/>
        </w:rPr>
        <w:t xml:space="preserve"> in six batches, with five clusters in each batch. The clusters in each batch will be randomised to one of five implementation sequences, with one cluster randomised to each implementation sequence. All clusters will transition through three phases: first, a standard care phase; second, a transition phase lasting one month during which the ATLS® training will be delivered to the physicians; and finally, the intervention phase. The period of participant inclusion (within any cluster) will last for a total of 13 months. The duration of the standard care and intervention phases will be determined by the implementation sequence.</w:t>
      </w:r>
    </w:p>
    <w:p w14:paraId="6ABED947" w14:textId="77777777" w:rsidR="00CB2A66" w:rsidRPr="00892A39" w:rsidRDefault="00CB2A66" w:rsidP="00CB2A66">
      <w:pPr>
        <w:rPr>
          <w:color w:val="000000"/>
        </w:rPr>
      </w:pPr>
    </w:p>
    <w:p w14:paraId="36A27AF2" w14:textId="77777777" w:rsidR="00CB2A66" w:rsidRPr="00892A39" w:rsidRDefault="00CB2A66" w:rsidP="00CB2A66">
      <w:r>
        <w:t xml:space="preserve">We will nest a staircase design within </w:t>
      </w:r>
      <w:r w:rsidRPr="00892A39">
        <w:t xml:space="preserve">the main stepped-wedge design to measure a range of secondary outcomes (see </w:t>
      </w:r>
      <w:r>
        <w:t>Figure 2</w:t>
      </w:r>
      <w:r w:rsidRPr="00892A39">
        <w:t>)</w:t>
      </w:r>
      <w:r>
        <w:t xml:space="preserve"> </w:t>
      </w:r>
      <w:r>
        <w:fldChar w:fldCharType="begin"/>
      </w:r>
      <w:r>
        <w:instrText xml:space="preserve"> ADDIN ZOTERO_ITEM CSL_CITATION {"citationID":"ECv5GUx0","properties":{"formattedCitation":"(34)","plainCitation":"(34)","noteIndex":0},"citationItems":[{"id":2315,"uris":["http://zotero.org/users/6304864/items/IN62KXRF"],"itemData":{"id":2315,"type":"article-journal","abstract":"This article introduces the ‘staircase’ design, derived from the zigzag pattern of steps along the diagonal of a stepped wedge design schematic where clusters switch from control to intervention conditions. Unlike a complete stepped wedge design where all participating clusters must collect and provide data for the entire trial duration, clusters in a staircase design are only required to be involved and collect data for a limited number of pre- and post-switch periods. This could alleviate some of the burden on participating clusters, encouraging involvement in the trial and reducing the likelihood of attrition. Staircase designs are already being implemented, although in the absence of a dedicated methodology, approaches to sample size and power calculations have been inconsistent. We provide expressions for the variance of the treatment effect estimator when a linear mixed model for an outcome is assumed for the analysis of staircase designs in order to enable appropriate sample size and power calculations. These include explicit variance expressions for basic staircase designs with one pre- and one post-switch measurement period. We show how the variance of the treatment effect estimator is related to key design parameters and demonstrate power calculations for examples based on a real trial.","container-title":"Statistical Methods in Medical Research","DOI":"10.1177/09622802231202364","ISSN":"0962-2802","issue":"1","journalAbbreviation":"Stat Methods Med Res","language":"EN","note":"publisher: SAGE Publications Ltd STM","page":"24-41","source":"SAGE Journals","title":"The staircase cluster randomised trial design: A pragmatic alternative to the stepped wedge","title-short":"The staircase cluster randomised trial design","volume":"33","author":[{"family":"Grantham","given":"Kelsey L"},{"family":"Forbes","given":"Andrew B"},{"family":"Hooper","given":"Richard"},{"family":"Kasza","given":"Jessica"}],"issued":{"date-parts":[["2024",1,1]]}}}],"schema":"https://github.com/citation-style-language/schema/raw/master/csl-citation.json"} </w:instrText>
      </w:r>
      <w:r>
        <w:fldChar w:fldCharType="separate"/>
      </w:r>
      <w:r>
        <w:rPr>
          <w:noProof/>
        </w:rPr>
        <w:t>(34)</w:t>
      </w:r>
      <w:r>
        <w:fldChar w:fldCharType="end"/>
      </w:r>
      <w:r w:rsidRPr="00892A39">
        <w:t xml:space="preserve">. The staircase design will include a random subset of patients </w:t>
      </w:r>
      <w:r>
        <w:t>who present</w:t>
      </w:r>
      <w:r w:rsidRPr="00892A39">
        <w:t xml:space="preserve"> during the three months preceding and the three months following the transition phase.</w:t>
      </w:r>
    </w:p>
    <w:p w14:paraId="12535CF3" w14:textId="77777777" w:rsidR="00CB2A66" w:rsidRDefault="00CB2A66" w:rsidP="00CB2A66">
      <w:pPr>
        <w:spacing w:line="252" w:lineRule="auto"/>
        <w:ind w:right="267"/>
        <w:rPr>
          <w:color w:val="000000"/>
        </w:rPr>
      </w:pPr>
    </w:p>
    <w:p w14:paraId="2321913F" w14:textId="77777777" w:rsidR="00CB2A66" w:rsidRDefault="00CB2A66" w:rsidP="00CB2A66">
      <w:pPr>
        <w:spacing w:line="252" w:lineRule="auto"/>
        <w:ind w:right="267"/>
        <w:rPr>
          <w:color w:val="000000"/>
        </w:rPr>
      </w:pPr>
      <w:r>
        <w:rPr>
          <w:noProof/>
          <w:color w:val="000000"/>
        </w:rPr>
        <w:lastRenderedPageBreak/>
        <w:drawing>
          <wp:inline distT="0" distB="0" distL="0" distR="0" wp14:anchorId="4B665B8A" wp14:editId="032F841F">
            <wp:extent cx="5397500" cy="3225800"/>
            <wp:effectExtent l="0" t="0" r="0" b="0"/>
            <wp:docPr id="641952518" name="Picture 2" descr="A graph showing a number of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52518" name="Picture 2" descr="A graph showing a number of step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7500" cy="3225800"/>
                    </a:xfrm>
                    <a:prstGeom prst="rect">
                      <a:avLst/>
                    </a:prstGeom>
                  </pic:spPr>
                </pic:pic>
              </a:graphicData>
            </a:graphic>
          </wp:inline>
        </w:drawing>
      </w:r>
    </w:p>
    <w:p w14:paraId="59CDF5DA" w14:textId="77777777" w:rsidR="00CB2A66" w:rsidRDefault="00CB2A66" w:rsidP="00CB2A66">
      <w:pPr>
        <w:spacing w:before="46"/>
        <w:rPr>
          <w:color w:val="000000"/>
        </w:rPr>
      </w:pPr>
      <w:r>
        <w:rPr>
          <w:color w:val="000000"/>
        </w:rPr>
        <w:t xml:space="preserve"> </w:t>
      </w:r>
    </w:p>
    <w:p w14:paraId="4D5D8F7A" w14:textId="77777777" w:rsidR="00CB2A66" w:rsidRDefault="00CB2A66" w:rsidP="00CB2A66">
      <w:pPr>
        <w:spacing w:before="1" w:line="254" w:lineRule="auto"/>
        <w:ind w:left="1056" w:right="304" w:hanging="931"/>
        <w:rPr>
          <w:color w:val="000000"/>
          <w:sz w:val="20"/>
          <w:szCs w:val="20"/>
        </w:rPr>
      </w:pPr>
      <w:r>
        <w:rPr>
          <w:b/>
          <w:color w:val="000000"/>
          <w:sz w:val="20"/>
          <w:szCs w:val="20"/>
        </w:rPr>
        <w:t xml:space="preserve">Figure 1: </w:t>
      </w:r>
      <w:r>
        <w:rPr>
          <w:color w:val="000000"/>
          <w:sz w:val="20"/>
          <w:szCs w:val="20"/>
        </w:rPr>
        <w:t>Trial design. Lines represent the duration of patient enrolment across clusters and phases. Clusters will be sequentially allocated to a batch based on when they enter the study. Within each batch clusters will then be randomised to an intervention implementation sequence.</w:t>
      </w:r>
    </w:p>
    <w:p w14:paraId="195608A6" w14:textId="77777777" w:rsidR="00CB2A66" w:rsidRDefault="00CB2A66" w:rsidP="00CB2A66">
      <w:pPr>
        <w:rPr>
          <w:color w:val="000000"/>
        </w:rPr>
      </w:pPr>
    </w:p>
    <w:p w14:paraId="14968D2B" w14:textId="77777777" w:rsidR="00CB2A66" w:rsidRDefault="00CB2A66" w:rsidP="00CB2A66">
      <w:pPr>
        <w:rPr>
          <w:color w:val="000000"/>
        </w:rPr>
      </w:pPr>
      <w:r>
        <w:rPr>
          <w:noProof/>
          <w:color w:val="000000"/>
        </w:rPr>
        <w:drawing>
          <wp:inline distT="0" distB="0" distL="0" distR="0" wp14:anchorId="19C2E276" wp14:editId="41DAD523">
            <wp:extent cx="5397500" cy="3225800"/>
            <wp:effectExtent l="0" t="0" r="0" b="0"/>
            <wp:docPr id="1359493987" name="Picture 3" descr="A graph of a graph showing a number of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93987" name="Picture 3" descr="A graph of a graph showing a number of step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7500" cy="3225800"/>
                    </a:xfrm>
                    <a:prstGeom prst="rect">
                      <a:avLst/>
                    </a:prstGeom>
                  </pic:spPr>
                </pic:pic>
              </a:graphicData>
            </a:graphic>
          </wp:inline>
        </w:drawing>
      </w:r>
    </w:p>
    <w:p w14:paraId="6EB25B52" w14:textId="115D73D3" w:rsidR="00CB2A66" w:rsidRDefault="00CB2A66" w:rsidP="00CB2A66">
      <w:pPr>
        <w:rPr>
          <w:color w:val="000000"/>
          <w:sz w:val="20"/>
          <w:szCs w:val="20"/>
        </w:rPr>
      </w:pPr>
      <w:r w:rsidRPr="00892A39">
        <w:rPr>
          <w:b/>
          <w:bCs/>
          <w:color w:val="000000"/>
          <w:sz w:val="20"/>
          <w:szCs w:val="20"/>
        </w:rPr>
        <w:t>Figure 2:</w:t>
      </w:r>
      <w:r w:rsidRPr="00892A39">
        <w:rPr>
          <w:color w:val="000000"/>
          <w:sz w:val="20"/>
          <w:szCs w:val="20"/>
        </w:rPr>
        <w:t xml:space="preserve"> Nested staircase design. The design includes a random subset of patients presenting during the three months peceding the transition phase, and the three months following the transition phase.</w:t>
      </w:r>
    </w:p>
    <w:p w14:paraId="77BD1936" w14:textId="77777777" w:rsidR="009D6F40" w:rsidRDefault="009D6F40">
      <w:pPr>
        <w:pStyle w:val="BodyA"/>
        <w:widowControl w:val="0"/>
        <w:spacing w:line="360" w:lineRule="auto"/>
        <w:rPr>
          <w:rStyle w:val="NoneA"/>
          <w:sz w:val="24"/>
          <w:szCs w:val="24"/>
        </w:rPr>
      </w:pPr>
    </w:p>
    <w:p w14:paraId="306F5905" w14:textId="49312604" w:rsidR="00CB2A66" w:rsidRDefault="00CB2A66" w:rsidP="00CB2A66">
      <w:pPr>
        <w:rPr>
          <w:rStyle w:val="NoneA"/>
        </w:rPr>
      </w:pPr>
      <w:r w:rsidRPr="001B1D96">
        <w:t xml:space="preserve">We use </w:t>
      </w:r>
      <w:r>
        <w:t>a</w:t>
      </w:r>
      <w:r w:rsidRPr="001B1D96">
        <w:t xml:space="preserve"> cluster randomised design because the intervention cannot be randomised at the individual patient level. We use </w:t>
      </w:r>
      <w:r>
        <w:t>a</w:t>
      </w:r>
      <w:r w:rsidRPr="001B1D96">
        <w:t xml:space="preserve"> stepped-wedge design for two reasons. First, this design is statistically more efficient than the parallel cluster design when the number of clusters is limited </w:t>
      </w:r>
      <w:r>
        <w:fldChar w:fldCharType="begin"/>
      </w:r>
      <w:r>
        <w:instrText xml:space="preserve"> ADDIN ZOTERO_ITEM CSL_CITATION {"citationID":"VxMv2im6","properties":{"formattedCitation":"(35)","plainCitation":"(35)","noteIndex":0},"citationItems":[{"id":77,"uris":["http://zotero.org/users/6304864/items/AX2XH8HK"],"itemData":{"id":77,"type":"article-journal","container-title":"International Journal of Epidemiology","DOI":"10.1093/ije/dyaa077","ISSN":"1464-3685","issue":"3","note":"publisher: Oxford University Press (OUP)","page":"1043–1052","title":"Reflection on modern methods: when is a stepped-wedge cluster randomized trial a good study design choice?","volume":"49","author":[{"family":"Hemming","given":"Karla"},{"family":"Taljaard","given":"Monica"}],"issued":{"date-parts":[["2020",5]]}}}],"schema":"https://github.com/citation-style-language/schema/raw/master/csl-citation.json"} </w:instrText>
      </w:r>
      <w:r>
        <w:fldChar w:fldCharType="separate"/>
      </w:r>
      <w:r>
        <w:rPr>
          <w:noProof/>
        </w:rPr>
        <w:t>(35)</w:t>
      </w:r>
      <w:r>
        <w:fldChar w:fldCharType="end"/>
      </w:r>
      <w:r w:rsidRPr="001B1D96">
        <w:t xml:space="preserve">. In this trial, the number of clusters is limited because of the costs associated with ATLS® training and the available slots for ATLS® training in India. Second, the stepped-wedge design is likely to </w:t>
      </w:r>
      <w:r>
        <w:t>increase</w:t>
      </w:r>
      <w:r w:rsidRPr="001B1D96">
        <w:t xml:space="preserve"> </w:t>
      </w:r>
      <w:r w:rsidRPr="001B1D96">
        <w:lastRenderedPageBreak/>
        <w:t xml:space="preserve">participation and engagement because all clusters receive the intervention. The batched stepped-wedge design further improves feasibility as it does not require all clusters to start at the same time, and it is robust to potential delays in cluster recruitment </w:t>
      </w:r>
      <w:r>
        <w:fldChar w:fldCharType="begin"/>
      </w:r>
      <w:r>
        <w:instrText xml:space="preserve"> ADDIN ZOTERO_ITEM CSL_CITATION {"citationID":"aFSnz1k4","properties":{"formattedCitation":"(36)","plainCitation":"(36)","noteIndex":0},"citationItems":[{"id":97,"uris":["http://zotero.org/users/6304864/items/F7JU3MYG"],"itemData":{"id":97,"type":"article-journal","container-title":"Statistics in Medicine","DOI":"10.1002/sim.9438","issue":"18","note":"publisher: Wiley","page":"3627–3641","title":"The batched stepped wedge design: A design robust to delays in cluster recruitment","volume":"41","author":[{"family":"Kasza","given":"Jessica"},{"family":"Bowden","given":"Rhys"},{"family":"Hooper","given":"Richard"},{"family":"Forbes","given":"Andrew B."}],"issued":{"date-parts":[["2022",5]]}}}],"schema":"https://github.com/citation-style-language/schema/raw/master/csl-citation.json"} </w:instrText>
      </w:r>
      <w:r>
        <w:fldChar w:fldCharType="separate"/>
      </w:r>
      <w:r>
        <w:rPr>
          <w:noProof/>
        </w:rPr>
        <w:t>(36)</w:t>
      </w:r>
      <w:r>
        <w:fldChar w:fldCharType="end"/>
      </w:r>
      <w:r w:rsidRPr="001B1D96">
        <w:t xml:space="preserve">. We nest a staircase design within the main design because some of the secondary outcomes will be considerably more labour intensive to collect than the primary outcome, and collecting these </w:t>
      </w:r>
      <w:r>
        <w:t xml:space="preserve">secondary outcomes </w:t>
      </w:r>
      <w:r w:rsidRPr="001B1D96">
        <w:t>for all patient participants would be unfeasible.</w:t>
      </w:r>
    </w:p>
    <w:p w14:paraId="2C7D288D" w14:textId="77777777" w:rsidR="009D6F40" w:rsidRDefault="009D6F40">
      <w:pPr>
        <w:pStyle w:val="BodyA"/>
        <w:widowControl w:val="0"/>
        <w:spacing w:line="360" w:lineRule="auto"/>
        <w:rPr>
          <w:rStyle w:val="NoneA"/>
          <w:sz w:val="24"/>
          <w:szCs w:val="24"/>
        </w:rPr>
      </w:pPr>
    </w:p>
    <w:p w14:paraId="58896D55" w14:textId="77777777" w:rsidR="009D6F40" w:rsidRDefault="00000000">
      <w:pPr>
        <w:pStyle w:val="BodyA"/>
        <w:widowControl w:val="0"/>
        <w:spacing w:line="360" w:lineRule="auto"/>
        <w:rPr>
          <w:b/>
          <w:bCs/>
          <w:sz w:val="24"/>
          <w:szCs w:val="24"/>
        </w:rPr>
      </w:pPr>
      <w:r>
        <w:rPr>
          <w:b/>
          <w:bCs/>
          <w:sz w:val="28"/>
          <w:szCs w:val="28"/>
        </w:rPr>
        <w:t>Methods: Participants, interventions and outcomes</w:t>
      </w:r>
    </w:p>
    <w:p w14:paraId="2B3433FE" w14:textId="77777777" w:rsidR="009D6F40" w:rsidRDefault="00000000">
      <w:pPr>
        <w:pStyle w:val="BodyA"/>
        <w:widowControl w:val="0"/>
        <w:spacing w:line="360" w:lineRule="auto"/>
        <w:rPr>
          <w:b/>
          <w:bCs/>
          <w:sz w:val="24"/>
          <w:szCs w:val="24"/>
        </w:rPr>
      </w:pPr>
      <w:r>
        <w:rPr>
          <w:b/>
          <w:bCs/>
          <w:sz w:val="24"/>
          <w:szCs w:val="24"/>
        </w:rPr>
        <w:t>Study setting {9}</w:t>
      </w:r>
    </w:p>
    <w:p w14:paraId="08DCC9FB" w14:textId="77777777" w:rsidR="00CB2A66" w:rsidRDefault="00CB2A66" w:rsidP="00CB2A66">
      <w:r>
        <w:rPr>
          <w:color w:val="000000"/>
        </w:rPr>
        <w:t xml:space="preserve">The study setting includes 30 secondary or tertiary hospitals distributed across India. These hospitals will be divided into six batches, with each batch including five hospitals. Each hospital will include one or more units of physicians providing initial trauma care in the emergency department of tertiary hospitals in India. </w:t>
      </w:r>
      <w:r>
        <w:t>Included</w:t>
      </w:r>
      <w:r>
        <w:rPr>
          <w:color w:val="000000"/>
        </w:rPr>
        <w:t xml:space="preserve"> hospitals will include patient participants for 13 months. </w:t>
      </w:r>
      <w:r>
        <w:t xml:space="preserve"> </w:t>
      </w:r>
    </w:p>
    <w:p w14:paraId="08FE701D" w14:textId="77777777" w:rsidR="009D6F40" w:rsidRDefault="009D6F40">
      <w:pPr>
        <w:pStyle w:val="BodyA"/>
        <w:widowControl w:val="0"/>
        <w:spacing w:line="360" w:lineRule="auto"/>
        <w:rPr>
          <w:rStyle w:val="NoneA"/>
          <w:sz w:val="24"/>
          <w:szCs w:val="24"/>
        </w:rPr>
      </w:pPr>
    </w:p>
    <w:p w14:paraId="241FC5C1" w14:textId="77777777" w:rsidR="009D6F40" w:rsidRDefault="00000000">
      <w:pPr>
        <w:pStyle w:val="BodyA"/>
        <w:widowControl w:val="0"/>
        <w:spacing w:line="360" w:lineRule="auto"/>
        <w:rPr>
          <w:b/>
          <w:bCs/>
          <w:sz w:val="24"/>
          <w:szCs w:val="24"/>
        </w:rPr>
      </w:pPr>
      <w:r>
        <w:rPr>
          <w:b/>
          <w:bCs/>
          <w:sz w:val="24"/>
          <w:szCs w:val="24"/>
        </w:rPr>
        <w:t>Eligibility criteria {10}</w:t>
      </w:r>
    </w:p>
    <w:p w14:paraId="504A2A83" w14:textId="77777777" w:rsidR="00CB2A66" w:rsidRDefault="00CB2A66" w:rsidP="00CB2A66">
      <w:pPr>
        <w:rPr>
          <w:color w:val="000000"/>
        </w:rPr>
      </w:pPr>
      <w:r>
        <w:rPr>
          <w:color w:val="000000"/>
        </w:rPr>
        <w:t>The eligibility criteria for this trial are on the cluster and patient participant levels.</w:t>
      </w:r>
    </w:p>
    <w:p w14:paraId="758C2803" w14:textId="77777777" w:rsidR="009D6F40" w:rsidRDefault="009D6F40">
      <w:pPr>
        <w:pStyle w:val="BodyA"/>
        <w:widowControl w:val="0"/>
        <w:spacing w:line="360" w:lineRule="auto"/>
        <w:rPr>
          <w:rStyle w:val="NoneA"/>
          <w:sz w:val="24"/>
          <w:szCs w:val="24"/>
        </w:rPr>
      </w:pPr>
    </w:p>
    <w:p w14:paraId="694F0EE8" w14:textId="77777777" w:rsidR="00CB2A66" w:rsidRPr="00CB2A66" w:rsidRDefault="00CB2A66" w:rsidP="00CB2A66">
      <w:pPr>
        <w:rPr>
          <w:i/>
          <w:iCs/>
        </w:rPr>
      </w:pPr>
      <w:r w:rsidRPr="00CB2A66">
        <w:rPr>
          <w:i/>
          <w:iCs/>
        </w:rPr>
        <w:t>Cluster</w:t>
      </w:r>
    </w:p>
    <w:p w14:paraId="18FBD398" w14:textId="77777777" w:rsidR="00CB2A66" w:rsidRDefault="00CB2A66" w:rsidP="00CB2A66">
      <w:pPr>
        <w:rPr>
          <w:color w:val="000000"/>
        </w:rPr>
      </w:pPr>
      <w:r>
        <w:rPr>
          <w:color w:val="000000"/>
        </w:rPr>
        <w:t xml:space="preserve">We will compile a list of potentially eligible hospitals and then screen these by completing an initial hospital screening call, followed by an in-depth interview with hospitals fulfilling the eligibility criteria. </w:t>
      </w:r>
    </w:p>
    <w:p w14:paraId="0FF1249F" w14:textId="77777777" w:rsidR="00CB2A66" w:rsidRDefault="00CB2A66" w:rsidP="00CB2A66">
      <w:pPr>
        <w:rPr>
          <w:color w:val="000000"/>
        </w:rPr>
      </w:pPr>
    </w:p>
    <w:p w14:paraId="3116964B" w14:textId="56091224" w:rsidR="00CB2A66" w:rsidRDefault="00CB2A66" w:rsidP="00CB2A66">
      <w:pPr>
        <w:pBdr>
          <w:top w:val="nil"/>
          <w:left w:val="nil"/>
          <w:bottom w:val="nil"/>
          <w:right w:val="nil"/>
          <w:between w:val="nil"/>
        </w:pBdr>
        <w:rPr>
          <w:color w:val="000000"/>
        </w:rPr>
      </w:pPr>
      <w:r>
        <w:rPr>
          <w:color w:val="000000"/>
          <w:lang w:val="en-GB"/>
        </w:rPr>
        <w:t>The inclusion criteria for participating hospitals are as follows:</w:t>
      </w:r>
    </w:p>
    <w:p w14:paraId="4A908D5E" w14:textId="77777777" w:rsidR="00CB2A66" w:rsidRDefault="00CB2A66" w:rsidP="00CB2A66">
      <w:pPr>
        <w:numPr>
          <w:ilvl w:val="0"/>
          <w:numId w:val="11"/>
        </w:numPr>
        <w:pBdr>
          <w:top w:val="nil"/>
          <w:left w:val="nil"/>
          <w:bottom w:val="nil"/>
          <w:right w:val="nil"/>
          <w:between w:val="nil"/>
        </w:pBdr>
        <w:rPr>
          <w:color w:val="000000"/>
        </w:rPr>
      </w:pPr>
      <w:r>
        <w:rPr>
          <w:color w:val="000000"/>
        </w:rPr>
        <w:t>Admit or refer/transfer for admission at least 400 patients with trauma per year or 35 patients with trauma per month for at least the last six months;</w:t>
      </w:r>
    </w:p>
    <w:p w14:paraId="268C2BFD" w14:textId="77777777" w:rsidR="00CB2A66" w:rsidRDefault="00CB2A66" w:rsidP="00CB2A66">
      <w:pPr>
        <w:numPr>
          <w:ilvl w:val="0"/>
          <w:numId w:val="11"/>
        </w:numPr>
        <w:pBdr>
          <w:top w:val="nil"/>
          <w:left w:val="nil"/>
          <w:bottom w:val="nil"/>
          <w:right w:val="nil"/>
          <w:between w:val="nil"/>
        </w:pBdr>
        <w:rPr>
          <w:color w:val="000000"/>
        </w:rPr>
      </w:pPr>
      <w:r>
        <w:rPr>
          <w:color w:val="000000"/>
        </w:rPr>
        <w:t xml:space="preserve">Provide surgical and orthopaedic emergency services around the clock; </w:t>
      </w:r>
    </w:p>
    <w:p w14:paraId="6A803E68" w14:textId="77777777" w:rsidR="00CB2A66" w:rsidRDefault="00CB2A66" w:rsidP="00CB2A66">
      <w:pPr>
        <w:numPr>
          <w:ilvl w:val="0"/>
          <w:numId w:val="11"/>
        </w:numPr>
        <w:pBdr>
          <w:top w:val="nil"/>
          <w:left w:val="nil"/>
          <w:bottom w:val="nil"/>
          <w:right w:val="nil"/>
          <w:between w:val="nil"/>
        </w:pBdr>
        <w:rPr>
          <w:color w:val="000000"/>
        </w:rPr>
      </w:pPr>
      <w:r>
        <w:rPr>
          <w:color w:val="000000"/>
        </w:rPr>
        <w:t>Have at most 25% of physicians providing initial trauma care trained in a formalised trauma life support training programme, like ATLS® or Primary Trauma Care (PTC).</w:t>
      </w:r>
    </w:p>
    <w:p w14:paraId="54E71025" w14:textId="77777777" w:rsidR="00CB2A66" w:rsidRDefault="00CB2A66" w:rsidP="00CB2A66">
      <w:pPr>
        <w:pBdr>
          <w:top w:val="nil"/>
          <w:left w:val="nil"/>
          <w:bottom w:val="nil"/>
          <w:right w:val="nil"/>
          <w:between w:val="nil"/>
        </w:pBdr>
      </w:pPr>
    </w:p>
    <w:p w14:paraId="3F6338A7" w14:textId="77777777" w:rsidR="00CB2A66" w:rsidRDefault="00CB2A66" w:rsidP="00CB2A66">
      <w:pPr>
        <w:rPr>
          <w:color w:val="000000"/>
        </w:rPr>
      </w:pPr>
      <w:r>
        <w:rPr>
          <w:color w:val="000000"/>
        </w:rPr>
        <w:t>The exclusion criteria for participating hospitals are as follows:</w:t>
      </w:r>
    </w:p>
    <w:p w14:paraId="5C813702" w14:textId="77777777" w:rsidR="00CB2A66" w:rsidRDefault="00CB2A66" w:rsidP="00CB2A66">
      <w:pPr>
        <w:numPr>
          <w:ilvl w:val="0"/>
          <w:numId w:val="10"/>
        </w:numPr>
        <w:pBdr>
          <w:top w:val="nil"/>
          <w:left w:val="nil"/>
          <w:bottom w:val="nil"/>
          <w:right w:val="nil"/>
          <w:between w:val="nil"/>
        </w:pBdr>
        <w:rPr>
          <w:color w:val="000000"/>
        </w:rPr>
      </w:pPr>
      <w:r>
        <w:rPr>
          <w:color w:val="000000"/>
        </w:rPr>
        <w:t>Implement a formalised trauma life support training programme during the trial period.</w:t>
      </w:r>
    </w:p>
    <w:p w14:paraId="6428277C" w14:textId="77777777" w:rsidR="00CB2A66" w:rsidRDefault="00CB2A66" w:rsidP="00CB2A66">
      <w:pPr>
        <w:numPr>
          <w:ilvl w:val="0"/>
          <w:numId w:val="10"/>
        </w:numPr>
        <w:pBdr>
          <w:top w:val="nil"/>
          <w:left w:val="nil"/>
          <w:bottom w:val="nil"/>
          <w:right w:val="nil"/>
          <w:between w:val="nil"/>
        </w:pBdr>
        <w:rPr>
          <w:color w:val="000000"/>
        </w:rPr>
      </w:pPr>
      <w:r>
        <w:rPr>
          <w:color w:val="000000"/>
        </w:rPr>
        <w:t>Plan to implement or implement other major interventions that affects trauma care during the trial period.</w:t>
      </w:r>
    </w:p>
    <w:p w14:paraId="737F9F21" w14:textId="77777777" w:rsidR="00CB2A66" w:rsidRDefault="00CB2A66" w:rsidP="00CB2A66">
      <w:pPr>
        <w:pBdr>
          <w:top w:val="nil"/>
          <w:left w:val="nil"/>
          <w:bottom w:val="nil"/>
          <w:right w:val="nil"/>
          <w:between w:val="nil"/>
        </w:pBdr>
        <w:rPr>
          <w:color w:val="000000"/>
        </w:rPr>
      </w:pPr>
    </w:p>
    <w:p w14:paraId="0208A217" w14:textId="77777777" w:rsidR="00CB2A66" w:rsidRPr="004677E8" w:rsidRDefault="00CB2A66" w:rsidP="00CB2A66">
      <w:pPr>
        <w:pBdr>
          <w:top w:val="nil"/>
          <w:left w:val="nil"/>
          <w:bottom w:val="nil"/>
          <w:right w:val="nil"/>
          <w:between w:val="nil"/>
        </w:pBdr>
        <w:rPr>
          <w:rFonts w:eastAsiaTheme="majorEastAsia" w:cstheme="majorBidi"/>
          <w:b/>
        </w:rPr>
      </w:pPr>
      <w:r>
        <w:rPr>
          <w:color w:val="000000"/>
        </w:rPr>
        <w:t>Within each included hospital, we will include one or more units of physicians providing initial trauma care in the emergency department. These units already exist in the hospitals and rotate through the emergency department on specific days of the week. The units must meet the following criteria:</w:t>
      </w:r>
    </w:p>
    <w:p w14:paraId="203EEB74" w14:textId="77777777" w:rsidR="00CB2A66" w:rsidRDefault="00CB2A66" w:rsidP="00CB2A66">
      <w:pPr>
        <w:numPr>
          <w:ilvl w:val="0"/>
          <w:numId w:val="9"/>
        </w:numPr>
        <w:pBdr>
          <w:top w:val="nil"/>
          <w:left w:val="nil"/>
          <w:bottom w:val="nil"/>
          <w:right w:val="nil"/>
          <w:between w:val="nil"/>
        </w:pBdr>
        <w:rPr>
          <w:color w:val="000000"/>
        </w:rPr>
      </w:pPr>
      <w:r>
        <w:rPr>
          <w:color w:val="000000"/>
        </w:rPr>
        <w:t>Admits or refers/transfers for admission at least 12 patients with trauma per month for at least the last six months;</w:t>
      </w:r>
    </w:p>
    <w:p w14:paraId="28DB833B" w14:textId="77777777" w:rsidR="00CB2A66" w:rsidRDefault="00CB2A66" w:rsidP="00CB2A66">
      <w:pPr>
        <w:numPr>
          <w:ilvl w:val="0"/>
          <w:numId w:val="9"/>
        </w:numPr>
        <w:pBdr>
          <w:top w:val="nil"/>
          <w:left w:val="nil"/>
          <w:bottom w:val="nil"/>
          <w:right w:val="nil"/>
          <w:between w:val="nil"/>
        </w:pBdr>
        <w:rPr>
          <w:color w:val="000000"/>
        </w:rPr>
      </w:pPr>
      <w:r>
        <w:rPr>
          <w:color w:val="000000"/>
        </w:rPr>
        <w:t>No more than 25% of physicians providing initial trauma care trained in a formalised trauma life support training programme.</w:t>
      </w:r>
    </w:p>
    <w:p w14:paraId="084640DC" w14:textId="77777777" w:rsidR="00CB2A66" w:rsidRDefault="00CB2A66" w:rsidP="00CB2A66">
      <w:pPr>
        <w:rPr>
          <w:color w:val="000000"/>
        </w:rPr>
      </w:pPr>
    </w:p>
    <w:p w14:paraId="0A32E3E9" w14:textId="77777777" w:rsidR="00CB2A66" w:rsidRPr="00CB2A66" w:rsidRDefault="00CB2A66" w:rsidP="00CB2A66">
      <w:pPr>
        <w:rPr>
          <w:i/>
          <w:iCs/>
        </w:rPr>
      </w:pPr>
      <w:r w:rsidRPr="00CB2A66">
        <w:rPr>
          <w:i/>
          <w:iCs/>
        </w:rPr>
        <w:t>Patient participants</w:t>
      </w:r>
    </w:p>
    <w:p w14:paraId="5D5E06A8" w14:textId="77777777" w:rsidR="00CB2A66" w:rsidRDefault="00CB2A66" w:rsidP="00CB2A66">
      <w:pPr>
        <w:rPr>
          <w:color w:val="000000"/>
        </w:rPr>
      </w:pPr>
      <w:r>
        <w:rPr>
          <w:color w:val="000000"/>
        </w:rPr>
        <w:t>The inclusion criteria for the patient are as follows:</w:t>
      </w:r>
    </w:p>
    <w:p w14:paraId="7B3250E4" w14:textId="77777777" w:rsidR="00CB2A66" w:rsidRDefault="00CB2A66" w:rsidP="00CB2A66">
      <w:pPr>
        <w:numPr>
          <w:ilvl w:val="0"/>
          <w:numId w:val="8"/>
        </w:numPr>
        <w:pBdr>
          <w:top w:val="nil"/>
          <w:left w:val="nil"/>
          <w:bottom w:val="nil"/>
          <w:right w:val="nil"/>
          <w:between w:val="nil"/>
        </w:pBdr>
        <w:rPr>
          <w:color w:val="000000"/>
        </w:rPr>
      </w:pPr>
      <w:r>
        <w:rPr>
          <w:color w:val="000000"/>
        </w:rPr>
        <w:t>At least 15 years of age;</w:t>
      </w:r>
    </w:p>
    <w:p w14:paraId="54563051" w14:textId="77777777" w:rsidR="00CB2A66" w:rsidRDefault="00CB2A66" w:rsidP="00CB2A66">
      <w:pPr>
        <w:numPr>
          <w:ilvl w:val="0"/>
          <w:numId w:val="8"/>
        </w:numPr>
        <w:pBdr>
          <w:top w:val="nil"/>
          <w:left w:val="nil"/>
          <w:bottom w:val="nil"/>
          <w:right w:val="nil"/>
          <w:between w:val="nil"/>
        </w:pBdr>
        <w:rPr>
          <w:color w:val="000000"/>
        </w:rPr>
      </w:pPr>
      <w:r>
        <w:rPr>
          <w:color w:val="000000"/>
        </w:rPr>
        <w:lastRenderedPageBreak/>
        <w:t>Trauma occuring less than 48 hours before arrival at the hospital;</w:t>
      </w:r>
    </w:p>
    <w:p w14:paraId="09886613" w14:textId="77777777" w:rsidR="00CB2A66" w:rsidRDefault="00CB2A66" w:rsidP="00CB2A66">
      <w:pPr>
        <w:numPr>
          <w:ilvl w:val="0"/>
          <w:numId w:val="8"/>
        </w:numPr>
        <w:pBdr>
          <w:top w:val="nil"/>
          <w:left w:val="nil"/>
          <w:bottom w:val="nil"/>
          <w:right w:val="nil"/>
          <w:between w:val="nil"/>
        </w:pBdr>
        <w:rPr>
          <w:color w:val="000000"/>
        </w:rPr>
      </w:pPr>
      <w:r>
        <w:rPr>
          <w:color w:val="000000"/>
        </w:rPr>
        <w:t>Presenting to the emergency department of the participating hospitals, with a history of trauma defined as any of the reasons listed in the International Classification of Diseases chapter 20 as the reason for presenting;</w:t>
      </w:r>
    </w:p>
    <w:p w14:paraId="50C0A7CA" w14:textId="77777777" w:rsidR="00CB2A66" w:rsidRDefault="00CB2A66" w:rsidP="00CB2A66">
      <w:pPr>
        <w:numPr>
          <w:ilvl w:val="0"/>
          <w:numId w:val="8"/>
        </w:numPr>
        <w:pBdr>
          <w:top w:val="nil"/>
          <w:left w:val="nil"/>
          <w:bottom w:val="nil"/>
          <w:right w:val="nil"/>
          <w:between w:val="nil"/>
        </w:pBdr>
        <w:rPr>
          <w:color w:val="000000"/>
        </w:rPr>
      </w:pPr>
      <w:r>
        <w:rPr>
          <w:color w:val="000000"/>
        </w:rPr>
        <w:t>Admitted, or died between arrival at the hospital and admission, or referred/ transferred from the emergency department of a participating hospital to another hospital for admission; and</w:t>
      </w:r>
    </w:p>
    <w:p w14:paraId="09F1D5C4" w14:textId="77777777" w:rsidR="00CB2A66" w:rsidRDefault="00CB2A66" w:rsidP="00CB2A66">
      <w:pPr>
        <w:numPr>
          <w:ilvl w:val="0"/>
          <w:numId w:val="8"/>
        </w:numPr>
        <w:pBdr>
          <w:top w:val="nil"/>
          <w:left w:val="nil"/>
          <w:bottom w:val="nil"/>
          <w:right w:val="nil"/>
          <w:between w:val="nil"/>
        </w:pBdr>
        <w:rPr>
          <w:color w:val="000000"/>
        </w:rPr>
      </w:pPr>
      <w:r>
        <w:rPr>
          <w:color w:val="000000"/>
        </w:rPr>
        <w:t>Managed by a participating unit in the emergency department.</w:t>
      </w:r>
    </w:p>
    <w:p w14:paraId="1DA26A77" w14:textId="77777777" w:rsidR="00CB2A66" w:rsidRDefault="00CB2A66" w:rsidP="00CB2A66">
      <w:pPr>
        <w:ind w:left="720"/>
        <w:rPr>
          <w:color w:val="000000"/>
        </w:rPr>
      </w:pPr>
    </w:p>
    <w:p w14:paraId="7ADB1BC9" w14:textId="77777777" w:rsidR="00CB2A66" w:rsidRDefault="00CB2A66" w:rsidP="00CB2A66">
      <w:pPr>
        <w:rPr>
          <w:color w:val="000000"/>
        </w:rPr>
      </w:pPr>
      <w:r>
        <w:rPr>
          <w:color w:val="000000"/>
        </w:rPr>
        <w:t>The exclusion criteria for the patient participants are as follows:</w:t>
      </w:r>
    </w:p>
    <w:p w14:paraId="42C5F5F1" w14:textId="77777777" w:rsidR="00CB2A66" w:rsidRDefault="00CB2A66" w:rsidP="00CB2A66">
      <w:pPr>
        <w:numPr>
          <w:ilvl w:val="0"/>
          <w:numId w:val="7"/>
        </w:numPr>
        <w:pBdr>
          <w:top w:val="nil"/>
          <w:left w:val="nil"/>
          <w:bottom w:val="nil"/>
          <w:right w:val="nil"/>
          <w:between w:val="nil"/>
        </w:pBdr>
        <w:rPr>
          <w:color w:val="000000"/>
        </w:rPr>
      </w:pPr>
      <w:r>
        <w:rPr>
          <w:color w:val="000000"/>
        </w:rPr>
        <w:t xml:space="preserve">Presenting with isolated closed extremity fracture; </w:t>
      </w:r>
    </w:p>
    <w:p w14:paraId="7C3A0728" w14:textId="212E58D1" w:rsidR="00CB2A66" w:rsidRPr="00CB2A66" w:rsidRDefault="00CB2A66" w:rsidP="00CB2A66">
      <w:pPr>
        <w:numPr>
          <w:ilvl w:val="0"/>
          <w:numId w:val="7"/>
        </w:numPr>
        <w:rPr>
          <w:rStyle w:val="NoneA"/>
          <w:color w:val="000000"/>
        </w:rPr>
      </w:pPr>
      <w:r>
        <w:rPr>
          <w:color w:val="000000"/>
        </w:rPr>
        <w:t>Admitted directly to a ward without being seen by a physician in the emergency department.</w:t>
      </w:r>
    </w:p>
    <w:p w14:paraId="5DC85418" w14:textId="77777777" w:rsidR="00CB2A66" w:rsidRDefault="00CB2A66">
      <w:pPr>
        <w:pStyle w:val="BodyA"/>
        <w:widowControl w:val="0"/>
        <w:spacing w:line="360" w:lineRule="auto"/>
        <w:rPr>
          <w:rStyle w:val="NoneA"/>
          <w:sz w:val="24"/>
          <w:szCs w:val="24"/>
        </w:rPr>
      </w:pPr>
    </w:p>
    <w:p w14:paraId="1CE7FA19" w14:textId="77777777" w:rsidR="009D6F40" w:rsidRDefault="00000000">
      <w:pPr>
        <w:pStyle w:val="BodyA"/>
        <w:widowControl w:val="0"/>
        <w:spacing w:line="360" w:lineRule="auto"/>
        <w:rPr>
          <w:b/>
          <w:bCs/>
          <w:sz w:val="24"/>
          <w:szCs w:val="24"/>
        </w:rPr>
      </w:pPr>
      <w:r>
        <w:rPr>
          <w:b/>
          <w:bCs/>
          <w:sz w:val="24"/>
          <w:szCs w:val="24"/>
        </w:rPr>
        <w:t>Who will take informed consent? {26a}</w:t>
      </w:r>
    </w:p>
    <w:p w14:paraId="6F7F441B" w14:textId="1BFC695B" w:rsidR="00CB2A66" w:rsidRDefault="00CB2A66" w:rsidP="00CB2A66">
      <w:pPr>
        <w:spacing w:line="252" w:lineRule="auto"/>
        <w:ind w:right="267"/>
        <w:rPr>
          <w:color w:val="000000"/>
        </w:rPr>
      </w:pPr>
      <w:r>
        <w:rPr>
          <w:color w:val="000000"/>
        </w:rPr>
        <w:t>Therefore, for this study, consent will refer to consent for data collection because the patient participants cannot opt out of the intervention, as it is delivered on the cluster level as a training of physicians.</w:t>
      </w:r>
    </w:p>
    <w:p w14:paraId="0064BAEC" w14:textId="77777777" w:rsidR="00CB2A66" w:rsidRDefault="00CB2A66" w:rsidP="00CB2A66">
      <w:pPr>
        <w:spacing w:line="252" w:lineRule="auto"/>
        <w:ind w:right="267"/>
        <w:rPr>
          <w:color w:val="000000"/>
        </w:rPr>
      </w:pPr>
    </w:p>
    <w:p w14:paraId="33638DA2" w14:textId="77777777" w:rsidR="00CB2A66" w:rsidRDefault="00CB2A66" w:rsidP="00CB2A66">
      <w:pPr>
        <w:spacing w:line="252" w:lineRule="auto"/>
        <w:ind w:right="267"/>
        <w:rPr>
          <w:color w:val="000000"/>
        </w:rPr>
      </w:pPr>
      <w:r>
        <w:rPr>
          <w:color w:val="000000"/>
        </w:rPr>
        <w:t>Participants will be included in this trial with the following modes of consent:</w:t>
      </w:r>
    </w:p>
    <w:p w14:paraId="0D3D458A" w14:textId="77777777" w:rsidR="00CB2A66" w:rsidRDefault="00CB2A66" w:rsidP="00CB2A66">
      <w:pPr>
        <w:numPr>
          <w:ilvl w:val="0"/>
          <w:numId w:val="13"/>
        </w:numPr>
        <w:pBdr>
          <w:top w:val="nil"/>
          <w:left w:val="nil"/>
          <w:bottom w:val="nil"/>
          <w:right w:val="nil"/>
          <w:between w:val="nil"/>
        </w:pBdr>
        <w:spacing w:line="252" w:lineRule="auto"/>
        <w:ind w:left="671" w:right="267" w:hanging="279"/>
        <w:rPr>
          <w:color w:val="000000"/>
        </w:rPr>
      </w:pPr>
      <w:r>
        <w:rPr>
          <w:color w:val="000000"/>
        </w:rPr>
        <w:t>Opt-out consent for routinely recorded data and measurement of adherence to ATLS® principles. Consent for the collection of routinely recorded data, either through interviews or by extracting information from medical records, as well as for the measurement of adherence to ATLS® principles, will be presumed unless explicitly declined. This approach is justified because the trial is considered to pose minimal risk and because data collection will be noninvasive. Additionally, obtaining consent specifically for the measurement of adherence to ATLS® principles could interfere with the provision of care and cause undue stress for patients and their representatives. Participants, or their legally authorised representatives, will be provided with written information about the study upon their arrival at the hospital.</w:t>
      </w:r>
    </w:p>
    <w:p w14:paraId="02A17E27" w14:textId="77777777" w:rsidR="00CB2A66" w:rsidRDefault="00CB2A66" w:rsidP="00CB2A66">
      <w:pPr>
        <w:numPr>
          <w:ilvl w:val="0"/>
          <w:numId w:val="13"/>
        </w:numPr>
        <w:pBdr>
          <w:top w:val="nil"/>
          <w:left w:val="nil"/>
          <w:bottom w:val="nil"/>
          <w:right w:val="nil"/>
          <w:between w:val="nil"/>
        </w:pBdr>
        <w:spacing w:line="252" w:lineRule="auto"/>
        <w:ind w:left="671" w:right="267" w:hanging="279"/>
        <w:rPr>
          <w:color w:val="000000"/>
        </w:rPr>
      </w:pPr>
      <w:r>
        <w:rPr>
          <w:color w:val="000000"/>
        </w:rPr>
        <w:t>Opt-in consent and assent for nonroutinely recorded data. Informed consent for nonroutinely recorded data will be actively sought from participants or their legally authorised representative. For participants who are between 15 and 18 years of age we will obtain both the assent of the participant as well as the consent of their guardian or legally authorized representative. Participants and their representatives will be approached after admission. Consent and assent will be written for participants who are admitted to the hospital and verbal for participants who are transferred or discharged before the clinical research coordinators have had an opportunity to approach them. Verbal consent will be audio recorded.</w:t>
      </w:r>
    </w:p>
    <w:p w14:paraId="0871486E" w14:textId="77777777" w:rsidR="00CB2A66" w:rsidRDefault="00CB2A66" w:rsidP="00CB2A66">
      <w:pPr>
        <w:numPr>
          <w:ilvl w:val="0"/>
          <w:numId w:val="13"/>
        </w:numPr>
        <w:pBdr>
          <w:top w:val="nil"/>
          <w:left w:val="nil"/>
          <w:bottom w:val="nil"/>
          <w:right w:val="nil"/>
          <w:between w:val="nil"/>
        </w:pBdr>
        <w:spacing w:line="254" w:lineRule="auto"/>
        <w:ind w:right="267"/>
        <w:rPr>
          <w:color w:val="000000"/>
        </w:rPr>
      </w:pPr>
      <w:r>
        <w:rPr>
          <w:color w:val="000000"/>
        </w:rPr>
        <w:t>Waiver of informed consent for participants who are unconscious or otherwise unable to provide consent and who do not have a legally authorised representative. This group represents the most severely injured participants, who must be included to make the trial representative of the entire population of trauma participants. Participants who regain consciousness will be informed about the study and asked to consent to the collection of nonroutinely recorded data.</w:t>
      </w:r>
    </w:p>
    <w:p w14:paraId="5C107B61" w14:textId="77777777" w:rsidR="009D6F40" w:rsidRDefault="009D6F40">
      <w:pPr>
        <w:pStyle w:val="BodyA"/>
        <w:widowControl w:val="0"/>
        <w:spacing w:line="360" w:lineRule="auto"/>
        <w:rPr>
          <w:color w:val="006600"/>
          <w:u w:color="004C7F"/>
        </w:rPr>
      </w:pPr>
    </w:p>
    <w:p w14:paraId="7F5A22B5" w14:textId="77777777" w:rsidR="009D6F40" w:rsidRDefault="00000000">
      <w:pPr>
        <w:pStyle w:val="BodyA"/>
        <w:widowControl w:val="0"/>
        <w:spacing w:line="360" w:lineRule="auto"/>
        <w:rPr>
          <w:b/>
          <w:bCs/>
          <w:sz w:val="24"/>
          <w:szCs w:val="24"/>
        </w:rPr>
      </w:pPr>
      <w:r>
        <w:rPr>
          <w:b/>
          <w:bCs/>
          <w:sz w:val="24"/>
          <w:szCs w:val="24"/>
        </w:rPr>
        <w:t>Additional consent provisions for collection and use of participant data and biological specimens {26b}</w:t>
      </w:r>
    </w:p>
    <w:p w14:paraId="3FF27E3A" w14:textId="1D84B0DB" w:rsidR="009D6F40" w:rsidRPr="00CB2A66" w:rsidRDefault="00CB2A66" w:rsidP="00CB2A66">
      <w:pPr>
        <w:rPr>
          <w:u w:color="004C7F"/>
        </w:rPr>
      </w:pPr>
      <w:r>
        <w:rPr>
          <w:u w:color="004C7F"/>
        </w:rPr>
        <w:lastRenderedPageBreak/>
        <w:t xml:space="preserve">Not applicable, the data will be anonymized after the trial is completed and no biological specimens are collected. </w:t>
      </w:r>
    </w:p>
    <w:p w14:paraId="54E1564E" w14:textId="77777777" w:rsidR="009D6F40" w:rsidRDefault="009D6F40">
      <w:pPr>
        <w:pStyle w:val="BodyA"/>
        <w:widowControl w:val="0"/>
        <w:spacing w:line="360" w:lineRule="auto"/>
        <w:rPr>
          <w:b/>
          <w:bCs/>
          <w:sz w:val="28"/>
          <w:szCs w:val="28"/>
        </w:rPr>
      </w:pPr>
    </w:p>
    <w:p w14:paraId="63B8C301" w14:textId="77777777" w:rsidR="009D6F40" w:rsidRDefault="00000000">
      <w:pPr>
        <w:pStyle w:val="BodyA"/>
        <w:widowControl w:val="0"/>
        <w:spacing w:line="360" w:lineRule="auto"/>
        <w:rPr>
          <w:b/>
          <w:bCs/>
          <w:sz w:val="28"/>
          <w:szCs w:val="28"/>
          <w:lang w:val="fr-FR"/>
        </w:rPr>
      </w:pPr>
      <w:r>
        <w:rPr>
          <w:b/>
          <w:bCs/>
          <w:sz w:val="28"/>
          <w:szCs w:val="28"/>
          <w:lang w:val="fr-FR"/>
        </w:rPr>
        <w:t>Interventions</w:t>
      </w:r>
    </w:p>
    <w:p w14:paraId="421DE0F1" w14:textId="77777777" w:rsidR="009D6F40" w:rsidRDefault="00000000">
      <w:pPr>
        <w:pStyle w:val="BodyA"/>
        <w:widowControl w:val="0"/>
        <w:spacing w:line="360" w:lineRule="auto"/>
        <w:rPr>
          <w:b/>
          <w:bCs/>
          <w:sz w:val="24"/>
          <w:szCs w:val="24"/>
        </w:rPr>
      </w:pPr>
      <w:r>
        <w:rPr>
          <w:b/>
          <w:bCs/>
          <w:sz w:val="24"/>
          <w:szCs w:val="24"/>
        </w:rPr>
        <w:t>Explanation for the choice of comparators {6b}</w:t>
      </w:r>
    </w:p>
    <w:p w14:paraId="52F9BAC0" w14:textId="0FBE2966" w:rsidR="00CB2A66" w:rsidRDefault="00CB2A66" w:rsidP="00CB2A66">
      <w:pPr>
        <w:spacing w:line="259" w:lineRule="auto"/>
        <w:rPr>
          <w:color w:val="000000"/>
        </w:rPr>
      </w:pPr>
      <w:r>
        <w:rPr>
          <w:color w:val="000000"/>
        </w:rPr>
        <w:t>The control will be standard care, meaning no formal trauma life support training. Standard care varies across hospitals in India, but trauma patients are initially managed by casualty medical o</w:t>
      </w:r>
      <w:r>
        <w:rPr>
          <w:rFonts w:ascii="Cambria Math" w:hAnsi="Cambria Math" w:cs="Cambria Math"/>
          <w:color w:val="000000"/>
        </w:rPr>
        <w:t>ﬀ</w:t>
      </w:r>
      <w:r>
        <w:rPr>
          <w:color w:val="000000"/>
        </w:rPr>
        <w:t>icers, surgical residents, or emergency medicine residents. The</w:t>
      </w:r>
      <w:ins w:id="35" w:author="sranjan@masonlive.gmu.edu" w:date="2025-11-11T12:36:00Z" w16du:dateUtc="2025-11-11T17:36:00Z">
        <w:r w:rsidR="003324A8">
          <w:rPr>
            <w:color w:val="000000"/>
            <w:lang w:val="en-US"/>
          </w:rPr>
          <w:t>r</w:t>
        </w:r>
      </w:ins>
      <w:r>
        <w:rPr>
          <w:color w:val="000000"/>
        </w:rPr>
        <w:t>e are mainly first- or second-year residents who resuscitate patients, perform interventions and refer patients for imaging or other investigations.</w:t>
      </w:r>
    </w:p>
    <w:p w14:paraId="5AB1AE7D" w14:textId="77777777" w:rsidR="009D6F40" w:rsidRDefault="009D6F40">
      <w:pPr>
        <w:pStyle w:val="BodyA"/>
        <w:widowControl w:val="0"/>
        <w:spacing w:line="360" w:lineRule="auto"/>
        <w:rPr>
          <w:rStyle w:val="NoneA"/>
          <w:sz w:val="22"/>
          <w:szCs w:val="22"/>
        </w:rPr>
      </w:pPr>
    </w:p>
    <w:p w14:paraId="4999E05B" w14:textId="70EA5BED" w:rsidR="00CB2A66" w:rsidRDefault="00000000" w:rsidP="00CB2A66">
      <w:pPr>
        <w:spacing w:line="259" w:lineRule="auto"/>
        <w:rPr>
          <w:strike/>
          <w:color w:val="0078D4"/>
        </w:rPr>
      </w:pPr>
      <w:r>
        <w:rPr>
          <w:b/>
          <w:bCs/>
          <w:lang w:val="en-US"/>
        </w:rPr>
        <w:t>Intervention description {11a}</w:t>
      </w:r>
      <w:r>
        <w:rPr>
          <w:rFonts w:ascii="Arial Unicode MS" w:eastAsia="Arial Unicode MS" w:hAnsi="Arial Unicode MS" w:cs="Arial Unicode MS"/>
          <w:lang w:val="en-US"/>
        </w:rPr>
        <w:br/>
      </w:r>
      <w:r w:rsidR="00CB2A66">
        <w:rPr>
          <w:color w:val="000000"/>
        </w:rPr>
        <w:t xml:space="preserve">The intervention in this study is the ATLS® training, which is a proprietary 2-day course that teaches a standardised approach to trauma patient care using the concepts of a primary and secondary survey. The programme was developed by the Committee of Trauma of the American College of Surgeons. The course includes initial treatment and resuscitation, triage and interfacility transfers. Learning is based on practical scenario-driven skill stations and lectures and includes a final performance proficiency evaluation </w:t>
      </w:r>
      <w:r w:rsidR="00CB2A66">
        <w:rPr>
          <w:color w:val="000000"/>
        </w:rPr>
        <w:fldChar w:fldCharType="begin"/>
      </w:r>
      <w:r w:rsidR="00CB2A66">
        <w:rPr>
          <w:color w:val="000000"/>
        </w:rPr>
        <w:instrText xml:space="preserve"> ADDIN ZOTERO_ITEM CSL_CITATION {"citationID":"b5F0KDRR","properties":{"formattedCitation":"(12)","plainCitation":"(12)","noteIndex":0},"citationItems":[{"id":4,"uris":["http://zotero.org/users/6304864/items/EMM4BBSS"],"itemData":{"id":4,"type":"book","edition":"10th","event-place":"633 N. Saint Clair Street, Chicago, IL 60611-3211","publisher":"American College of Surgeons","publisher-place":"633 N. Saint Clair Street, Chicago, IL 60611-3211","title":"Advanced Trauma Life Support® Student Course Manual","author":[{"family":"American College of Surgeons","given":"Committee on Trauma"}],"issued":{"date-parts":[["2018"]]}}}],"schema":"https://github.com/citation-style-language/schema/raw/master/csl-citation.json"} </w:instrText>
      </w:r>
      <w:r w:rsidR="00CB2A66">
        <w:rPr>
          <w:color w:val="000000"/>
        </w:rPr>
        <w:fldChar w:fldCharType="separate"/>
      </w:r>
      <w:r w:rsidR="00CB2A66">
        <w:rPr>
          <w:noProof/>
          <w:color w:val="000000"/>
        </w:rPr>
        <w:t>(12)</w:t>
      </w:r>
      <w:r w:rsidR="00CB2A66">
        <w:rPr>
          <w:color w:val="000000"/>
        </w:rPr>
        <w:fldChar w:fldCharType="end"/>
      </w:r>
      <w:r w:rsidR="00CB2A66">
        <w:rPr>
          <w:color w:val="000000"/>
        </w:rPr>
        <w:t>.</w:t>
      </w:r>
      <w:r w:rsidR="00CB2A66">
        <w:rPr>
          <w:strike/>
          <w:color w:val="0078D4"/>
        </w:rPr>
        <w:t xml:space="preserve"> </w:t>
      </w:r>
    </w:p>
    <w:p w14:paraId="2F40ECB5" w14:textId="77777777" w:rsidR="00CB2A66" w:rsidRDefault="00CB2A66" w:rsidP="00CB2A66">
      <w:pPr>
        <w:spacing w:line="259" w:lineRule="auto"/>
        <w:rPr>
          <w:strike/>
          <w:color w:val="0078D4"/>
        </w:rPr>
      </w:pPr>
    </w:p>
    <w:p w14:paraId="68C5B9F0" w14:textId="69D573FA" w:rsidR="00CB2A66" w:rsidRDefault="00CB2A66" w:rsidP="00CB2A66">
      <w:pPr>
        <w:spacing w:line="259" w:lineRule="auto"/>
        <w:rPr>
          <w:strike/>
          <w:color w:val="0078D4"/>
        </w:rPr>
      </w:pPr>
      <w:r>
        <w:rPr>
          <w:color w:val="000000"/>
        </w:rPr>
        <w:t>We will train physicians who initially resuscitate and provide trauma care during the first hour after patient arrival at the emergency department. These physicians can be casualty medical o</w:t>
      </w:r>
      <w:r>
        <w:rPr>
          <w:rFonts w:ascii="Cambria Math" w:hAnsi="Cambria Math" w:cs="Cambria Math"/>
          <w:color w:val="000000"/>
        </w:rPr>
        <w:t>ﬀ</w:t>
      </w:r>
      <w:r>
        <w:rPr>
          <w:color w:val="000000"/>
        </w:rPr>
        <w:t>icers, surgical residents, or emergency medicine residents, depending on the setup at each participating centre. Physicians will be trained in an accredited ATLS® training facility in India. The training will occur during the transition phase in each cluster. Our experience from the pilot study is that study sites adhere to the training slot allotted to them through the trial; therefore, we judge the risk of clusters implementing ATLS ® before their randomised implementation sequence to be very low.</w:t>
      </w:r>
      <w:r>
        <w:rPr>
          <w:strike/>
          <w:color w:val="0078D4"/>
        </w:rPr>
        <w:t xml:space="preserve"> </w:t>
      </w:r>
    </w:p>
    <w:p w14:paraId="047B1265" w14:textId="77777777" w:rsidR="00CB2A66" w:rsidRDefault="00CB2A66" w:rsidP="00CB2A66">
      <w:pPr>
        <w:spacing w:line="259" w:lineRule="auto"/>
        <w:rPr>
          <w:strike/>
          <w:color w:val="0078D4"/>
        </w:rPr>
      </w:pPr>
    </w:p>
    <w:p w14:paraId="007D56E1" w14:textId="77777777" w:rsidR="00CB2A66" w:rsidRDefault="00000000" w:rsidP="00CB2A66">
      <w:pPr>
        <w:spacing w:line="259" w:lineRule="auto"/>
        <w:rPr>
          <w:color w:val="000000"/>
        </w:rPr>
      </w:pPr>
      <w:sdt>
        <w:sdtPr>
          <w:tag w:val="goog_rdk_4"/>
          <w:id w:val="2112704600"/>
        </w:sdtPr>
        <w:sdtContent/>
      </w:sdt>
      <w:r w:rsidR="00CB2A66">
        <w:rPr>
          <w:color w:val="000000"/>
        </w:rPr>
        <w:t>We will train the number of units of physicians needed to reach the required patient sample size. We estimate that this will require training an average of ten physicians per hospital, which should be mean that we can train one to two units per hospital on average. This is possible because many hospitals in India organise physician sta</w:t>
      </w:r>
      <w:r w:rsidR="00CB2A66">
        <w:rPr>
          <w:rFonts w:ascii="Cambria Math" w:hAnsi="Cambria Math" w:cs="Cambria Math"/>
          <w:color w:val="000000"/>
        </w:rPr>
        <w:t>ﬀ</w:t>
      </w:r>
      <w:r w:rsidR="00CB2A66">
        <w:rPr>
          <w:color w:val="000000"/>
        </w:rPr>
        <w:t>ing of their emergency departments in units, and physicians in the same unit work together in the emergency department on the same days of the week. These physicians’ duties may change into another department as per the residency programme. Therefore, we will collect data only on the days when these units work. The units selected from each hospital will be a convenience sample of all eligible units in those hospitals. We will also assess adherence to ATLS principles before and after implementing ATLS training.</w:t>
      </w:r>
    </w:p>
    <w:p w14:paraId="5A744A1E" w14:textId="637AB354" w:rsidR="009D6F40" w:rsidRDefault="009D6F40">
      <w:pPr>
        <w:pStyle w:val="BodyA"/>
        <w:widowControl w:val="0"/>
        <w:spacing w:line="360" w:lineRule="auto"/>
        <w:rPr>
          <w:rStyle w:val="NoneA"/>
          <w:sz w:val="24"/>
          <w:szCs w:val="24"/>
        </w:rPr>
      </w:pPr>
    </w:p>
    <w:p w14:paraId="3A4C5A0F" w14:textId="77777777" w:rsidR="009D6F40" w:rsidRDefault="00000000">
      <w:pPr>
        <w:pStyle w:val="BodyA"/>
        <w:widowControl w:val="0"/>
        <w:spacing w:line="360" w:lineRule="auto"/>
        <w:rPr>
          <w:b/>
          <w:bCs/>
          <w:sz w:val="24"/>
          <w:szCs w:val="24"/>
        </w:rPr>
      </w:pPr>
      <w:r>
        <w:rPr>
          <w:b/>
          <w:bCs/>
          <w:sz w:val="24"/>
          <w:szCs w:val="24"/>
        </w:rPr>
        <w:t>Criteria for discontinuing or modifying allocated interventions {11b}</w:t>
      </w:r>
    </w:p>
    <w:p w14:paraId="1E27C047" w14:textId="4C21C20A" w:rsidR="009D6F40" w:rsidRDefault="00CB2A66" w:rsidP="00CB2A66">
      <w:pPr>
        <w:rPr>
          <w:u w:color="004C7F"/>
        </w:rPr>
      </w:pPr>
      <w:r>
        <w:rPr>
          <w:u w:color="004C7F"/>
        </w:rPr>
        <w:t>Not applicable because the intervention is delivered on the cluster level.</w:t>
      </w:r>
    </w:p>
    <w:p w14:paraId="76081A90" w14:textId="77777777" w:rsidR="009D6F40" w:rsidRDefault="009D6F40">
      <w:pPr>
        <w:pStyle w:val="BodyA"/>
        <w:widowControl w:val="0"/>
        <w:spacing w:line="360" w:lineRule="auto"/>
        <w:rPr>
          <w:rStyle w:val="NoneA"/>
          <w:sz w:val="24"/>
          <w:szCs w:val="24"/>
        </w:rPr>
      </w:pPr>
    </w:p>
    <w:p w14:paraId="2FEFFE0D" w14:textId="77777777" w:rsidR="009D6F40" w:rsidRDefault="00000000">
      <w:pPr>
        <w:pStyle w:val="BodyA"/>
        <w:widowControl w:val="0"/>
        <w:spacing w:line="360" w:lineRule="auto"/>
        <w:rPr>
          <w:b/>
          <w:bCs/>
          <w:sz w:val="24"/>
          <w:szCs w:val="24"/>
        </w:rPr>
      </w:pPr>
      <w:r>
        <w:rPr>
          <w:b/>
          <w:bCs/>
          <w:sz w:val="24"/>
          <w:szCs w:val="24"/>
        </w:rPr>
        <w:t>Strategies to improve adherence to interventions {11c}</w:t>
      </w:r>
    </w:p>
    <w:p w14:paraId="08D917E8" w14:textId="77777777" w:rsidR="00CB2A66" w:rsidRDefault="00CB2A66" w:rsidP="00CB2A66">
      <w:pPr>
        <w:rPr>
          <w:color w:val="FF0000"/>
        </w:rPr>
      </w:pPr>
      <w:r>
        <w:rPr>
          <w:color w:val="000000"/>
        </w:rPr>
        <w:lastRenderedPageBreak/>
        <w:t xml:space="preserve">Adherence to ATLS is one of the secondary outcomes and will be monitored using a checklist that covers the key steps of the ATLS® primary survey (see </w:t>
      </w:r>
      <w:r w:rsidRPr="001B1D96">
        <w:rPr>
          <w:bCs/>
          <w:color w:val="000000"/>
        </w:rPr>
        <w:t>Table 1).</w:t>
      </w:r>
    </w:p>
    <w:p w14:paraId="718060DE" w14:textId="77777777" w:rsidR="009D6F40" w:rsidRDefault="009D6F40">
      <w:pPr>
        <w:pStyle w:val="BodyA"/>
        <w:widowControl w:val="0"/>
        <w:spacing w:line="360" w:lineRule="auto"/>
        <w:rPr>
          <w:rStyle w:val="NoneA"/>
          <w:sz w:val="24"/>
          <w:szCs w:val="24"/>
        </w:rPr>
      </w:pPr>
    </w:p>
    <w:p w14:paraId="65111544" w14:textId="77777777" w:rsidR="009D6F40" w:rsidRDefault="00000000">
      <w:pPr>
        <w:pStyle w:val="BodyA"/>
        <w:widowControl w:val="0"/>
        <w:spacing w:line="360" w:lineRule="auto"/>
        <w:rPr>
          <w:b/>
          <w:bCs/>
          <w:sz w:val="24"/>
          <w:szCs w:val="24"/>
        </w:rPr>
      </w:pPr>
      <w:r>
        <w:rPr>
          <w:b/>
          <w:bCs/>
          <w:sz w:val="24"/>
          <w:szCs w:val="24"/>
        </w:rPr>
        <w:t>Relevant concomitant care permitted or prohibited during the trial {11d}</w:t>
      </w:r>
    </w:p>
    <w:p w14:paraId="469B6724" w14:textId="77777777" w:rsidR="00CB2A66" w:rsidRDefault="00CB2A66" w:rsidP="00CB2A66">
      <w:r w:rsidRPr="00391F2E">
        <w:t xml:space="preserve">Other than </w:t>
      </w:r>
      <w:r>
        <w:t>the implementation of</w:t>
      </w:r>
      <w:r w:rsidRPr="00391F2E">
        <w:t xml:space="preserve"> another formalised trauma life support training programme or other major interventions to change the care of trauma patients as specified in the exclusion criteria, concomitant use of other medications and treatments may be provided at the discretion of the investigators and will not be considered an exclusion criterion.</w:t>
      </w:r>
    </w:p>
    <w:p w14:paraId="7F08FAE0" w14:textId="77777777" w:rsidR="00CB2A66" w:rsidRDefault="00CB2A66" w:rsidP="00CB2A66">
      <w:pPr>
        <w:rPr>
          <w:b/>
          <w:bCs/>
        </w:rPr>
      </w:pPr>
    </w:p>
    <w:p w14:paraId="7FF244A6" w14:textId="3A022317" w:rsidR="009D6F40" w:rsidRPr="00CB2A66" w:rsidRDefault="00000000" w:rsidP="00CB2A66">
      <w:r>
        <w:rPr>
          <w:b/>
          <w:bCs/>
          <w:lang w:val="en-US"/>
        </w:rPr>
        <w:t>Provisions for post-trial care {30}</w:t>
      </w:r>
    </w:p>
    <w:p w14:paraId="0C408394" w14:textId="4674C929" w:rsidR="009D6F40" w:rsidRDefault="00CB2A66" w:rsidP="00CB2A66">
      <w:pPr>
        <w:rPr>
          <w:u w:color="004C7F"/>
        </w:rPr>
      </w:pPr>
      <w:r>
        <w:rPr>
          <w:u w:color="004C7F"/>
        </w:rPr>
        <w:t>Not applicable because the intervention is a training programme for physicians.</w:t>
      </w:r>
    </w:p>
    <w:p w14:paraId="22046E34" w14:textId="77777777" w:rsidR="009D6F40" w:rsidRDefault="009D6F40">
      <w:pPr>
        <w:pStyle w:val="BodyA"/>
        <w:widowControl w:val="0"/>
        <w:spacing w:line="360" w:lineRule="auto"/>
        <w:rPr>
          <w:color w:val="004C7F"/>
          <w:sz w:val="24"/>
          <w:szCs w:val="24"/>
          <w:u w:color="004C7F"/>
        </w:rPr>
      </w:pPr>
    </w:p>
    <w:p w14:paraId="1F048587" w14:textId="77777777" w:rsidR="009D6F40" w:rsidRDefault="00000000">
      <w:pPr>
        <w:pStyle w:val="BodyA"/>
        <w:widowControl w:val="0"/>
        <w:spacing w:line="360" w:lineRule="auto"/>
        <w:rPr>
          <w:b/>
          <w:bCs/>
          <w:sz w:val="24"/>
          <w:szCs w:val="24"/>
          <w:lang w:val="pt-PT"/>
        </w:rPr>
      </w:pPr>
      <w:proofErr w:type="spellStart"/>
      <w:r>
        <w:rPr>
          <w:b/>
          <w:bCs/>
          <w:sz w:val="24"/>
          <w:szCs w:val="24"/>
          <w:lang w:val="pt-PT"/>
        </w:rPr>
        <w:t>Outcomes</w:t>
      </w:r>
      <w:proofErr w:type="spellEnd"/>
      <w:r>
        <w:rPr>
          <w:b/>
          <w:bCs/>
          <w:sz w:val="24"/>
          <w:szCs w:val="24"/>
          <w:lang w:val="pt-PT"/>
        </w:rPr>
        <w:t xml:space="preserve"> {12}</w:t>
      </w:r>
    </w:p>
    <w:p w14:paraId="65EBA3DB" w14:textId="18AE18C7" w:rsidR="00CB2A66" w:rsidRDefault="00CB2A66" w:rsidP="00CB2A66">
      <w:pPr>
        <w:rPr>
          <w:color w:val="000000"/>
        </w:rPr>
      </w:pPr>
      <w:r>
        <w:rPr>
          <w:color w:val="000000"/>
        </w:rPr>
        <w:t>The primary outcome will be in-hospital mortality within 30 days of arrival at the emergency department. There are several secondary outcomes (</w:t>
      </w:r>
      <w:r>
        <w:rPr>
          <w:b/>
          <w:color w:val="000000"/>
        </w:rPr>
        <w:t>see Table 1.</w:t>
      </w:r>
      <w:r>
        <w:rPr>
          <w:color w:val="000000"/>
        </w:rPr>
        <w:t xml:space="preserve">) </w:t>
      </w:r>
    </w:p>
    <w:p w14:paraId="1BFA0385" w14:textId="77777777" w:rsidR="00CB2A66" w:rsidRDefault="00CB2A66" w:rsidP="00CB2A66">
      <w:pPr>
        <w:rPr>
          <w:color w:val="FF0000"/>
        </w:rPr>
      </w:pPr>
    </w:p>
    <w:p w14:paraId="6165BB90" w14:textId="77777777" w:rsidR="00CB2A66" w:rsidRDefault="00CB2A66" w:rsidP="00CB2A66">
      <w:pPr>
        <w:rPr>
          <w:color w:val="000000"/>
        </w:rPr>
      </w:pPr>
      <w:r>
        <w:rPr>
          <w:b/>
          <w:color w:val="000000"/>
        </w:rPr>
        <w:t>Table 1</w:t>
      </w:r>
      <w:r>
        <w:rPr>
          <w:color w:val="000000"/>
        </w:rPr>
        <w:t>. Primary and secondary outcomes.</w:t>
      </w:r>
    </w:p>
    <w:tbl>
      <w:tblPr>
        <w:tblStyle w:val="PlainTable2"/>
        <w:tblW w:w="5000" w:type="pct"/>
        <w:tblLayout w:type="fixed"/>
        <w:tblLook w:val="04A0" w:firstRow="1" w:lastRow="0" w:firstColumn="1" w:lastColumn="0" w:noHBand="0" w:noVBand="1"/>
      </w:tblPr>
      <w:tblGrid>
        <w:gridCol w:w="2314"/>
        <w:gridCol w:w="3658"/>
        <w:gridCol w:w="3660"/>
      </w:tblGrid>
      <w:tr w:rsidR="00CB2A66" w14:paraId="0DD8FA16" w14:textId="77777777" w:rsidTr="007B666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6D970A3" w14:textId="77777777" w:rsidR="00CB2A66" w:rsidRDefault="00CB2A66" w:rsidP="007B6665">
            <w:r>
              <w:t>Outcome</w:t>
            </w:r>
          </w:p>
        </w:tc>
        <w:tc>
          <w:tcPr>
            <w:tcW w:w="3711" w:type="dxa"/>
          </w:tcPr>
          <w:p w14:paraId="2EC2D137" w14:textId="77777777" w:rsidR="00CB2A66" w:rsidRDefault="00CB2A66" w:rsidP="007B6665">
            <w:pPr>
              <w:cnfStyle w:val="100000000000" w:firstRow="1" w:lastRow="0" w:firstColumn="0" w:lastColumn="0" w:oddVBand="0" w:evenVBand="0" w:oddHBand="0" w:evenHBand="0" w:firstRowFirstColumn="0" w:firstRowLastColumn="0" w:lastRowFirstColumn="0" w:lastRowLastColumn="0"/>
            </w:pPr>
            <w:r>
              <w:t>Source of data</w:t>
            </w:r>
          </w:p>
        </w:tc>
        <w:tc>
          <w:tcPr>
            <w:tcW w:w="3713" w:type="dxa"/>
          </w:tcPr>
          <w:p w14:paraId="02E10712" w14:textId="77777777" w:rsidR="00CB2A66" w:rsidRDefault="00CB2A66" w:rsidP="007B6665">
            <w:pPr>
              <w:cnfStyle w:val="100000000000" w:firstRow="1" w:lastRow="0" w:firstColumn="0" w:lastColumn="0" w:oddVBand="0" w:evenVBand="0" w:oddHBand="0" w:evenHBand="0" w:firstRowFirstColumn="0" w:firstRowLastColumn="0" w:lastRowFirstColumn="0" w:lastRowLastColumn="0"/>
            </w:pPr>
            <w:r>
              <w:t>Mode of collection</w:t>
            </w:r>
          </w:p>
        </w:tc>
      </w:tr>
      <w:tr w:rsidR="00CB2A66" w14:paraId="00857184" w14:textId="77777777" w:rsidTr="007B66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56" w:type="dxa"/>
            <w:gridSpan w:val="2"/>
          </w:tcPr>
          <w:p w14:paraId="57FEC87A" w14:textId="77777777" w:rsidR="00CB2A66" w:rsidRDefault="00CB2A66" w:rsidP="007B6665">
            <w:r>
              <w:t>Primary outcome</w:t>
            </w:r>
          </w:p>
        </w:tc>
        <w:tc>
          <w:tcPr>
            <w:tcW w:w="3713" w:type="dxa"/>
          </w:tcPr>
          <w:p w14:paraId="645DE0C9" w14:textId="77777777" w:rsidR="00CB2A66" w:rsidRDefault="00CB2A66" w:rsidP="007B6665">
            <w:pPr>
              <w:cnfStyle w:val="000000100000" w:firstRow="0" w:lastRow="0" w:firstColumn="0" w:lastColumn="0" w:oddVBand="0" w:evenVBand="0" w:oddHBand="1" w:evenHBand="0" w:firstRowFirstColumn="0" w:firstRowLastColumn="0" w:lastRowFirstColumn="0" w:lastRowLastColumn="0"/>
              <w:rPr>
                <w:b/>
              </w:rPr>
            </w:pPr>
          </w:p>
        </w:tc>
      </w:tr>
      <w:tr w:rsidR="00CB2A66" w14:paraId="63E062DB" w14:textId="77777777" w:rsidTr="007B6665">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A60770C" w14:textId="73722CE7" w:rsidR="00CB2A66" w:rsidRPr="008015AC" w:rsidRDefault="00CB2A66" w:rsidP="007B6665">
            <w:pPr>
              <w:rPr>
                <w:b w:val="0"/>
                <w:bCs w:val="0"/>
              </w:rPr>
            </w:pPr>
            <w:r w:rsidRPr="008015AC">
              <w:rPr>
                <w:b w:val="0"/>
                <w:bCs w:val="0"/>
              </w:rPr>
              <w:t>In-hospital mortality within 30 days of arrival at the emergency department.</w:t>
            </w:r>
          </w:p>
        </w:tc>
        <w:tc>
          <w:tcPr>
            <w:tcW w:w="3711" w:type="dxa"/>
          </w:tcPr>
          <w:p w14:paraId="01C3D3A4" w14:textId="77777777" w:rsidR="00CB2A66" w:rsidRDefault="00CB2A66" w:rsidP="007B6665">
            <w:pPr>
              <w:spacing w:after="120"/>
              <w:cnfStyle w:val="000000000000" w:firstRow="0" w:lastRow="0" w:firstColumn="0" w:lastColumn="0" w:oddVBand="0" w:evenVBand="0" w:oddHBand="0" w:evenHBand="0" w:firstRowFirstColumn="0" w:firstRowLastColumn="0" w:lastRowFirstColumn="0" w:lastRowLastColumn="0"/>
            </w:pPr>
            <w:r>
              <w:t>Patient hospital records. If the patient has been transferred to another hospital, the clinical research coordinators will collect data on this outcome by calling the patient or the patient’s representative, or by contacting the hospital to which the patient was transferred. Data on this outcome will be collected continuously during the trial.</w:t>
            </w:r>
          </w:p>
        </w:tc>
        <w:tc>
          <w:tcPr>
            <w:tcW w:w="3713" w:type="dxa"/>
          </w:tcPr>
          <w:p w14:paraId="509AF61C" w14:textId="77777777" w:rsidR="00CB2A66" w:rsidRDefault="00CB2A66" w:rsidP="007B6665">
            <w:pPr>
              <w:spacing w:after="120"/>
              <w:cnfStyle w:val="000000000000" w:firstRow="0" w:lastRow="0" w:firstColumn="0" w:lastColumn="0" w:oddVBand="0" w:evenVBand="0" w:oddHBand="0" w:evenHBand="0" w:firstRowFirstColumn="0" w:firstRowLastColumn="0" w:lastRowFirstColumn="0" w:lastRowLastColumn="0"/>
            </w:pPr>
            <w:r>
              <w:t>Main stepped-wedge design. Collected for all patients.</w:t>
            </w:r>
          </w:p>
        </w:tc>
      </w:tr>
      <w:tr w:rsidR="00CB2A66" w14:paraId="2D3081C9" w14:textId="77777777" w:rsidTr="007B66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56" w:type="dxa"/>
            <w:gridSpan w:val="2"/>
          </w:tcPr>
          <w:p w14:paraId="323D5A14" w14:textId="77777777" w:rsidR="00CB2A66" w:rsidRPr="00876B2E" w:rsidRDefault="00CB2A66" w:rsidP="007B6665">
            <w:r w:rsidRPr="00876B2E">
              <w:t>Secondary outcome</w:t>
            </w:r>
          </w:p>
        </w:tc>
        <w:tc>
          <w:tcPr>
            <w:tcW w:w="3713" w:type="dxa"/>
          </w:tcPr>
          <w:p w14:paraId="76B58808" w14:textId="77777777" w:rsidR="00CB2A66" w:rsidRDefault="00CB2A66" w:rsidP="007B6665">
            <w:pPr>
              <w:cnfStyle w:val="000000100000" w:firstRow="0" w:lastRow="0" w:firstColumn="0" w:lastColumn="0" w:oddVBand="0" w:evenVBand="0" w:oddHBand="1" w:evenHBand="0" w:firstRowFirstColumn="0" w:firstRowLastColumn="0" w:lastRowFirstColumn="0" w:lastRowLastColumn="0"/>
              <w:rPr>
                <w:b/>
              </w:rPr>
            </w:pPr>
          </w:p>
        </w:tc>
      </w:tr>
      <w:tr w:rsidR="00CB2A66" w14:paraId="67DB2A0A" w14:textId="77777777" w:rsidTr="007B6665">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38EFBEA2" w14:textId="77777777" w:rsidR="00CB2A66" w:rsidRPr="0031315A" w:rsidRDefault="00CB2A66" w:rsidP="007B6665">
            <w:pPr>
              <w:rPr>
                <w:b w:val="0"/>
                <w:bCs w:val="0"/>
              </w:rPr>
            </w:pPr>
            <w:r w:rsidRPr="0031315A">
              <w:rPr>
                <w:b w:val="0"/>
                <w:bCs w:val="0"/>
              </w:rPr>
              <w:t>All-cause mortality within 24 hours, 30 days and 3 months after arrival at the emergency department.</w:t>
            </w:r>
          </w:p>
        </w:tc>
        <w:tc>
          <w:tcPr>
            <w:tcW w:w="3711" w:type="dxa"/>
          </w:tcPr>
          <w:p w14:paraId="607112AF" w14:textId="77777777" w:rsidR="00CB2A66" w:rsidRDefault="00CB2A66" w:rsidP="007B6665">
            <w:pPr>
              <w:spacing w:after="120"/>
              <w:ind w:right="102"/>
              <w:cnfStyle w:val="000000000000" w:firstRow="0" w:lastRow="0" w:firstColumn="0" w:lastColumn="0" w:oddVBand="0" w:evenVBand="0" w:oddHBand="0" w:evenHBand="0" w:firstRowFirstColumn="0" w:firstRowLastColumn="0" w:lastRowFirstColumn="0" w:lastRowLastColumn="0"/>
            </w:pPr>
            <w:r>
              <w:t>Patient hospital records or telephone follow up. If the patient has been transferred to another hospital or discharged, the clinical research coordinators will collect data on this outcome by calling the patient or a patient representative, or by contacting the hospital to which the patient was transferred. Data on this outcome will be collected continuously during the trial.</w:t>
            </w:r>
          </w:p>
        </w:tc>
        <w:tc>
          <w:tcPr>
            <w:tcW w:w="3713" w:type="dxa"/>
          </w:tcPr>
          <w:p w14:paraId="6CE6A880" w14:textId="77777777" w:rsidR="00CB2A66" w:rsidRDefault="00CB2A66" w:rsidP="007B6665">
            <w:pPr>
              <w:spacing w:after="120"/>
              <w:ind w:right="102"/>
              <w:cnfStyle w:val="000000000000" w:firstRow="0" w:lastRow="0" w:firstColumn="0" w:lastColumn="0" w:oddVBand="0" w:evenVBand="0" w:oddHBand="0" w:evenHBand="0" w:firstRowFirstColumn="0" w:firstRowLastColumn="0" w:lastRowFirstColumn="0" w:lastRowLastColumn="0"/>
            </w:pPr>
            <w:r>
              <w:t>Main stepped-wedge design. Collected for all patients.</w:t>
            </w:r>
          </w:p>
        </w:tc>
      </w:tr>
      <w:tr w:rsidR="00CB2A66" w14:paraId="4DA0364A" w14:textId="77777777" w:rsidTr="007B66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DE89EEB" w14:textId="77777777" w:rsidR="00CB2A66" w:rsidRPr="0031315A" w:rsidRDefault="00CB2A66" w:rsidP="007B6665">
            <w:pPr>
              <w:rPr>
                <w:b w:val="0"/>
                <w:bCs w:val="0"/>
              </w:rPr>
            </w:pPr>
            <w:r w:rsidRPr="0031315A">
              <w:rPr>
                <w:b w:val="0"/>
                <w:bCs w:val="0"/>
              </w:rPr>
              <w:t>Length of emergency department stay</w:t>
            </w:r>
          </w:p>
        </w:tc>
        <w:tc>
          <w:tcPr>
            <w:tcW w:w="3711" w:type="dxa"/>
          </w:tcPr>
          <w:p w14:paraId="40257CAE" w14:textId="77777777" w:rsidR="00CB2A66" w:rsidRDefault="00CB2A66" w:rsidP="007B6665">
            <w:pPr>
              <w:spacing w:after="120"/>
              <w:cnfStyle w:val="000000100000" w:firstRow="0" w:lastRow="0" w:firstColumn="0" w:lastColumn="0" w:oddVBand="0" w:evenVBand="0" w:oddHBand="1" w:evenHBand="0" w:firstRowFirstColumn="0" w:firstRowLastColumn="0" w:lastRowFirstColumn="0" w:lastRowLastColumn="0"/>
            </w:pPr>
            <w:r>
              <w:t>Data on this outcome will be collected from patient hospital records.</w:t>
            </w:r>
          </w:p>
        </w:tc>
        <w:tc>
          <w:tcPr>
            <w:tcW w:w="3713" w:type="dxa"/>
          </w:tcPr>
          <w:p w14:paraId="792CFAD8" w14:textId="77777777" w:rsidR="00CB2A66" w:rsidRDefault="00CB2A66" w:rsidP="007B6665">
            <w:pPr>
              <w:spacing w:after="120"/>
              <w:cnfStyle w:val="000000100000" w:firstRow="0" w:lastRow="0" w:firstColumn="0" w:lastColumn="0" w:oddVBand="0" w:evenVBand="0" w:oddHBand="1" w:evenHBand="0" w:firstRowFirstColumn="0" w:firstRowLastColumn="0" w:lastRowFirstColumn="0" w:lastRowLastColumn="0"/>
            </w:pPr>
            <w:r>
              <w:t>Main stepped-wedge design. Collected for all patients.</w:t>
            </w:r>
          </w:p>
        </w:tc>
      </w:tr>
      <w:tr w:rsidR="00CB2A66" w14:paraId="705057CB" w14:textId="77777777" w:rsidTr="007B6665">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64F9E76" w14:textId="77777777" w:rsidR="00CB2A66" w:rsidRPr="0031315A" w:rsidRDefault="00CB2A66" w:rsidP="007B6665">
            <w:pPr>
              <w:rPr>
                <w:b w:val="0"/>
                <w:bCs w:val="0"/>
              </w:rPr>
            </w:pPr>
            <w:r w:rsidRPr="0031315A">
              <w:rPr>
                <w:b w:val="0"/>
                <w:bCs w:val="0"/>
              </w:rPr>
              <w:lastRenderedPageBreak/>
              <w:t>Length of hospital stay.</w:t>
            </w:r>
          </w:p>
        </w:tc>
        <w:tc>
          <w:tcPr>
            <w:tcW w:w="3711" w:type="dxa"/>
          </w:tcPr>
          <w:p w14:paraId="077EC5B9" w14:textId="77777777" w:rsidR="00CB2A66" w:rsidRDefault="00CB2A66" w:rsidP="007B6665">
            <w:pPr>
              <w:tabs>
                <w:tab w:val="left" w:pos="671"/>
              </w:tabs>
              <w:spacing w:before="1" w:after="120"/>
              <w:ind w:right="108"/>
              <w:cnfStyle w:val="000000000000" w:firstRow="0" w:lastRow="0" w:firstColumn="0" w:lastColumn="0" w:oddVBand="0" w:evenVBand="0" w:oddHBand="0" w:evenHBand="0" w:firstRowFirstColumn="0" w:firstRowLastColumn="0" w:lastRowFirstColumn="0" w:lastRowLastColumn="0"/>
            </w:pPr>
            <w:r>
              <w:t>Data on this outcome will be collected from patient hospital records.</w:t>
            </w:r>
          </w:p>
        </w:tc>
        <w:tc>
          <w:tcPr>
            <w:tcW w:w="3713" w:type="dxa"/>
          </w:tcPr>
          <w:p w14:paraId="25740E2B" w14:textId="77777777" w:rsidR="00CB2A66" w:rsidRDefault="00CB2A66" w:rsidP="007B6665">
            <w:pPr>
              <w:tabs>
                <w:tab w:val="left" w:pos="671"/>
              </w:tabs>
              <w:spacing w:before="1" w:after="120"/>
              <w:ind w:right="108"/>
              <w:cnfStyle w:val="000000000000" w:firstRow="0" w:lastRow="0" w:firstColumn="0" w:lastColumn="0" w:oddVBand="0" w:evenVBand="0" w:oddHBand="0" w:evenHBand="0" w:firstRowFirstColumn="0" w:firstRowLastColumn="0" w:lastRowFirstColumn="0" w:lastRowLastColumn="0"/>
            </w:pPr>
            <w:r>
              <w:t>Main stepped-wedge design. Collected for all patients.</w:t>
            </w:r>
          </w:p>
        </w:tc>
      </w:tr>
      <w:tr w:rsidR="00CB2A66" w14:paraId="3A243D53" w14:textId="77777777" w:rsidTr="007B66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544EE39" w14:textId="77777777" w:rsidR="00CB2A66" w:rsidRPr="0031315A" w:rsidRDefault="00CB2A66" w:rsidP="007B6665">
            <w:pPr>
              <w:rPr>
                <w:b w:val="0"/>
                <w:bCs w:val="0"/>
              </w:rPr>
            </w:pPr>
            <w:r w:rsidRPr="0031315A">
              <w:rPr>
                <w:b w:val="0"/>
                <w:bCs w:val="0"/>
              </w:rPr>
              <w:t>Intensive care unit admission.</w:t>
            </w:r>
          </w:p>
        </w:tc>
        <w:tc>
          <w:tcPr>
            <w:tcW w:w="3711" w:type="dxa"/>
          </w:tcPr>
          <w:p w14:paraId="5073D4B3" w14:textId="77777777" w:rsidR="00CB2A66" w:rsidRDefault="00CB2A66" w:rsidP="007B6665">
            <w:pPr>
              <w:tabs>
                <w:tab w:val="left" w:pos="671"/>
              </w:tabs>
              <w:spacing w:before="1" w:after="120"/>
              <w:ind w:right="108"/>
              <w:cnfStyle w:val="000000100000" w:firstRow="0" w:lastRow="0" w:firstColumn="0" w:lastColumn="0" w:oddVBand="0" w:evenVBand="0" w:oddHBand="1" w:evenHBand="0" w:firstRowFirstColumn="0" w:firstRowLastColumn="0" w:lastRowFirstColumn="0" w:lastRowLastColumn="0"/>
            </w:pPr>
            <w:r>
              <w:t>Data on this outcome will be collected from patient hospital records.</w:t>
            </w:r>
          </w:p>
        </w:tc>
        <w:tc>
          <w:tcPr>
            <w:tcW w:w="3713" w:type="dxa"/>
          </w:tcPr>
          <w:p w14:paraId="06B3C89F" w14:textId="77777777" w:rsidR="00CB2A66" w:rsidRDefault="00CB2A66" w:rsidP="007B6665">
            <w:pPr>
              <w:tabs>
                <w:tab w:val="left" w:pos="671"/>
              </w:tabs>
              <w:spacing w:before="1" w:after="120"/>
              <w:ind w:right="108"/>
              <w:cnfStyle w:val="000000100000" w:firstRow="0" w:lastRow="0" w:firstColumn="0" w:lastColumn="0" w:oddVBand="0" w:evenVBand="0" w:oddHBand="1" w:evenHBand="0" w:firstRowFirstColumn="0" w:firstRowLastColumn="0" w:lastRowFirstColumn="0" w:lastRowLastColumn="0"/>
            </w:pPr>
            <w:r>
              <w:t>Main stepped-wedge design. Collected for all patients.</w:t>
            </w:r>
          </w:p>
        </w:tc>
      </w:tr>
      <w:tr w:rsidR="00CB2A66" w14:paraId="431E93DF" w14:textId="77777777" w:rsidTr="007B6665">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B517085" w14:textId="77777777" w:rsidR="00CB2A66" w:rsidRPr="0031315A" w:rsidRDefault="00CB2A66" w:rsidP="007B6665">
            <w:pPr>
              <w:rPr>
                <w:b w:val="0"/>
                <w:bCs w:val="0"/>
              </w:rPr>
            </w:pPr>
            <w:r w:rsidRPr="0031315A">
              <w:rPr>
                <w:b w:val="0"/>
                <w:bCs w:val="0"/>
              </w:rPr>
              <w:t>Length of intensive care unit stay.</w:t>
            </w:r>
          </w:p>
        </w:tc>
        <w:tc>
          <w:tcPr>
            <w:tcW w:w="3711" w:type="dxa"/>
          </w:tcPr>
          <w:p w14:paraId="1E567037" w14:textId="77777777" w:rsidR="00CB2A66" w:rsidRDefault="00CB2A66" w:rsidP="007B6665">
            <w:pPr>
              <w:tabs>
                <w:tab w:val="left" w:pos="671"/>
              </w:tabs>
              <w:spacing w:after="120"/>
              <w:ind w:right="142"/>
              <w:cnfStyle w:val="000000000000" w:firstRow="0" w:lastRow="0" w:firstColumn="0" w:lastColumn="0" w:oddVBand="0" w:evenVBand="0" w:oddHBand="0" w:evenHBand="0" w:firstRowFirstColumn="0" w:firstRowLastColumn="0" w:lastRowFirstColumn="0" w:lastRowLastColumn="0"/>
            </w:pPr>
            <w:r>
              <w:t>Data on this outcome will be collected from patient hospital records.</w:t>
            </w:r>
          </w:p>
        </w:tc>
        <w:tc>
          <w:tcPr>
            <w:tcW w:w="3713" w:type="dxa"/>
          </w:tcPr>
          <w:p w14:paraId="751BB5E9" w14:textId="77777777" w:rsidR="00CB2A66" w:rsidRDefault="00CB2A66" w:rsidP="007B6665">
            <w:pPr>
              <w:tabs>
                <w:tab w:val="left" w:pos="671"/>
              </w:tabs>
              <w:spacing w:after="120"/>
              <w:ind w:right="142"/>
              <w:cnfStyle w:val="000000000000" w:firstRow="0" w:lastRow="0" w:firstColumn="0" w:lastColumn="0" w:oddVBand="0" w:evenVBand="0" w:oddHBand="0" w:evenHBand="0" w:firstRowFirstColumn="0" w:firstRowLastColumn="0" w:lastRowFirstColumn="0" w:lastRowLastColumn="0"/>
            </w:pPr>
            <w:r>
              <w:t>Main stepped-wedge design. Collected for all patients.</w:t>
            </w:r>
          </w:p>
        </w:tc>
      </w:tr>
      <w:tr w:rsidR="00CB2A66" w14:paraId="3D6203FC" w14:textId="77777777" w:rsidTr="007B66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071B9EF8" w14:textId="77777777" w:rsidR="00CB2A66" w:rsidRPr="0031315A" w:rsidRDefault="00CB2A66" w:rsidP="007B6665">
            <w:pPr>
              <w:rPr>
                <w:b w:val="0"/>
                <w:bCs w:val="0"/>
              </w:rPr>
            </w:pPr>
            <w:r w:rsidRPr="0031315A">
              <w:rPr>
                <w:b w:val="0"/>
                <w:bCs w:val="0"/>
              </w:rPr>
              <w:t>Return to work at 30 days and three months after arrival at the emergency department.</w:t>
            </w:r>
          </w:p>
        </w:tc>
        <w:tc>
          <w:tcPr>
            <w:tcW w:w="3711" w:type="dxa"/>
          </w:tcPr>
          <w:p w14:paraId="49AE321C" w14:textId="77777777" w:rsidR="00CB2A66" w:rsidRDefault="00CB2A66" w:rsidP="007B6665">
            <w:pPr>
              <w:tabs>
                <w:tab w:val="left" w:pos="671"/>
              </w:tabs>
              <w:spacing w:after="120"/>
              <w:ind w:right="142"/>
              <w:cnfStyle w:val="000000100000" w:firstRow="0" w:lastRow="0" w:firstColumn="0" w:lastColumn="0" w:oddVBand="0" w:evenVBand="0" w:oddHBand="1" w:evenHBand="0" w:firstRowFirstColumn="0" w:firstRowLastColumn="0" w:lastRowFirstColumn="0" w:lastRowLastColumn="0"/>
            </w:pPr>
            <w:r>
              <w:t xml:space="preserve">Data on this outcome will be collected in person if the patient is still in hospital, or by phone if the patient has been discharged. </w:t>
            </w:r>
          </w:p>
        </w:tc>
        <w:tc>
          <w:tcPr>
            <w:tcW w:w="3713" w:type="dxa"/>
          </w:tcPr>
          <w:p w14:paraId="3AC547D8" w14:textId="77777777" w:rsidR="00CB2A66" w:rsidRDefault="00CB2A66" w:rsidP="007B6665">
            <w:pPr>
              <w:tabs>
                <w:tab w:val="left" w:pos="671"/>
              </w:tabs>
              <w:spacing w:after="120"/>
              <w:ind w:right="142"/>
              <w:cnfStyle w:val="000000100000" w:firstRow="0" w:lastRow="0" w:firstColumn="0" w:lastColumn="0" w:oddVBand="0" w:evenVBand="0" w:oddHBand="1" w:evenHBand="0" w:firstRowFirstColumn="0" w:firstRowLastColumn="0" w:lastRowFirstColumn="0" w:lastRowLastColumn="0"/>
            </w:pPr>
            <w:r>
              <w:t>Main stepped-wedge design. Collected for all patients.</w:t>
            </w:r>
          </w:p>
        </w:tc>
      </w:tr>
      <w:tr w:rsidR="00CB2A66" w14:paraId="61B55D83" w14:textId="77777777" w:rsidTr="007B6665">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743F9E34" w14:textId="77777777" w:rsidR="00CB2A66" w:rsidRPr="0031315A" w:rsidRDefault="00CB2A66" w:rsidP="007B6665">
            <w:pPr>
              <w:tabs>
                <w:tab w:val="left" w:pos="662"/>
              </w:tabs>
              <w:rPr>
                <w:b w:val="0"/>
                <w:bCs w:val="0"/>
              </w:rPr>
            </w:pPr>
            <w:r w:rsidRPr="0031315A">
              <w:rPr>
                <w:b w:val="0"/>
                <w:bCs w:val="0"/>
              </w:rPr>
              <w:t>Adherence to ATLS® principles during initial patient resuscitation, up to one hour after the physician has first seen the patient.</w:t>
            </w:r>
          </w:p>
        </w:tc>
        <w:tc>
          <w:tcPr>
            <w:tcW w:w="3711" w:type="dxa"/>
          </w:tcPr>
          <w:p w14:paraId="47A531EB" w14:textId="77777777" w:rsidR="00CB2A66" w:rsidRDefault="00CB2A66" w:rsidP="007B6665">
            <w:pPr>
              <w:spacing w:before="18" w:after="120"/>
              <w:ind w:right="136"/>
              <w:cnfStyle w:val="000000000000" w:firstRow="0" w:lastRow="0" w:firstColumn="0" w:lastColumn="0" w:oddVBand="0" w:evenVBand="0" w:oddHBand="0" w:evenHBand="0" w:firstRowFirstColumn="0" w:firstRowLastColumn="0" w:lastRowFirstColumn="0" w:lastRowLastColumn="0"/>
            </w:pPr>
            <w:r>
              <w:t xml:space="preserve">This assessment will be performed using a 14-item checklist covering the key steps of the ATLS® primary survey, based on previous work on ATLS® adherence (31). We will consider completion of all 14 steps as 100% adherence. The clinical research coordinators will collect this data by observe the care being delivered to patients and will be trained by the trial team to do this, prior to the start of the trial. </w:t>
            </w:r>
          </w:p>
        </w:tc>
        <w:tc>
          <w:tcPr>
            <w:tcW w:w="3713" w:type="dxa"/>
          </w:tcPr>
          <w:p w14:paraId="2778D5F8" w14:textId="77777777" w:rsidR="00CB2A66" w:rsidRDefault="00CB2A66" w:rsidP="007B6665">
            <w:pPr>
              <w:spacing w:before="18" w:after="120"/>
              <w:ind w:right="136"/>
              <w:cnfStyle w:val="000000000000" w:firstRow="0" w:lastRow="0" w:firstColumn="0" w:lastColumn="0" w:oddVBand="0" w:evenVBand="0" w:oddHBand="0" w:evenHBand="0" w:firstRowFirstColumn="0" w:firstRowLastColumn="0" w:lastRowFirstColumn="0" w:lastRowLastColumn="0"/>
            </w:pPr>
            <w:r>
              <w:t>Nested staircase design. Collected for a random subset of patients.</w:t>
            </w:r>
          </w:p>
        </w:tc>
      </w:tr>
      <w:tr w:rsidR="00CB2A66" w14:paraId="4E34954A" w14:textId="77777777" w:rsidTr="007B66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05D1634E" w14:textId="77777777" w:rsidR="00CB2A66" w:rsidRPr="0031315A" w:rsidRDefault="00CB2A66" w:rsidP="007B6665">
            <w:pPr>
              <w:tabs>
                <w:tab w:val="left" w:pos="662"/>
              </w:tabs>
              <w:rPr>
                <w:b w:val="0"/>
                <w:bCs w:val="0"/>
              </w:rPr>
            </w:pPr>
            <w:r w:rsidRPr="0031315A">
              <w:rPr>
                <w:b w:val="0"/>
                <w:bCs w:val="0"/>
              </w:rPr>
              <w:t>Quality of life within seven days of discharge, and at 30 days and three months of arrival at the emergency department, measured by the o</w:t>
            </w:r>
            <w:r w:rsidRPr="0031315A">
              <w:rPr>
                <w:rFonts w:ascii="Cambria Math" w:hAnsi="Cambria Math" w:cs="Cambria Math"/>
                <w:b w:val="0"/>
                <w:bCs w:val="0"/>
              </w:rPr>
              <w:t>ﬀ</w:t>
            </w:r>
            <w:r w:rsidRPr="0031315A">
              <w:rPr>
                <w:b w:val="0"/>
                <w:bCs w:val="0"/>
              </w:rPr>
              <w:t>icial and validated translations of the EQ5D3L.</w:t>
            </w:r>
          </w:p>
        </w:tc>
        <w:tc>
          <w:tcPr>
            <w:tcW w:w="3711" w:type="dxa"/>
          </w:tcPr>
          <w:p w14:paraId="4CDB4C5A" w14:textId="77777777" w:rsidR="00CB2A66" w:rsidRDefault="00CB2A66" w:rsidP="007B6665">
            <w:pPr>
              <w:spacing w:before="18" w:after="120"/>
              <w:ind w:right="136"/>
              <w:cnfStyle w:val="000000100000" w:firstRow="0" w:lastRow="0" w:firstColumn="0" w:lastColumn="0" w:oddVBand="0" w:evenVBand="0" w:oddHBand="1" w:evenHBand="0" w:firstRowFirstColumn="0" w:firstRowLastColumn="0" w:lastRowFirstColumn="0" w:lastRowLastColumn="0"/>
            </w:pPr>
            <w:r>
              <w:t xml:space="preserve">Data on this outcome will be collected in person if the patient is still in hospital, or by phone if the patient has been discharged. </w:t>
            </w:r>
          </w:p>
        </w:tc>
        <w:tc>
          <w:tcPr>
            <w:tcW w:w="3713" w:type="dxa"/>
          </w:tcPr>
          <w:p w14:paraId="140CE832" w14:textId="77777777" w:rsidR="00CB2A66" w:rsidRDefault="00CB2A66" w:rsidP="007B6665">
            <w:pPr>
              <w:spacing w:before="18" w:after="120"/>
              <w:ind w:right="136"/>
              <w:cnfStyle w:val="000000100000" w:firstRow="0" w:lastRow="0" w:firstColumn="0" w:lastColumn="0" w:oddVBand="0" w:evenVBand="0" w:oddHBand="1" w:evenHBand="0" w:firstRowFirstColumn="0" w:firstRowLastColumn="0" w:lastRowFirstColumn="0" w:lastRowLastColumn="0"/>
            </w:pPr>
            <w:r>
              <w:t>Nested staircase design. Collected for a random subset of patients.</w:t>
            </w:r>
          </w:p>
        </w:tc>
      </w:tr>
      <w:tr w:rsidR="00CB2A66" w14:paraId="0A7308C0" w14:textId="77777777" w:rsidTr="007B6665">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2500A87" w14:textId="77777777" w:rsidR="00CB2A66" w:rsidRPr="0031315A" w:rsidRDefault="00CB2A66" w:rsidP="007B6665">
            <w:pPr>
              <w:tabs>
                <w:tab w:val="left" w:pos="662"/>
              </w:tabs>
              <w:rPr>
                <w:b w:val="0"/>
                <w:bCs w:val="0"/>
              </w:rPr>
            </w:pPr>
            <w:r w:rsidRPr="0031315A">
              <w:rPr>
                <w:b w:val="0"/>
                <w:bCs w:val="0"/>
              </w:rPr>
              <w:t xml:space="preserve">Disability within seven days of discharge, and at 30 days and three months of arrival at the emergency department, assessed using the WHO Disability Assessment Schedule </w:t>
            </w:r>
            <w:r w:rsidRPr="0031315A">
              <w:rPr>
                <w:b w:val="0"/>
                <w:bCs w:val="0"/>
              </w:rPr>
              <w:lastRenderedPageBreak/>
              <w:t>2.0 (WHODAS 2.0).</w:t>
            </w:r>
          </w:p>
        </w:tc>
        <w:tc>
          <w:tcPr>
            <w:tcW w:w="3711" w:type="dxa"/>
          </w:tcPr>
          <w:p w14:paraId="63B0C44B" w14:textId="77777777" w:rsidR="00CB2A66" w:rsidRDefault="00CB2A66" w:rsidP="007B6665">
            <w:pPr>
              <w:spacing w:before="18" w:after="120"/>
              <w:ind w:right="138"/>
              <w:cnfStyle w:val="000000000000" w:firstRow="0" w:lastRow="0" w:firstColumn="0" w:lastColumn="0" w:oddVBand="0" w:evenVBand="0" w:oddHBand="0" w:evenHBand="0" w:firstRowFirstColumn="0" w:firstRowLastColumn="0" w:lastRowFirstColumn="0" w:lastRowLastColumn="0"/>
            </w:pPr>
            <w:r>
              <w:lastRenderedPageBreak/>
              <w:t xml:space="preserve">Data on this outcome will be collected in person if the patient is still in hospital, or by phone if the patient has been discharged. </w:t>
            </w:r>
          </w:p>
        </w:tc>
        <w:tc>
          <w:tcPr>
            <w:tcW w:w="3713" w:type="dxa"/>
          </w:tcPr>
          <w:p w14:paraId="0F6756A1" w14:textId="77777777" w:rsidR="00CB2A66" w:rsidRDefault="00CB2A66" w:rsidP="007B6665">
            <w:pPr>
              <w:spacing w:before="18" w:after="120"/>
              <w:ind w:right="138"/>
              <w:cnfStyle w:val="000000000000" w:firstRow="0" w:lastRow="0" w:firstColumn="0" w:lastColumn="0" w:oddVBand="0" w:evenVBand="0" w:oddHBand="0" w:evenHBand="0" w:firstRowFirstColumn="0" w:firstRowLastColumn="0" w:lastRowFirstColumn="0" w:lastRowLastColumn="0"/>
            </w:pPr>
            <w:r>
              <w:t>Nested staircase design. Collected for a random subset of patients.</w:t>
            </w:r>
          </w:p>
        </w:tc>
      </w:tr>
    </w:tbl>
    <w:p w14:paraId="7A23724E" w14:textId="77777777" w:rsidR="00CB2A66" w:rsidRDefault="00CB2A66" w:rsidP="00CB2A66">
      <w:pPr>
        <w:rPr>
          <w:color w:val="000000"/>
        </w:rPr>
      </w:pPr>
    </w:p>
    <w:p w14:paraId="475C09A4" w14:textId="47A82A00" w:rsidR="009D6F40" w:rsidRDefault="00000000">
      <w:pPr>
        <w:pStyle w:val="BodyA"/>
        <w:widowControl w:val="0"/>
        <w:spacing w:line="360" w:lineRule="auto"/>
        <w:rPr>
          <w:sz w:val="24"/>
          <w:szCs w:val="24"/>
        </w:rPr>
      </w:pPr>
      <w:r>
        <w:rPr>
          <w:b/>
          <w:bCs/>
          <w:sz w:val="24"/>
          <w:szCs w:val="24"/>
        </w:rPr>
        <w:t>Participant timeline {13}</w:t>
      </w:r>
    </w:p>
    <w:p w14:paraId="6A50AC19" w14:textId="2B726CCC" w:rsidR="00CB2A66" w:rsidRPr="00892A39" w:rsidRDefault="00CB2A66" w:rsidP="00CB2A66">
      <w:r>
        <w:t>The patient p</w:t>
      </w:r>
      <w:r w:rsidRPr="00892A39">
        <w:t xml:space="preserve">articipants </w:t>
      </w:r>
      <w:r>
        <w:t>will be</w:t>
      </w:r>
      <w:r w:rsidRPr="00892A39">
        <w:t xml:space="preserve"> adult trauma patients who present to the emergency department</w:t>
      </w:r>
      <w:r>
        <w:t>s</w:t>
      </w:r>
      <w:r w:rsidRPr="00892A39">
        <w:t xml:space="preserve"> of </w:t>
      </w:r>
      <w:r>
        <w:t xml:space="preserve">the </w:t>
      </w:r>
      <w:r w:rsidRPr="00892A39">
        <w:t>participating hospitals and are admitted or transferred for admission.</w:t>
      </w:r>
      <w:r>
        <w:t xml:space="preserve"> Participants are screened by the clinical research coordinators and a</w:t>
      </w:r>
      <w:r w:rsidRPr="00892A39">
        <w:t xml:space="preserve">ll participants who meet the eligibility criteria will be included in the study. </w:t>
      </w:r>
      <w:r>
        <w:t>The p</w:t>
      </w:r>
      <w:r w:rsidRPr="00892A39">
        <w:t>articipant</w:t>
      </w:r>
      <w:r>
        <w:t>’s</w:t>
      </w:r>
      <w:r w:rsidRPr="00892A39">
        <w:t xml:space="preserve"> baseline and subsequent data will be collected as per Table 2</w:t>
      </w:r>
      <w:r w:rsidR="00FA2FA9">
        <w:t xml:space="preserve"> and 3</w:t>
      </w:r>
      <w:r w:rsidRPr="00892A39">
        <w:t xml:space="preserve">. </w:t>
      </w:r>
    </w:p>
    <w:p w14:paraId="33E71D64" w14:textId="77777777" w:rsidR="00CB2A66" w:rsidRDefault="00CB2A66" w:rsidP="00CB2A66">
      <w:pPr>
        <w:rPr>
          <w:b/>
          <w:color w:val="000000"/>
        </w:rPr>
      </w:pPr>
    </w:p>
    <w:p w14:paraId="445F44CB" w14:textId="6AFABC49" w:rsidR="00CB2A66" w:rsidRDefault="00CB2A66" w:rsidP="00FA2FA9">
      <w:r w:rsidRPr="00FA2FA9">
        <w:rPr>
          <w:b/>
          <w:bCs/>
        </w:rPr>
        <w:t>Table 2</w:t>
      </w:r>
      <w:r w:rsidR="00FA2FA9">
        <w:rPr>
          <w:b/>
          <w:bCs/>
        </w:rPr>
        <w:t xml:space="preserve">. </w:t>
      </w:r>
      <w:r w:rsidR="00FA2FA9" w:rsidRPr="00FA2FA9">
        <w:t>Overview of trial procedures before and during patient admission</w:t>
      </w:r>
    </w:p>
    <w:p w14:paraId="14833CF0" w14:textId="77777777" w:rsidR="00FA2FA9" w:rsidRPr="00FA2FA9" w:rsidRDefault="00FA2FA9" w:rsidP="00FA2FA9"/>
    <w:tbl>
      <w:tblPr>
        <w:tblW w:w="8505" w:type="dxa"/>
        <w:tblLayout w:type="fixed"/>
        <w:tblLook w:val="04A0" w:firstRow="1" w:lastRow="0" w:firstColumn="1" w:lastColumn="0" w:noHBand="0" w:noVBand="1"/>
      </w:tblPr>
      <w:tblGrid>
        <w:gridCol w:w="2565"/>
        <w:gridCol w:w="1245"/>
        <w:gridCol w:w="1395"/>
        <w:gridCol w:w="1500"/>
        <w:gridCol w:w="1800"/>
      </w:tblGrid>
      <w:tr w:rsidR="00CB2A66" w14:paraId="4F450D13" w14:textId="77777777" w:rsidTr="007B6665">
        <w:trPr>
          <w:trHeight w:val="300"/>
        </w:trPr>
        <w:tc>
          <w:tcPr>
            <w:tcW w:w="2565" w:type="dxa"/>
            <w:tcBorders>
              <w:bottom w:val="single" w:sz="12" w:space="0" w:color="000000"/>
            </w:tcBorders>
          </w:tcPr>
          <w:p w14:paraId="15DEF3D2" w14:textId="77777777" w:rsidR="00CB2A66" w:rsidRDefault="00CB2A66" w:rsidP="007B6665">
            <w:r>
              <w:t>Procedures</w:t>
            </w:r>
          </w:p>
        </w:tc>
        <w:tc>
          <w:tcPr>
            <w:tcW w:w="1245" w:type="dxa"/>
            <w:tcBorders>
              <w:bottom w:val="single" w:sz="12" w:space="0" w:color="000000"/>
            </w:tcBorders>
          </w:tcPr>
          <w:p w14:paraId="253C6B20" w14:textId="77777777" w:rsidR="00CB2A66" w:rsidRDefault="00CB2A66" w:rsidP="007B6665">
            <w:r>
              <w:t>Screening</w:t>
            </w:r>
          </w:p>
        </w:tc>
        <w:tc>
          <w:tcPr>
            <w:tcW w:w="1395" w:type="dxa"/>
            <w:tcBorders>
              <w:bottom w:val="single" w:sz="12" w:space="0" w:color="000000"/>
            </w:tcBorders>
          </w:tcPr>
          <w:p w14:paraId="19E66812" w14:textId="77777777" w:rsidR="00CB2A66" w:rsidRDefault="00CB2A66" w:rsidP="007B6665">
            <w:r>
              <w:t xml:space="preserve">Consenting </w:t>
            </w:r>
          </w:p>
        </w:tc>
        <w:tc>
          <w:tcPr>
            <w:tcW w:w="1500" w:type="dxa"/>
            <w:tcBorders>
              <w:bottom w:val="single" w:sz="12" w:space="0" w:color="000000"/>
            </w:tcBorders>
          </w:tcPr>
          <w:p w14:paraId="37332BEB" w14:textId="77777777" w:rsidR="00CB2A66" w:rsidRDefault="00CB2A66" w:rsidP="007B6665">
            <w:r>
              <w:t xml:space="preserve">Initial assessment </w:t>
            </w:r>
          </w:p>
        </w:tc>
        <w:tc>
          <w:tcPr>
            <w:tcW w:w="1800" w:type="dxa"/>
            <w:tcBorders>
              <w:bottom w:val="single" w:sz="12" w:space="0" w:color="000000"/>
            </w:tcBorders>
          </w:tcPr>
          <w:p w14:paraId="4128A4BF" w14:textId="77777777" w:rsidR="00CB2A66" w:rsidRDefault="00CB2A66" w:rsidP="007B6665">
            <w:r>
              <w:t>In-hospital care</w:t>
            </w:r>
          </w:p>
        </w:tc>
      </w:tr>
      <w:tr w:rsidR="00CB2A66" w14:paraId="254BD279" w14:textId="77777777" w:rsidTr="007B6665">
        <w:trPr>
          <w:trHeight w:val="300"/>
        </w:trPr>
        <w:tc>
          <w:tcPr>
            <w:tcW w:w="2565" w:type="dxa"/>
            <w:tcBorders>
              <w:top w:val="single" w:sz="12" w:space="0" w:color="000000"/>
            </w:tcBorders>
          </w:tcPr>
          <w:p w14:paraId="27137C01" w14:textId="77777777" w:rsidR="00CB2A66" w:rsidRDefault="00CB2A66" w:rsidP="007B6665">
            <w:r>
              <w:t>Eligibility criteria</w:t>
            </w:r>
          </w:p>
        </w:tc>
        <w:tc>
          <w:tcPr>
            <w:tcW w:w="1245" w:type="dxa"/>
            <w:tcBorders>
              <w:top w:val="single" w:sz="12" w:space="0" w:color="000000"/>
            </w:tcBorders>
          </w:tcPr>
          <w:p w14:paraId="3188EDA2" w14:textId="77777777" w:rsidR="00CB2A66" w:rsidRDefault="00000000" w:rsidP="007B6665">
            <w:pPr>
              <w:jc w:val="center"/>
            </w:pPr>
            <w:sdt>
              <w:sdtPr>
                <w:tag w:val="goog_rdk_5"/>
                <w:id w:val="-705256586"/>
              </w:sdtPr>
              <w:sdtContent>
                <w:r w:rsidR="00CB2A66">
                  <w:rPr>
                    <w:rFonts w:ascii="Gungsuh" w:eastAsia="Gungsuh" w:hAnsi="Gungsuh" w:cs="Gungsuh"/>
                  </w:rPr>
                  <w:t>√</w:t>
                </w:r>
              </w:sdtContent>
            </w:sdt>
          </w:p>
        </w:tc>
        <w:tc>
          <w:tcPr>
            <w:tcW w:w="1395" w:type="dxa"/>
            <w:tcBorders>
              <w:top w:val="single" w:sz="12" w:space="0" w:color="000000"/>
            </w:tcBorders>
          </w:tcPr>
          <w:p w14:paraId="6D112D53" w14:textId="77777777" w:rsidR="00CB2A66" w:rsidRDefault="00CB2A66" w:rsidP="007B6665">
            <w:pPr>
              <w:jc w:val="center"/>
            </w:pPr>
            <w:r>
              <w:t xml:space="preserve"> </w:t>
            </w:r>
          </w:p>
        </w:tc>
        <w:tc>
          <w:tcPr>
            <w:tcW w:w="1500" w:type="dxa"/>
            <w:tcBorders>
              <w:top w:val="single" w:sz="12" w:space="0" w:color="000000"/>
            </w:tcBorders>
          </w:tcPr>
          <w:p w14:paraId="4704C250" w14:textId="77777777" w:rsidR="00CB2A66" w:rsidRDefault="00CB2A66" w:rsidP="007B6665">
            <w:pPr>
              <w:jc w:val="center"/>
            </w:pPr>
            <w:r>
              <w:t xml:space="preserve"> </w:t>
            </w:r>
          </w:p>
        </w:tc>
        <w:tc>
          <w:tcPr>
            <w:tcW w:w="1800" w:type="dxa"/>
            <w:tcBorders>
              <w:top w:val="single" w:sz="12" w:space="0" w:color="000000"/>
            </w:tcBorders>
          </w:tcPr>
          <w:p w14:paraId="1C9F45F7" w14:textId="77777777" w:rsidR="00CB2A66" w:rsidRDefault="00CB2A66" w:rsidP="007B6665">
            <w:pPr>
              <w:jc w:val="center"/>
            </w:pPr>
            <w:r>
              <w:t xml:space="preserve"> </w:t>
            </w:r>
          </w:p>
        </w:tc>
      </w:tr>
      <w:tr w:rsidR="00CB2A66" w14:paraId="6ECEE478" w14:textId="77777777" w:rsidTr="007B6665">
        <w:trPr>
          <w:trHeight w:val="300"/>
        </w:trPr>
        <w:tc>
          <w:tcPr>
            <w:tcW w:w="2565" w:type="dxa"/>
          </w:tcPr>
          <w:p w14:paraId="68D63935" w14:textId="77777777" w:rsidR="00CB2A66" w:rsidRDefault="00CB2A66" w:rsidP="007B6665">
            <w:pPr>
              <w:rPr>
                <w:vertAlign w:val="superscript"/>
              </w:rPr>
            </w:pPr>
            <w:r>
              <w:t>Study information</w:t>
            </w:r>
            <w:r>
              <w:rPr>
                <w:vertAlign w:val="superscript"/>
              </w:rPr>
              <w:t xml:space="preserve"> 1</w:t>
            </w:r>
          </w:p>
        </w:tc>
        <w:tc>
          <w:tcPr>
            <w:tcW w:w="1245" w:type="dxa"/>
          </w:tcPr>
          <w:p w14:paraId="7D5D8A81" w14:textId="77777777" w:rsidR="00CB2A66" w:rsidRDefault="00CB2A66" w:rsidP="007B6665">
            <w:pPr>
              <w:jc w:val="center"/>
            </w:pPr>
            <w:r>
              <w:t xml:space="preserve"> </w:t>
            </w:r>
          </w:p>
        </w:tc>
        <w:tc>
          <w:tcPr>
            <w:tcW w:w="1395" w:type="dxa"/>
          </w:tcPr>
          <w:p w14:paraId="0897786B" w14:textId="77777777" w:rsidR="00CB2A66" w:rsidRDefault="00000000" w:rsidP="007B6665">
            <w:pPr>
              <w:jc w:val="center"/>
            </w:pPr>
            <w:sdt>
              <w:sdtPr>
                <w:tag w:val="goog_rdk_6"/>
                <w:id w:val="1652868017"/>
              </w:sdtPr>
              <w:sdtContent>
                <w:r w:rsidR="00CB2A66">
                  <w:rPr>
                    <w:rFonts w:ascii="Gungsuh" w:eastAsia="Gungsuh" w:hAnsi="Gungsuh" w:cs="Gungsuh"/>
                  </w:rPr>
                  <w:t>√</w:t>
                </w:r>
              </w:sdtContent>
            </w:sdt>
          </w:p>
        </w:tc>
        <w:tc>
          <w:tcPr>
            <w:tcW w:w="1500" w:type="dxa"/>
          </w:tcPr>
          <w:p w14:paraId="35F35698" w14:textId="77777777" w:rsidR="00CB2A66" w:rsidRDefault="00CB2A66" w:rsidP="007B6665">
            <w:pPr>
              <w:jc w:val="center"/>
            </w:pPr>
            <w:r>
              <w:t xml:space="preserve"> </w:t>
            </w:r>
          </w:p>
        </w:tc>
        <w:tc>
          <w:tcPr>
            <w:tcW w:w="1800" w:type="dxa"/>
          </w:tcPr>
          <w:p w14:paraId="534DE820" w14:textId="77777777" w:rsidR="00CB2A66" w:rsidRDefault="00CB2A66" w:rsidP="007B6665">
            <w:pPr>
              <w:jc w:val="center"/>
            </w:pPr>
            <w:r>
              <w:t xml:space="preserve"> </w:t>
            </w:r>
          </w:p>
        </w:tc>
      </w:tr>
      <w:tr w:rsidR="00CB2A66" w14:paraId="2014B634" w14:textId="77777777" w:rsidTr="007B6665">
        <w:trPr>
          <w:trHeight w:val="300"/>
        </w:trPr>
        <w:tc>
          <w:tcPr>
            <w:tcW w:w="2565" w:type="dxa"/>
          </w:tcPr>
          <w:p w14:paraId="121FCF6D" w14:textId="77777777" w:rsidR="00CB2A66" w:rsidRDefault="00CB2A66" w:rsidP="007B6665">
            <w:pPr>
              <w:rPr>
                <w:vertAlign w:val="superscript"/>
              </w:rPr>
            </w:pPr>
            <w:r>
              <w:t>Informed consent</w:t>
            </w:r>
            <w:r>
              <w:rPr>
                <w:vertAlign w:val="superscript"/>
              </w:rPr>
              <w:t>1</w:t>
            </w:r>
          </w:p>
        </w:tc>
        <w:tc>
          <w:tcPr>
            <w:tcW w:w="1245" w:type="dxa"/>
          </w:tcPr>
          <w:p w14:paraId="6965376D" w14:textId="77777777" w:rsidR="00CB2A66" w:rsidRDefault="00CB2A66" w:rsidP="007B6665">
            <w:pPr>
              <w:jc w:val="center"/>
            </w:pPr>
            <w:r>
              <w:t xml:space="preserve"> </w:t>
            </w:r>
          </w:p>
        </w:tc>
        <w:tc>
          <w:tcPr>
            <w:tcW w:w="1395" w:type="dxa"/>
          </w:tcPr>
          <w:p w14:paraId="6B0C3E97" w14:textId="77777777" w:rsidR="00CB2A66" w:rsidRDefault="00000000" w:rsidP="007B6665">
            <w:pPr>
              <w:jc w:val="center"/>
            </w:pPr>
            <w:sdt>
              <w:sdtPr>
                <w:tag w:val="goog_rdk_7"/>
                <w:id w:val="-1001498108"/>
              </w:sdtPr>
              <w:sdtContent>
                <w:r w:rsidR="00CB2A66">
                  <w:rPr>
                    <w:rFonts w:ascii="Gungsuh" w:eastAsia="Gungsuh" w:hAnsi="Gungsuh" w:cs="Gungsuh"/>
                  </w:rPr>
                  <w:t>√</w:t>
                </w:r>
              </w:sdtContent>
            </w:sdt>
          </w:p>
        </w:tc>
        <w:tc>
          <w:tcPr>
            <w:tcW w:w="1500" w:type="dxa"/>
          </w:tcPr>
          <w:p w14:paraId="4FCA1992" w14:textId="77777777" w:rsidR="00CB2A66" w:rsidRDefault="00CB2A66" w:rsidP="007B6665">
            <w:pPr>
              <w:jc w:val="center"/>
            </w:pPr>
            <w:r>
              <w:t xml:space="preserve"> </w:t>
            </w:r>
          </w:p>
        </w:tc>
        <w:tc>
          <w:tcPr>
            <w:tcW w:w="1800" w:type="dxa"/>
          </w:tcPr>
          <w:p w14:paraId="1743D37A" w14:textId="77777777" w:rsidR="00CB2A66" w:rsidRDefault="00CB2A66" w:rsidP="007B6665">
            <w:pPr>
              <w:jc w:val="center"/>
            </w:pPr>
            <w:r>
              <w:t xml:space="preserve"> </w:t>
            </w:r>
          </w:p>
        </w:tc>
      </w:tr>
      <w:tr w:rsidR="00CB2A66" w14:paraId="3C17162C" w14:textId="77777777" w:rsidTr="007B6665">
        <w:trPr>
          <w:trHeight w:val="300"/>
        </w:trPr>
        <w:tc>
          <w:tcPr>
            <w:tcW w:w="2565" w:type="dxa"/>
          </w:tcPr>
          <w:p w14:paraId="559EBC49" w14:textId="77777777" w:rsidR="00CB2A66" w:rsidRDefault="00CB2A66" w:rsidP="007B6665">
            <w:r>
              <w:t>Baseline data collection</w:t>
            </w:r>
          </w:p>
        </w:tc>
        <w:tc>
          <w:tcPr>
            <w:tcW w:w="1245" w:type="dxa"/>
          </w:tcPr>
          <w:p w14:paraId="45AA1CBA" w14:textId="77777777" w:rsidR="00CB2A66" w:rsidRDefault="00CB2A66" w:rsidP="007B6665">
            <w:pPr>
              <w:jc w:val="center"/>
            </w:pPr>
            <w:r>
              <w:t xml:space="preserve"> </w:t>
            </w:r>
          </w:p>
        </w:tc>
        <w:tc>
          <w:tcPr>
            <w:tcW w:w="1395" w:type="dxa"/>
          </w:tcPr>
          <w:p w14:paraId="2A1CEE1A" w14:textId="77777777" w:rsidR="00CB2A66" w:rsidRDefault="00CB2A66" w:rsidP="007B6665">
            <w:pPr>
              <w:jc w:val="center"/>
            </w:pPr>
            <w:r>
              <w:t xml:space="preserve"> </w:t>
            </w:r>
          </w:p>
        </w:tc>
        <w:tc>
          <w:tcPr>
            <w:tcW w:w="1500" w:type="dxa"/>
          </w:tcPr>
          <w:p w14:paraId="32E72FD1" w14:textId="77777777" w:rsidR="00CB2A66" w:rsidRDefault="00000000" w:rsidP="007B6665">
            <w:pPr>
              <w:jc w:val="center"/>
            </w:pPr>
            <w:sdt>
              <w:sdtPr>
                <w:tag w:val="goog_rdk_8"/>
                <w:id w:val="291718213"/>
              </w:sdtPr>
              <w:sdtContent>
                <w:r w:rsidR="00CB2A66">
                  <w:rPr>
                    <w:rFonts w:ascii="Gungsuh" w:eastAsia="Gungsuh" w:hAnsi="Gungsuh" w:cs="Gungsuh"/>
                  </w:rPr>
                  <w:t>√</w:t>
                </w:r>
              </w:sdtContent>
            </w:sdt>
          </w:p>
        </w:tc>
        <w:tc>
          <w:tcPr>
            <w:tcW w:w="1800" w:type="dxa"/>
          </w:tcPr>
          <w:p w14:paraId="6A222CA1" w14:textId="77777777" w:rsidR="00CB2A66" w:rsidRDefault="00CB2A66" w:rsidP="007B6665">
            <w:pPr>
              <w:jc w:val="center"/>
            </w:pPr>
            <w:r>
              <w:t xml:space="preserve"> </w:t>
            </w:r>
          </w:p>
        </w:tc>
      </w:tr>
      <w:tr w:rsidR="00CB2A66" w14:paraId="5F92C1FB" w14:textId="77777777" w:rsidTr="007B6665">
        <w:trPr>
          <w:trHeight w:val="300"/>
        </w:trPr>
        <w:tc>
          <w:tcPr>
            <w:tcW w:w="2565" w:type="dxa"/>
          </w:tcPr>
          <w:p w14:paraId="5CBA6F39" w14:textId="77777777" w:rsidR="00CB2A66" w:rsidRDefault="00CB2A66" w:rsidP="007B6665">
            <w:r>
              <w:t>Prehospital data collection</w:t>
            </w:r>
          </w:p>
        </w:tc>
        <w:tc>
          <w:tcPr>
            <w:tcW w:w="1245" w:type="dxa"/>
          </w:tcPr>
          <w:p w14:paraId="7749C45B" w14:textId="77777777" w:rsidR="00CB2A66" w:rsidRDefault="00CB2A66" w:rsidP="007B6665">
            <w:pPr>
              <w:jc w:val="center"/>
            </w:pPr>
            <w:r>
              <w:t xml:space="preserve"> </w:t>
            </w:r>
          </w:p>
        </w:tc>
        <w:tc>
          <w:tcPr>
            <w:tcW w:w="1395" w:type="dxa"/>
          </w:tcPr>
          <w:p w14:paraId="63FED16A" w14:textId="77777777" w:rsidR="00CB2A66" w:rsidRDefault="00CB2A66" w:rsidP="007B6665">
            <w:pPr>
              <w:jc w:val="center"/>
            </w:pPr>
            <w:r>
              <w:t xml:space="preserve"> </w:t>
            </w:r>
          </w:p>
        </w:tc>
        <w:tc>
          <w:tcPr>
            <w:tcW w:w="1500" w:type="dxa"/>
          </w:tcPr>
          <w:p w14:paraId="41B4C12D" w14:textId="77777777" w:rsidR="00CB2A66" w:rsidRDefault="00000000" w:rsidP="007B6665">
            <w:pPr>
              <w:jc w:val="center"/>
            </w:pPr>
            <w:sdt>
              <w:sdtPr>
                <w:tag w:val="goog_rdk_9"/>
                <w:id w:val="847219341"/>
              </w:sdtPr>
              <w:sdtContent>
                <w:r w:rsidR="00CB2A66">
                  <w:rPr>
                    <w:rFonts w:ascii="Gungsuh" w:eastAsia="Gungsuh" w:hAnsi="Gungsuh" w:cs="Gungsuh"/>
                  </w:rPr>
                  <w:t>√</w:t>
                </w:r>
              </w:sdtContent>
            </w:sdt>
          </w:p>
        </w:tc>
        <w:tc>
          <w:tcPr>
            <w:tcW w:w="1800" w:type="dxa"/>
          </w:tcPr>
          <w:p w14:paraId="4E63A3E1" w14:textId="77777777" w:rsidR="00CB2A66" w:rsidRDefault="00CB2A66" w:rsidP="007B6665">
            <w:pPr>
              <w:jc w:val="center"/>
            </w:pPr>
            <w:r>
              <w:t xml:space="preserve"> </w:t>
            </w:r>
          </w:p>
        </w:tc>
      </w:tr>
      <w:tr w:rsidR="00CB2A66" w14:paraId="19E2DC9C" w14:textId="77777777" w:rsidTr="007B6665">
        <w:trPr>
          <w:trHeight w:val="300"/>
        </w:trPr>
        <w:tc>
          <w:tcPr>
            <w:tcW w:w="2565" w:type="dxa"/>
          </w:tcPr>
          <w:p w14:paraId="1C28B2D2" w14:textId="77777777" w:rsidR="00CB2A66" w:rsidRDefault="00CB2A66" w:rsidP="007B6665">
            <w:pPr>
              <w:rPr>
                <w:vertAlign w:val="superscript"/>
              </w:rPr>
            </w:pPr>
            <w:r>
              <w:t>ATLS adherence</w:t>
            </w:r>
            <w:r>
              <w:rPr>
                <w:vertAlign w:val="superscript"/>
              </w:rPr>
              <w:t>2</w:t>
            </w:r>
          </w:p>
        </w:tc>
        <w:tc>
          <w:tcPr>
            <w:tcW w:w="1245" w:type="dxa"/>
          </w:tcPr>
          <w:p w14:paraId="6060E6B2" w14:textId="77777777" w:rsidR="00CB2A66" w:rsidRDefault="00CB2A66" w:rsidP="007B6665">
            <w:pPr>
              <w:jc w:val="center"/>
            </w:pPr>
            <w:r>
              <w:t xml:space="preserve"> </w:t>
            </w:r>
          </w:p>
        </w:tc>
        <w:tc>
          <w:tcPr>
            <w:tcW w:w="1395" w:type="dxa"/>
          </w:tcPr>
          <w:p w14:paraId="007F34A7" w14:textId="77777777" w:rsidR="00CB2A66" w:rsidRDefault="00CB2A66" w:rsidP="007B6665">
            <w:pPr>
              <w:jc w:val="center"/>
            </w:pPr>
            <w:r>
              <w:t xml:space="preserve"> </w:t>
            </w:r>
          </w:p>
        </w:tc>
        <w:tc>
          <w:tcPr>
            <w:tcW w:w="1500" w:type="dxa"/>
          </w:tcPr>
          <w:p w14:paraId="2B13930E" w14:textId="77777777" w:rsidR="00CB2A66" w:rsidRDefault="00000000" w:rsidP="007B6665">
            <w:pPr>
              <w:jc w:val="center"/>
            </w:pPr>
            <w:sdt>
              <w:sdtPr>
                <w:tag w:val="goog_rdk_10"/>
                <w:id w:val="2018422871"/>
              </w:sdtPr>
              <w:sdtContent>
                <w:r w:rsidR="00CB2A66">
                  <w:rPr>
                    <w:rFonts w:ascii="Gungsuh" w:eastAsia="Gungsuh" w:hAnsi="Gungsuh" w:cs="Gungsuh"/>
                  </w:rPr>
                  <w:t>√</w:t>
                </w:r>
              </w:sdtContent>
            </w:sdt>
          </w:p>
        </w:tc>
        <w:tc>
          <w:tcPr>
            <w:tcW w:w="1800" w:type="dxa"/>
          </w:tcPr>
          <w:p w14:paraId="28FD5642" w14:textId="77777777" w:rsidR="00CB2A66" w:rsidRDefault="00CB2A66" w:rsidP="007B6665">
            <w:pPr>
              <w:jc w:val="center"/>
            </w:pPr>
            <w:r>
              <w:t xml:space="preserve"> </w:t>
            </w:r>
          </w:p>
        </w:tc>
      </w:tr>
      <w:tr w:rsidR="00CB2A66" w14:paraId="770D0444" w14:textId="77777777" w:rsidTr="007B6665">
        <w:trPr>
          <w:trHeight w:val="300"/>
        </w:trPr>
        <w:tc>
          <w:tcPr>
            <w:tcW w:w="2565" w:type="dxa"/>
          </w:tcPr>
          <w:p w14:paraId="2F361877" w14:textId="77777777" w:rsidR="00CB2A66" w:rsidRDefault="00CB2A66" w:rsidP="007B6665">
            <w:pPr>
              <w:rPr>
                <w:vertAlign w:val="superscript"/>
              </w:rPr>
            </w:pPr>
            <w:r>
              <w:t>ED data collection</w:t>
            </w:r>
            <w:r>
              <w:rPr>
                <w:vertAlign w:val="superscript"/>
              </w:rPr>
              <w:t>3</w:t>
            </w:r>
          </w:p>
        </w:tc>
        <w:tc>
          <w:tcPr>
            <w:tcW w:w="1245" w:type="dxa"/>
          </w:tcPr>
          <w:p w14:paraId="49554983" w14:textId="77777777" w:rsidR="00CB2A66" w:rsidRDefault="00CB2A66" w:rsidP="007B6665">
            <w:pPr>
              <w:jc w:val="center"/>
            </w:pPr>
            <w:r>
              <w:t xml:space="preserve"> </w:t>
            </w:r>
          </w:p>
        </w:tc>
        <w:tc>
          <w:tcPr>
            <w:tcW w:w="1395" w:type="dxa"/>
          </w:tcPr>
          <w:p w14:paraId="67F1F23A" w14:textId="77777777" w:rsidR="00CB2A66" w:rsidRDefault="00CB2A66" w:rsidP="007B6665">
            <w:pPr>
              <w:jc w:val="center"/>
            </w:pPr>
            <w:r>
              <w:t xml:space="preserve"> </w:t>
            </w:r>
          </w:p>
        </w:tc>
        <w:tc>
          <w:tcPr>
            <w:tcW w:w="1500" w:type="dxa"/>
          </w:tcPr>
          <w:p w14:paraId="47E6962D" w14:textId="77777777" w:rsidR="00CB2A66" w:rsidRDefault="00000000" w:rsidP="007B6665">
            <w:pPr>
              <w:jc w:val="center"/>
            </w:pPr>
            <w:sdt>
              <w:sdtPr>
                <w:tag w:val="goog_rdk_11"/>
                <w:id w:val="1353448311"/>
              </w:sdtPr>
              <w:sdtContent>
                <w:r w:rsidR="00CB2A66">
                  <w:rPr>
                    <w:rFonts w:ascii="Gungsuh" w:eastAsia="Gungsuh" w:hAnsi="Gungsuh" w:cs="Gungsuh"/>
                  </w:rPr>
                  <w:t>√</w:t>
                </w:r>
              </w:sdtContent>
            </w:sdt>
          </w:p>
        </w:tc>
        <w:tc>
          <w:tcPr>
            <w:tcW w:w="1800" w:type="dxa"/>
          </w:tcPr>
          <w:p w14:paraId="741C26E5" w14:textId="77777777" w:rsidR="00CB2A66" w:rsidRDefault="00CB2A66" w:rsidP="007B6665">
            <w:pPr>
              <w:jc w:val="center"/>
            </w:pPr>
            <w:r>
              <w:t xml:space="preserve"> </w:t>
            </w:r>
          </w:p>
        </w:tc>
      </w:tr>
      <w:tr w:rsidR="00CB2A66" w14:paraId="04C58B7A" w14:textId="77777777" w:rsidTr="007B6665">
        <w:trPr>
          <w:trHeight w:val="300"/>
        </w:trPr>
        <w:tc>
          <w:tcPr>
            <w:tcW w:w="2565" w:type="dxa"/>
          </w:tcPr>
          <w:p w14:paraId="4969A641" w14:textId="77777777" w:rsidR="00CB2A66" w:rsidRDefault="00CB2A66" w:rsidP="007B6665">
            <w:r>
              <w:t>Hospital data collection</w:t>
            </w:r>
          </w:p>
        </w:tc>
        <w:tc>
          <w:tcPr>
            <w:tcW w:w="1245" w:type="dxa"/>
          </w:tcPr>
          <w:p w14:paraId="751BE7B2" w14:textId="77777777" w:rsidR="00CB2A66" w:rsidRDefault="00CB2A66" w:rsidP="007B6665">
            <w:pPr>
              <w:jc w:val="center"/>
            </w:pPr>
            <w:r>
              <w:t xml:space="preserve"> </w:t>
            </w:r>
          </w:p>
        </w:tc>
        <w:tc>
          <w:tcPr>
            <w:tcW w:w="1395" w:type="dxa"/>
          </w:tcPr>
          <w:p w14:paraId="4A94A0EF" w14:textId="77777777" w:rsidR="00CB2A66" w:rsidRDefault="00CB2A66" w:rsidP="007B6665">
            <w:pPr>
              <w:jc w:val="center"/>
            </w:pPr>
            <w:r>
              <w:t xml:space="preserve"> </w:t>
            </w:r>
          </w:p>
        </w:tc>
        <w:tc>
          <w:tcPr>
            <w:tcW w:w="1500" w:type="dxa"/>
          </w:tcPr>
          <w:p w14:paraId="42EEC1AC" w14:textId="77777777" w:rsidR="00CB2A66" w:rsidRDefault="00CB2A66" w:rsidP="007B6665">
            <w:pPr>
              <w:jc w:val="center"/>
            </w:pPr>
            <w:r>
              <w:t xml:space="preserve"> </w:t>
            </w:r>
          </w:p>
        </w:tc>
        <w:tc>
          <w:tcPr>
            <w:tcW w:w="1800" w:type="dxa"/>
          </w:tcPr>
          <w:p w14:paraId="5C88BCF3" w14:textId="77777777" w:rsidR="00CB2A66" w:rsidRDefault="00000000" w:rsidP="007B6665">
            <w:pPr>
              <w:jc w:val="center"/>
            </w:pPr>
            <w:sdt>
              <w:sdtPr>
                <w:tag w:val="goog_rdk_12"/>
                <w:id w:val="-817491062"/>
              </w:sdtPr>
              <w:sdtContent>
                <w:r w:rsidR="00CB2A66">
                  <w:rPr>
                    <w:rFonts w:ascii="Gungsuh" w:eastAsia="Gungsuh" w:hAnsi="Gungsuh" w:cs="Gungsuh"/>
                  </w:rPr>
                  <w:t>√</w:t>
                </w:r>
              </w:sdtContent>
            </w:sdt>
          </w:p>
        </w:tc>
      </w:tr>
      <w:tr w:rsidR="00CB2A66" w14:paraId="20C5F19A" w14:textId="77777777" w:rsidTr="007B6665">
        <w:trPr>
          <w:trHeight w:val="300"/>
        </w:trPr>
        <w:tc>
          <w:tcPr>
            <w:tcW w:w="2565" w:type="dxa"/>
          </w:tcPr>
          <w:p w14:paraId="29846897" w14:textId="77777777" w:rsidR="00CB2A66" w:rsidRDefault="00CB2A66" w:rsidP="007B6665">
            <w:r>
              <w:t>Surgery data collection</w:t>
            </w:r>
          </w:p>
        </w:tc>
        <w:tc>
          <w:tcPr>
            <w:tcW w:w="1245" w:type="dxa"/>
          </w:tcPr>
          <w:p w14:paraId="57AD3535" w14:textId="77777777" w:rsidR="00CB2A66" w:rsidRDefault="00CB2A66" w:rsidP="007B6665">
            <w:pPr>
              <w:jc w:val="center"/>
            </w:pPr>
            <w:r>
              <w:t xml:space="preserve"> </w:t>
            </w:r>
          </w:p>
        </w:tc>
        <w:tc>
          <w:tcPr>
            <w:tcW w:w="1395" w:type="dxa"/>
          </w:tcPr>
          <w:p w14:paraId="2ADF0F9E" w14:textId="77777777" w:rsidR="00CB2A66" w:rsidRDefault="00CB2A66" w:rsidP="007B6665">
            <w:pPr>
              <w:jc w:val="center"/>
            </w:pPr>
            <w:r>
              <w:t xml:space="preserve"> </w:t>
            </w:r>
          </w:p>
        </w:tc>
        <w:tc>
          <w:tcPr>
            <w:tcW w:w="1500" w:type="dxa"/>
          </w:tcPr>
          <w:p w14:paraId="4A66E050" w14:textId="77777777" w:rsidR="00CB2A66" w:rsidRDefault="00CB2A66" w:rsidP="007B6665">
            <w:pPr>
              <w:jc w:val="center"/>
            </w:pPr>
            <w:r>
              <w:t xml:space="preserve"> </w:t>
            </w:r>
          </w:p>
        </w:tc>
        <w:tc>
          <w:tcPr>
            <w:tcW w:w="1800" w:type="dxa"/>
          </w:tcPr>
          <w:p w14:paraId="67B83494" w14:textId="77777777" w:rsidR="00CB2A66" w:rsidRDefault="00000000" w:rsidP="007B6665">
            <w:pPr>
              <w:jc w:val="center"/>
            </w:pPr>
            <w:sdt>
              <w:sdtPr>
                <w:tag w:val="goog_rdk_13"/>
                <w:id w:val="1983657207"/>
              </w:sdtPr>
              <w:sdtContent>
                <w:r w:rsidR="00CB2A66">
                  <w:rPr>
                    <w:rFonts w:ascii="Gungsuh" w:eastAsia="Gungsuh" w:hAnsi="Gungsuh" w:cs="Gungsuh"/>
                  </w:rPr>
                  <w:t>√</w:t>
                </w:r>
              </w:sdtContent>
            </w:sdt>
          </w:p>
        </w:tc>
      </w:tr>
      <w:tr w:rsidR="00CB2A66" w14:paraId="109806BE" w14:textId="77777777" w:rsidTr="007B6665">
        <w:trPr>
          <w:trHeight w:val="300"/>
        </w:trPr>
        <w:tc>
          <w:tcPr>
            <w:tcW w:w="2565" w:type="dxa"/>
          </w:tcPr>
          <w:p w14:paraId="64D260A2" w14:textId="77777777" w:rsidR="00CB2A66" w:rsidRDefault="00CB2A66" w:rsidP="007B6665">
            <w:pPr>
              <w:tabs>
                <w:tab w:val="left" w:pos="3740"/>
              </w:tabs>
            </w:pPr>
            <w:r>
              <w:t>Imaging data collection</w:t>
            </w:r>
          </w:p>
        </w:tc>
        <w:tc>
          <w:tcPr>
            <w:tcW w:w="1245" w:type="dxa"/>
          </w:tcPr>
          <w:p w14:paraId="75D20FD3" w14:textId="77777777" w:rsidR="00CB2A66" w:rsidRDefault="00CB2A66" w:rsidP="007B6665">
            <w:pPr>
              <w:jc w:val="center"/>
            </w:pPr>
            <w:r>
              <w:t xml:space="preserve"> </w:t>
            </w:r>
          </w:p>
        </w:tc>
        <w:tc>
          <w:tcPr>
            <w:tcW w:w="1395" w:type="dxa"/>
          </w:tcPr>
          <w:p w14:paraId="16B5FDDA" w14:textId="77777777" w:rsidR="00CB2A66" w:rsidRDefault="00CB2A66" w:rsidP="007B6665">
            <w:pPr>
              <w:jc w:val="center"/>
            </w:pPr>
            <w:r>
              <w:t xml:space="preserve"> </w:t>
            </w:r>
          </w:p>
        </w:tc>
        <w:tc>
          <w:tcPr>
            <w:tcW w:w="1500" w:type="dxa"/>
          </w:tcPr>
          <w:p w14:paraId="5ED852C2" w14:textId="77777777" w:rsidR="00CB2A66" w:rsidRDefault="00CB2A66" w:rsidP="007B6665">
            <w:pPr>
              <w:jc w:val="center"/>
            </w:pPr>
            <w:r>
              <w:t xml:space="preserve"> </w:t>
            </w:r>
          </w:p>
        </w:tc>
        <w:tc>
          <w:tcPr>
            <w:tcW w:w="1800" w:type="dxa"/>
          </w:tcPr>
          <w:p w14:paraId="2BEBD004" w14:textId="77777777" w:rsidR="00CB2A66" w:rsidRDefault="00000000" w:rsidP="007B6665">
            <w:pPr>
              <w:jc w:val="center"/>
            </w:pPr>
            <w:sdt>
              <w:sdtPr>
                <w:tag w:val="goog_rdk_14"/>
                <w:id w:val="-1680884002"/>
              </w:sdtPr>
              <w:sdtContent>
                <w:r w:rsidR="00CB2A66">
                  <w:rPr>
                    <w:rFonts w:ascii="Gungsuh" w:eastAsia="Gungsuh" w:hAnsi="Gungsuh" w:cs="Gungsuh"/>
                  </w:rPr>
                  <w:t>√</w:t>
                </w:r>
              </w:sdtContent>
            </w:sdt>
          </w:p>
        </w:tc>
      </w:tr>
      <w:tr w:rsidR="00CB2A66" w14:paraId="6509D1AC" w14:textId="77777777" w:rsidTr="007B6665">
        <w:trPr>
          <w:trHeight w:val="300"/>
        </w:trPr>
        <w:tc>
          <w:tcPr>
            <w:tcW w:w="2565" w:type="dxa"/>
          </w:tcPr>
          <w:p w14:paraId="33475FF8" w14:textId="77777777" w:rsidR="00CB2A66" w:rsidRDefault="00CB2A66" w:rsidP="007B6665">
            <w:r>
              <w:t>Transfusion data collection</w:t>
            </w:r>
          </w:p>
        </w:tc>
        <w:tc>
          <w:tcPr>
            <w:tcW w:w="1245" w:type="dxa"/>
          </w:tcPr>
          <w:p w14:paraId="543988BB" w14:textId="77777777" w:rsidR="00CB2A66" w:rsidRDefault="00CB2A66" w:rsidP="007B6665">
            <w:pPr>
              <w:jc w:val="center"/>
            </w:pPr>
            <w:r>
              <w:t xml:space="preserve"> </w:t>
            </w:r>
          </w:p>
        </w:tc>
        <w:tc>
          <w:tcPr>
            <w:tcW w:w="1395" w:type="dxa"/>
          </w:tcPr>
          <w:p w14:paraId="3E3F4D65" w14:textId="77777777" w:rsidR="00CB2A66" w:rsidRDefault="00CB2A66" w:rsidP="007B6665">
            <w:pPr>
              <w:jc w:val="center"/>
            </w:pPr>
            <w:r>
              <w:t xml:space="preserve"> </w:t>
            </w:r>
          </w:p>
        </w:tc>
        <w:tc>
          <w:tcPr>
            <w:tcW w:w="1500" w:type="dxa"/>
          </w:tcPr>
          <w:p w14:paraId="1D88DEE8" w14:textId="77777777" w:rsidR="00CB2A66" w:rsidRDefault="00CB2A66" w:rsidP="007B6665">
            <w:pPr>
              <w:jc w:val="center"/>
            </w:pPr>
            <w:r>
              <w:t xml:space="preserve"> </w:t>
            </w:r>
          </w:p>
        </w:tc>
        <w:tc>
          <w:tcPr>
            <w:tcW w:w="1800" w:type="dxa"/>
          </w:tcPr>
          <w:p w14:paraId="26DC1B23" w14:textId="77777777" w:rsidR="00CB2A66" w:rsidRDefault="00000000" w:rsidP="007B6665">
            <w:pPr>
              <w:jc w:val="center"/>
            </w:pPr>
            <w:sdt>
              <w:sdtPr>
                <w:tag w:val="goog_rdk_15"/>
                <w:id w:val="808984052"/>
              </w:sdtPr>
              <w:sdtContent>
                <w:r w:rsidR="00CB2A66">
                  <w:rPr>
                    <w:rFonts w:ascii="Gungsuh" w:eastAsia="Gungsuh" w:hAnsi="Gungsuh" w:cs="Gungsuh"/>
                  </w:rPr>
                  <w:t>√</w:t>
                </w:r>
              </w:sdtContent>
            </w:sdt>
          </w:p>
        </w:tc>
      </w:tr>
      <w:tr w:rsidR="00CB2A66" w14:paraId="2708D803" w14:textId="77777777" w:rsidTr="007B6665">
        <w:trPr>
          <w:trHeight w:val="300"/>
        </w:trPr>
        <w:tc>
          <w:tcPr>
            <w:tcW w:w="2565" w:type="dxa"/>
          </w:tcPr>
          <w:p w14:paraId="44BDAA05" w14:textId="77777777" w:rsidR="00CB2A66" w:rsidRDefault="00CB2A66" w:rsidP="007B6665">
            <w:r>
              <w:t>Injury data collection</w:t>
            </w:r>
          </w:p>
        </w:tc>
        <w:tc>
          <w:tcPr>
            <w:tcW w:w="1245" w:type="dxa"/>
          </w:tcPr>
          <w:p w14:paraId="3B30694B" w14:textId="77777777" w:rsidR="00CB2A66" w:rsidRDefault="00CB2A66" w:rsidP="007B6665">
            <w:pPr>
              <w:jc w:val="center"/>
            </w:pPr>
            <w:r>
              <w:t xml:space="preserve"> </w:t>
            </w:r>
          </w:p>
        </w:tc>
        <w:tc>
          <w:tcPr>
            <w:tcW w:w="1395" w:type="dxa"/>
          </w:tcPr>
          <w:p w14:paraId="4B44362A" w14:textId="77777777" w:rsidR="00CB2A66" w:rsidRDefault="00CB2A66" w:rsidP="007B6665">
            <w:pPr>
              <w:jc w:val="center"/>
            </w:pPr>
            <w:r>
              <w:t xml:space="preserve"> </w:t>
            </w:r>
          </w:p>
        </w:tc>
        <w:tc>
          <w:tcPr>
            <w:tcW w:w="1500" w:type="dxa"/>
          </w:tcPr>
          <w:p w14:paraId="12DED3E2" w14:textId="77777777" w:rsidR="00CB2A66" w:rsidRDefault="00CB2A66" w:rsidP="007B6665">
            <w:pPr>
              <w:jc w:val="center"/>
            </w:pPr>
            <w:r>
              <w:t xml:space="preserve"> </w:t>
            </w:r>
          </w:p>
        </w:tc>
        <w:tc>
          <w:tcPr>
            <w:tcW w:w="1800" w:type="dxa"/>
          </w:tcPr>
          <w:p w14:paraId="09734ACA" w14:textId="77777777" w:rsidR="00CB2A66" w:rsidRDefault="00000000" w:rsidP="007B6665">
            <w:pPr>
              <w:jc w:val="center"/>
            </w:pPr>
            <w:sdt>
              <w:sdtPr>
                <w:tag w:val="goog_rdk_16"/>
                <w:id w:val="1661264574"/>
              </w:sdtPr>
              <w:sdtContent>
                <w:r w:rsidR="00CB2A66">
                  <w:rPr>
                    <w:rFonts w:ascii="Gungsuh" w:eastAsia="Gungsuh" w:hAnsi="Gungsuh" w:cs="Gungsuh"/>
                  </w:rPr>
                  <w:t>√</w:t>
                </w:r>
              </w:sdtContent>
            </w:sdt>
          </w:p>
        </w:tc>
      </w:tr>
      <w:tr w:rsidR="00CB2A66" w14:paraId="6CBAA1DC" w14:textId="77777777" w:rsidTr="007B6665">
        <w:trPr>
          <w:trHeight w:val="300"/>
        </w:trPr>
        <w:tc>
          <w:tcPr>
            <w:tcW w:w="2565" w:type="dxa"/>
          </w:tcPr>
          <w:p w14:paraId="1953C083" w14:textId="77777777" w:rsidR="00CB2A66" w:rsidRDefault="00CB2A66" w:rsidP="007B6665">
            <w:r>
              <w:t>Mortality data collection</w:t>
            </w:r>
          </w:p>
        </w:tc>
        <w:tc>
          <w:tcPr>
            <w:tcW w:w="1245" w:type="dxa"/>
          </w:tcPr>
          <w:p w14:paraId="3D0D17C3" w14:textId="77777777" w:rsidR="00CB2A66" w:rsidRDefault="00CB2A66" w:rsidP="007B6665">
            <w:pPr>
              <w:jc w:val="center"/>
            </w:pPr>
            <w:r>
              <w:t xml:space="preserve"> </w:t>
            </w:r>
          </w:p>
        </w:tc>
        <w:tc>
          <w:tcPr>
            <w:tcW w:w="1395" w:type="dxa"/>
          </w:tcPr>
          <w:p w14:paraId="3A557A31" w14:textId="77777777" w:rsidR="00CB2A66" w:rsidRDefault="00CB2A66" w:rsidP="007B6665">
            <w:pPr>
              <w:jc w:val="center"/>
            </w:pPr>
            <w:r>
              <w:t xml:space="preserve"> </w:t>
            </w:r>
          </w:p>
        </w:tc>
        <w:tc>
          <w:tcPr>
            <w:tcW w:w="1500" w:type="dxa"/>
          </w:tcPr>
          <w:p w14:paraId="7C3D8848" w14:textId="77777777" w:rsidR="00CB2A66" w:rsidRDefault="00CB2A66" w:rsidP="007B6665">
            <w:pPr>
              <w:jc w:val="center"/>
            </w:pPr>
            <w:r>
              <w:t xml:space="preserve"> </w:t>
            </w:r>
          </w:p>
        </w:tc>
        <w:tc>
          <w:tcPr>
            <w:tcW w:w="1800" w:type="dxa"/>
          </w:tcPr>
          <w:p w14:paraId="5FA2343B" w14:textId="77777777" w:rsidR="00CB2A66" w:rsidRDefault="00000000" w:rsidP="007B6665">
            <w:pPr>
              <w:jc w:val="center"/>
            </w:pPr>
            <w:sdt>
              <w:sdtPr>
                <w:tag w:val="goog_rdk_17"/>
                <w:id w:val="-176654464"/>
              </w:sdtPr>
              <w:sdtContent>
                <w:r w:rsidR="00CB2A66">
                  <w:rPr>
                    <w:rFonts w:ascii="Gungsuh" w:eastAsia="Gungsuh" w:hAnsi="Gungsuh" w:cs="Gungsuh"/>
                  </w:rPr>
                  <w:t>√</w:t>
                </w:r>
              </w:sdtContent>
            </w:sdt>
          </w:p>
        </w:tc>
      </w:tr>
      <w:tr w:rsidR="00CB2A66" w14:paraId="7E509607" w14:textId="77777777" w:rsidTr="007B6665">
        <w:trPr>
          <w:trHeight w:val="300"/>
        </w:trPr>
        <w:tc>
          <w:tcPr>
            <w:tcW w:w="2565" w:type="dxa"/>
            <w:tcBorders>
              <w:bottom w:val="single" w:sz="12" w:space="0" w:color="000000"/>
            </w:tcBorders>
          </w:tcPr>
          <w:p w14:paraId="4EE05A60" w14:textId="77777777" w:rsidR="00CB2A66" w:rsidRDefault="00CB2A66" w:rsidP="007B6665">
            <w:r>
              <w:t>Assessment of safety events</w:t>
            </w:r>
          </w:p>
        </w:tc>
        <w:tc>
          <w:tcPr>
            <w:tcW w:w="1245" w:type="dxa"/>
            <w:tcBorders>
              <w:bottom w:val="single" w:sz="12" w:space="0" w:color="000000"/>
            </w:tcBorders>
          </w:tcPr>
          <w:p w14:paraId="0FF7EC78" w14:textId="77777777" w:rsidR="00CB2A66" w:rsidRDefault="00CB2A66" w:rsidP="007B6665">
            <w:pPr>
              <w:jc w:val="center"/>
            </w:pPr>
            <w:r>
              <w:t xml:space="preserve"> </w:t>
            </w:r>
          </w:p>
        </w:tc>
        <w:tc>
          <w:tcPr>
            <w:tcW w:w="1395" w:type="dxa"/>
            <w:tcBorders>
              <w:bottom w:val="single" w:sz="12" w:space="0" w:color="000000"/>
            </w:tcBorders>
          </w:tcPr>
          <w:p w14:paraId="35377808" w14:textId="77777777" w:rsidR="00CB2A66" w:rsidRDefault="00CB2A66" w:rsidP="007B6665">
            <w:pPr>
              <w:jc w:val="center"/>
            </w:pPr>
            <w:r>
              <w:t xml:space="preserve"> </w:t>
            </w:r>
          </w:p>
        </w:tc>
        <w:tc>
          <w:tcPr>
            <w:tcW w:w="1500" w:type="dxa"/>
            <w:tcBorders>
              <w:bottom w:val="single" w:sz="12" w:space="0" w:color="000000"/>
            </w:tcBorders>
          </w:tcPr>
          <w:p w14:paraId="2C04ACD7" w14:textId="77777777" w:rsidR="00CB2A66" w:rsidRDefault="00CB2A66" w:rsidP="007B6665">
            <w:pPr>
              <w:jc w:val="center"/>
            </w:pPr>
            <w:r>
              <w:t xml:space="preserve"> </w:t>
            </w:r>
          </w:p>
        </w:tc>
        <w:tc>
          <w:tcPr>
            <w:tcW w:w="1800" w:type="dxa"/>
            <w:tcBorders>
              <w:bottom w:val="single" w:sz="12" w:space="0" w:color="000000"/>
            </w:tcBorders>
          </w:tcPr>
          <w:p w14:paraId="4A677717" w14:textId="77777777" w:rsidR="00CB2A66" w:rsidRDefault="00000000" w:rsidP="007B6665">
            <w:pPr>
              <w:jc w:val="center"/>
            </w:pPr>
            <w:sdt>
              <w:sdtPr>
                <w:tag w:val="goog_rdk_18"/>
                <w:id w:val="-1534804258"/>
              </w:sdtPr>
              <w:sdtContent>
                <w:r w:rsidR="00CB2A66">
                  <w:rPr>
                    <w:rFonts w:ascii="Gungsuh" w:eastAsia="Gungsuh" w:hAnsi="Gungsuh" w:cs="Gungsuh"/>
                  </w:rPr>
                  <w:t>√</w:t>
                </w:r>
              </w:sdtContent>
            </w:sdt>
          </w:p>
        </w:tc>
      </w:tr>
    </w:tbl>
    <w:p w14:paraId="7498813A" w14:textId="77777777" w:rsidR="00CB2A66" w:rsidRPr="00876B2E" w:rsidRDefault="00CB2A66" w:rsidP="00CB2A66">
      <w:pPr>
        <w:spacing w:line="257" w:lineRule="auto"/>
        <w:rPr>
          <w:sz w:val="20"/>
          <w:szCs w:val="20"/>
        </w:rPr>
      </w:pPr>
      <w:r w:rsidRPr="00876B2E">
        <w:rPr>
          <w:sz w:val="20"/>
          <w:szCs w:val="20"/>
          <w:vertAlign w:val="superscript"/>
        </w:rPr>
        <w:t>1</w:t>
      </w:r>
      <w:r w:rsidRPr="00876B2E">
        <w:rPr>
          <w:sz w:val="20"/>
          <w:szCs w:val="20"/>
        </w:rPr>
        <w:t>Clinical research coordinators will inform patient participants about the study, including their right to withdraw their data from the study at any time, and will approach them in person or by telephone for informed consent for the collection of non</w:t>
      </w:r>
      <w:r>
        <w:rPr>
          <w:sz w:val="20"/>
          <w:szCs w:val="20"/>
        </w:rPr>
        <w:t>-</w:t>
      </w:r>
      <w:r w:rsidRPr="00876B2E">
        <w:rPr>
          <w:sz w:val="20"/>
          <w:szCs w:val="20"/>
        </w:rPr>
        <w:t>routinely recorded.</w:t>
      </w:r>
    </w:p>
    <w:p w14:paraId="19A2837C" w14:textId="77777777" w:rsidR="00CB2A66" w:rsidRPr="00876B2E" w:rsidRDefault="00CB2A66" w:rsidP="00CB2A66">
      <w:pPr>
        <w:spacing w:line="257" w:lineRule="auto"/>
        <w:rPr>
          <w:sz w:val="20"/>
          <w:szCs w:val="20"/>
        </w:rPr>
      </w:pPr>
      <w:r w:rsidRPr="00876B2E">
        <w:rPr>
          <w:sz w:val="20"/>
          <w:szCs w:val="20"/>
          <w:vertAlign w:val="superscript"/>
        </w:rPr>
        <w:t>2</w:t>
      </w:r>
      <w:r w:rsidRPr="00876B2E">
        <w:rPr>
          <w:sz w:val="20"/>
          <w:szCs w:val="20"/>
        </w:rPr>
        <w:t>ATLS adherence will be assessed by observing the care provided to a random sample of patient participants.</w:t>
      </w:r>
    </w:p>
    <w:p w14:paraId="0A9AF7CE" w14:textId="4CD84739" w:rsidR="00CB2A66" w:rsidRPr="00876B2E" w:rsidRDefault="00FA2FA9" w:rsidP="00CB2A66">
      <w:pPr>
        <w:rPr>
          <w:sz w:val="20"/>
          <w:szCs w:val="20"/>
        </w:rPr>
      </w:pPr>
      <w:r>
        <w:rPr>
          <w:sz w:val="20"/>
          <w:szCs w:val="20"/>
        </w:rPr>
        <w:t>Abbreviations: ATLS Advanced Trauma Life Support, ED Emergency Department</w:t>
      </w:r>
    </w:p>
    <w:p w14:paraId="3669C8F1" w14:textId="77777777" w:rsidR="009D6F40" w:rsidRDefault="009D6F40">
      <w:pPr>
        <w:pStyle w:val="BodyA"/>
        <w:widowControl w:val="0"/>
        <w:spacing w:line="360" w:lineRule="auto"/>
        <w:rPr>
          <w:rStyle w:val="NoneA"/>
          <w:sz w:val="28"/>
          <w:szCs w:val="28"/>
        </w:rPr>
      </w:pPr>
    </w:p>
    <w:p w14:paraId="182A6908" w14:textId="2A32FB93" w:rsidR="00FA2FA9" w:rsidRPr="00FA2FA9" w:rsidRDefault="00FA2FA9" w:rsidP="00FA2FA9">
      <w:pPr>
        <w:rPr>
          <w:rFonts w:eastAsia="Arial Unicode MS"/>
          <w:bdr w:val="nil"/>
          <w:lang w:eastAsia="en-US"/>
        </w:rPr>
      </w:pPr>
      <w:r w:rsidRPr="00FA2FA9">
        <w:rPr>
          <w:b/>
          <w:bCs/>
        </w:rPr>
        <w:t>Table 3.</w:t>
      </w:r>
      <w:r>
        <w:t xml:space="preserve"> </w:t>
      </w:r>
      <w:r w:rsidRPr="00FA2FA9">
        <w:rPr>
          <w:rFonts w:eastAsia="Arial Unicode MS"/>
          <w:bdr w:val="nil"/>
          <w:lang w:eastAsia="en-US"/>
        </w:rPr>
        <w:t>Overview of trial follow-up procedures</w:t>
      </w:r>
    </w:p>
    <w:p w14:paraId="50BA3C76" w14:textId="2E0C2469" w:rsidR="00FA2FA9" w:rsidRPr="00FA2FA9" w:rsidRDefault="00FA2FA9" w:rsidP="00FA2FA9">
      <w:pPr>
        <w:rPr>
          <w:b/>
          <w:color w:val="000000"/>
        </w:rPr>
      </w:pPr>
    </w:p>
    <w:tbl>
      <w:tblPr>
        <w:tblW w:w="5000" w:type="pct"/>
        <w:tblLook w:val="04A0" w:firstRow="1" w:lastRow="0" w:firstColumn="1" w:lastColumn="0" w:noHBand="0" w:noVBand="1"/>
      </w:tblPr>
      <w:tblGrid>
        <w:gridCol w:w="3685"/>
        <w:gridCol w:w="1788"/>
        <w:gridCol w:w="2003"/>
        <w:gridCol w:w="2156"/>
      </w:tblGrid>
      <w:tr w:rsidR="00FA2FA9" w14:paraId="756D85FF" w14:textId="77777777" w:rsidTr="00FA2FA9">
        <w:trPr>
          <w:trHeight w:val="300"/>
        </w:trPr>
        <w:tc>
          <w:tcPr>
            <w:tcW w:w="1913" w:type="pct"/>
            <w:tcBorders>
              <w:bottom w:val="single" w:sz="12" w:space="0" w:color="000000"/>
            </w:tcBorders>
          </w:tcPr>
          <w:p w14:paraId="13AE69FD" w14:textId="77777777" w:rsidR="00FA2FA9" w:rsidRDefault="00FA2FA9" w:rsidP="007B6665">
            <w:r>
              <w:t>Procedures</w:t>
            </w:r>
          </w:p>
        </w:tc>
        <w:tc>
          <w:tcPr>
            <w:tcW w:w="928" w:type="pct"/>
            <w:tcBorders>
              <w:bottom w:val="single" w:sz="12" w:space="0" w:color="000000"/>
            </w:tcBorders>
          </w:tcPr>
          <w:p w14:paraId="2524D0B3" w14:textId="3340133F" w:rsidR="00FA2FA9" w:rsidRDefault="00FA2FA9" w:rsidP="007B6665">
            <w:r>
              <w:rPr>
                <w:sz w:val="23"/>
                <w:szCs w:val="23"/>
                <w:shd w:val="clear" w:color="auto" w:fill="FFFFFF"/>
              </w:rPr>
              <w:t>Within 7 days of discharge</w:t>
            </w:r>
          </w:p>
        </w:tc>
        <w:tc>
          <w:tcPr>
            <w:tcW w:w="1040" w:type="pct"/>
            <w:tcBorders>
              <w:bottom w:val="single" w:sz="12" w:space="0" w:color="000000"/>
            </w:tcBorders>
          </w:tcPr>
          <w:p w14:paraId="106728F0" w14:textId="426D7914" w:rsidR="00FA2FA9" w:rsidRDefault="00FA2FA9" w:rsidP="007B6665">
            <w:r>
              <w:t xml:space="preserve">30 days </w:t>
            </w:r>
          </w:p>
        </w:tc>
        <w:tc>
          <w:tcPr>
            <w:tcW w:w="1119" w:type="pct"/>
            <w:tcBorders>
              <w:bottom w:val="single" w:sz="12" w:space="0" w:color="000000"/>
            </w:tcBorders>
          </w:tcPr>
          <w:p w14:paraId="609A44B8" w14:textId="16110E52" w:rsidR="00FA2FA9" w:rsidRDefault="00FA2FA9" w:rsidP="007B6665">
            <w:r>
              <w:t>90 days</w:t>
            </w:r>
          </w:p>
        </w:tc>
      </w:tr>
      <w:tr w:rsidR="00FA2FA9" w14:paraId="72F33DFB" w14:textId="77777777" w:rsidTr="00FA2FA9">
        <w:trPr>
          <w:trHeight w:val="300"/>
        </w:trPr>
        <w:tc>
          <w:tcPr>
            <w:tcW w:w="1913" w:type="pct"/>
            <w:tcBorders>
              <w:top w:val="single" w:sz="12" w:space="0" w:color="000000"/>
            </w:tcBorders>
          </w:tcPr>
          <w:p w14:paraId="05BA89CB" w14:textId="6E1D8ADD" w:rsidR="00FA2FA9" w:rsidRDefault="00FA2FA9" w:rsidP="007B6665">
            <w:r>
              <w:rPr>
                <w:sz w:val="23"/>
                <w:szCs w:val="23"/>
                <w:shd w:val="clear" w:color="auto" w:fill="FFFFFF"/>
              </w:rPr>
              <w:t>Mortality data collection</w:t>
            </w:r>
          </w:p>
        </w:tc>
        <w:tc>
          <w:tcPr>
            <w:tcW w:w="928" w:type="pct"/>
            <w:tcBorders>
              <w:top w:val="single" w:sz="12" w:space="0" w:color="000000"/>
            </w:tcBorders>
          </w:tcPr>
          <w:p w14:paraId="6044D17D" w14:textId="77777777" w:rsidR="00FA2FA9" w:rsidRDefault="00000000" w:rsidP="007B6665">
            <w:pPr>
              <w:jc w:val="center"/>
            </w:pPr>
            <w:sdt>
              <w:sdtPr>
                <w:tag w:val="goog_rdk_5"/>
                <w:id w:val="-1972127688"/>
              </w:sdtPr>
              <w:sdtContent>
                <w:r w:rsidR="00FA2FA9">
                  <w:rPr>
                    <w:rFonts w:ascii="Gungsuh" w:eastAsia="Gungsuh" w:hAnsi="Gungsuh" w:cs="Gungsuh"/>
                  </w:rPr>
                  <w:t>√</w:t>
                </w:r>
              </w:sdtContent>
            </w:sdt>
          </w:p>
        </w:tc>
        <w:tc>
          <w:tcPr>
            <w:tcW w:w="1040" w:type="pct"/>
            <w:tcBorders>
              <w:top w:val="single" w:sz="12" w:space="0" w:color="000000"/>
            </w:tcBorders>
          </w:tcPr>
          <w:p w14:paraId="4B2590B6" w14:textId="178D093D" w:rsidR="00FA2FA9" w:rsidRDefault="00000000" w:rsidP="007B6665">
            <w:pPr>
              <w:jc w:val="center"/>
            </w:pPr>
            <w:sdt>
              <w:sdtPr>
                <w:tag w:val="goog_rdk_5"/>
                <w:id w:val="418143855"/>
              </w:sdtPr>
              <w:sdtContent>
                <w:r w:rsidR="00FA2FA9">
                  <w:rPr>
                    <w:rFonts w:ascii="Gungsuh" w:eastAsia="Gungsuh" w:hAnsi="Gungsuh" w:cs="Gungsuh"/>
                  </w:rPr>
                  <w:t>√</w:t>
                </w:r>
              </w:sdtContent>
            </w:sdt>
          </w:p>
        </w:tc>
        <w:tc>
          <w:tcPr>
            <w:tcW w:w="1119" w:type="pct"/>
            <w:tcBorders>
              <w:top w:val="single" w:sz="12" w:space="0" w:color="000000"/>
            </w:tcBorders>
          </w:tcPr>
          <w:p w14:paraId="7B2D69F5" w14:textId="07D9ADAD" w:rsidR="00FA2FA9" w:rsidRDefault="00000000" w:rsidP="007B6665">
            <w:pPr>
              <w:jc w:val="center"/>
            </w:pPr>
            <w:sdt>
              <w:sdtPr>
                <w:tag w:val="goog_rdk_5"/>
                <w:id w:val="827328702"/>
              </w:sdtPr>
              <w:sdtContent>
                <w:r w:rsidR="00FA2FA9">
                  <w:rPr>
                    <w:rFonts w:ascii="Gungsuh" w:eastAsia="Gungsuh" w:hAnsi="Gungsuh" w:cs="Gungsuh"/>
                  </w:rPr>
                  <w:t>√</w:t>
                </w:r>
              </w:sdtContent>
            </w:sdt>
          </w:p>
        </w:tc>
      </w:tr>
      <w:tr w:rsidR="00FA2FA9" w14:paraId="398665E2" w14:textId="77777777" w:rsidTr="00FA2FA9">
        <w:trPr>
          <w:trHeight w:val="300"/>
        </w:trPr>
        <w:tc>
          <w:tcPr>
            <w:tcW w:w="1913" w:type="pct"/>
          </w:tcPr>
          <w:p w14:paraId="789DC329" w14:textId="08966A78" w:rsidR="00FA2FA9" w:rsidRPr="00FA2FA9" w:rsidRDefault="00FA2FA9" w:rsidP="007B6665">
            <w:r>
              <w:rPr>
                <w:sz w:val="23"/>
                <w:szCs w:val="23"/>
                <w:shd w:val="clear" w:color="auto" w:fill="FFFFFF"/>
              </w:rPr>
              <w:t>EQ-5D/WHODAS</w:t>
            </w:r>
          </w:p>
        </w:tc>
        <w:tc>
          <w:tcPr>
            <w:tcW w:w="928" w:type="pct"/>
          </w:tcPr>
          <w:p w14:paraId="5754FB32" w14:textId="70314429" w:rsidR="00FA2FA9" w:rsidRDefault="00000000" w:rsidP="007B6665">
            <w:pPr>
              <w:jc w:val="center"/>
            </w:pPr>
            <w:sdt>
              <w:sdtPr>
                <w:tag w:val="goog_rdk_5"/>
                <w:id w:val="636682143"/>
              </w:sdtPr>
              <w:sdtContent>
                <w:r w:rsidR="00FA2FA9">
                  <w:rPr>
                    <w:rFonts w:ascii="Gungsuh" w:eastAsia="Gungsuh" w:hAnsi="Gungsuh" w:cs="Gungsuh"/>
                  </w:rPr>
                  <w:t>√</w:t>
                </w:r>
              </w:sdtContent>
            </w:sdt>
          </w:p>
        </w:tc>
        <w:tc>
          <w:tcPr>
            <w:tcW w:w="1040" w:type="pct"/>
          </w:tcPr>
          <w:p w14:paraId="72359E61" w14:textId="77777777" w:rsidR="00FA2FA9" w:rsidRDefault="00000000" w:rsidP="007B6665">
            <w:pPr>
              <w:jc w:val="center"/>
            </w:pPr>
            <w:sdt>
              <w:sdtPr>
                <w:tag w:val="goog_rdk_6"/>
                <w:id w:val="-1526400332"/>
              </w:sdtPr>
              <w:sdtContent>
                <w:r w:rsidR="00FA2FA9">
                  <w:rPr>
                    <w:rFonts w:ascii="Gungsuh" w:eastAsia="Gungsuh" w:hAnsi="Gungsuh" w:cs="Gungsuh"/>
                  </w:rPr>
                  <w:t>√</w:t>
                </w:r>
              </w:sdtContent>
            </w:sdt>
          </w:p>
        </w:tc>
        <w:tc>
          <w:tcPr>
            <w:tcW w:w="1119" w:type="pct"/>
          </w:tcPr>
          <w:p w14:paraId="0E09DAB0" w14:textId="44E87B32" w:rsidR="00FA2FA9" w:rsidRDefault="00000000" w:rsidP="007B6665">
            <w:pPr>
              <w:jc w:val="center"/>
            </w:pPr>
            <w:sdt>
              <w:sdtPr>
                <w:tag w:val="goog_rdk_5"/>
                <w:id w:val="1512174391"/>
              </w:sdtPr>
              <w:sdtContent>
                <w:r w:rsidR="00FA2FA9">
                  <w:rPr>
                    <w:rFonts w:ascii="Gungsuh" w:eastAsia="Gungsuh" w:hAnsi="Gungsuh" w:cs="Gungsuh"/>
                  </w:rPr>
                  <w:t>√</w:t>
                </w:r>
              </w:sdtContent>
            </w:sdt>
          </w:p>
        </w:tc>
      </w:tr>
      <w:tr w:rsidR="00FA2FA9" w14:paraId="35160C7E" w14:textId="77777777" w:rsidTr="00FA2FA9">
        <w:trPr>
          <w:trHeight w:val="300"/>
        </w:trPr>
        <w:tc>
          <w:tcPr>
            <w:tcW w:w="1913" w:type="pct"/>
          </w:tcPr>
          <w:p w14:paraId="73FF68A3" w14:textId="3E66B6DF" w:rsidR="00FA2FA9" w:rsidRPr="00FA2FA9" w:rsidRDefault="00FA2FA9" w:rsidP="007B6665">
            <w:r>
              <w:rPr>
                <w:sz w:val="23"/>
                <w:szCs w:val="23"/>
                <w:shd w:val="clear" w:color="auto" w:fill="FFFFFF"/>
              </w:rPr>
              <w:t>Return to work</w:t>
            </w:r>
          </w:p>
        </w:tc>
        <w:tc>
          <w:tcPr>
            <w:tcW w:w="928" w:type="pct"/>
          </w:tcPr>
          <w:p w14:paraId="285E37BE" w14:textId="77777777" w:rsidR="00FA2FA9" w:rsidRDefault="00FA2FA9" w:rsidP="007B6665">
            <w:pPr>
              <w:jc w:val="center"/>
            </w:pPr>
            <w:r>
              <w:t xml:space="preserve"> </w:t>
            </w:r>
          </w:p>
        </w:tc>
        <w:tc>
          <w:tcPr>
            <w:tcW w:w="1040" w:type="pct"/>
          </w:tcPr>
          <w:p w14:paraId="418D3789" w14:textId="77777777" w:rsidR="00FA2FA9" w:rsidRDefault="00000000" w:rsidP="007B6665">
            <w:pPr>
              <w:jc w:val="center"/>
            </w:pPr>
            <w:sdt>
              <w:sdtPr>
                <w:tag w:val="goog_rdk_7"/>
                <w:id w:val="1070304943"/>
              </w:sdtPr>
              <w:sdtContent>
                <w:r w:rsidR="00FA2FA9">
                  <w:rPr>
                    <w:rFonts w:ascii="Gungsuh" w:eastAsia="Gungsuh" w:hAnsi="Gungsuh" w:cs="Gungsuh"/>
                  </w:rPr>
                  <w:t>√</w:t>
                </w:r>
              </w:sdtContent>
            </w:sdt>
          </w:p>
        </w:tc>
        <w:tc>
          <w:tcPr>
            <w:tcW w:w="1119" w:type="pct"/>
          </w:tcPr>
          <w:p w14:paraId="61984F7F" w14:textId="180EB8F1" w:rsidR="00FA2FA9" w:rsidRDefault="00000000" w:rsidP="007B6665">
            <w:pPr>
              <w:jc w:val="center"/>
            </w:pPr>
            <w:sdt>
              <w:sdtPr>
                <w:tag w:val="goog_rdk_5"/>
                <w:id w:val="138468031"/>
              </w:sdtPr>
              <w:sdtContent>
                <w:r w:rsidR="00FA2FA9">
                  <w:rPr>
                    <w:rFonts w:ascii="Gungsuh" w:eastAsia="Gungsuh" w:hAnsi="Gungsuh" w:cs="Gungsuh"/>
                  </w:rPr>
                  <w:t>√</w:t>
                </w:r>
              </w:sdtContent>
            </w:sdt>
            <w:r w:rsidR="00FA2FA9">
              <w:t xml:space="preserve"> </w:t>
            </w:r>
          </w:p>
        </w:tc>
      </w:tr>
      <w:tr w:rsidR="00FA2FA9" w14:paraId="4BBB8BEA" w14:textId="77777777" w:rsidTr="00FA2FA9">
        <w:trPr>
          <w:trHeight w:val="300"/>
        </w:trPr>
        <w:tc>
          <w:tcPr>
            <w:tcW w:w="1913" w:type="pct"/>
          </w:tcPr>
          <w:p w14:paraId="29EA172A" w14:textId="6FE3E6F1" w:rsidR="00FA2FA9" w:rsidRDefault="00FA2FA9" w:rsidP="007B6665">
            <w:r>
              <w:rPr>
                <w:sz w:val="23"/>
                <w:szCs w:val="23"/>
                <w:shd w:val="clear" w:color="auto" w:fill="FFFFFF"/>
              </w:rPr>
              <w:t>End of study</w:t>
            </w:r>
          </w:p>
        </w:tc>
        <w:tc>
          <w:tcPr>
            <w:tcW w:w="928" w:type="pct"/>
          </w:tcPr>
          <w:p w14:paraId="1487747C" w14:textId="77777777" w:rsidR="00FA2FA9" w:rsidRDefault="00FA2FA9" w:rsidP="007B6665">
            <w:pPr>
              <w:jc w:val="center"/>
            </w:pPr>
            <w:r>
              <w:t xml:space="preserve"> </w:t>
            </w:r>
          </w:p>
        </w:tc>
        <w:tc>
          <w:tcPr>
            <w:tcW w:w="1040" w:type="pct"/>
          </w:tcPr>
          <w:p w14:paraId="2B8C84CD" w14:textId="77777777" w:rsidR="00FA2FA9" w:rsidRDefault="00FA2FA9" w:rsidP="007B6665">
            <w:pPr>
              <w:jc w:val="center"/>
            </w:pPr>
            <w:r>
              <w:t xml:space="preserve"> </w:t>
            </w:r>
          </w:p>
        </w:tc>
        <w:tc>
          <w:tcPr>
            <w:tcW w:w="1119" w:type="pct"/>
          </w:tcPr>
          <w:p w14:paraId="48CF7873" w14:textId="77777777" w:rsidR="00FA2FA9" w:rsidRDefault="00000000" w:rsidP="007B6665">
            <w:pPr>
              <w:jc w:val="center"/>
            </w:pPr>
            <w:sdt>
              <w:sdtPr>
                <w:tag w:val="goog_rdk_8"/>
                <w:id w:val="824938511"/>
              </w:sdtPr>
              <w:sdtContent>
                <w:r w:rsidR="00FA2FA9">
                  <w:rPr>
                    <w:rFonts w:ascii="Gungsuh" w:eastAsia="Gungsuh" w:hAnsi="Gungsuh" w:cs="Gungsuh"/>
                  </w:rPr>
                  <w:t>√</w:t>
                </w:r>
              </w:sdtContent>
            </w:sdt>
          </w:p>
        </w:tc>
      </w:tr>
    </w:tbl>
    <w:p w14:paraId="50390F48" w14:textId="4E0E6FFC" w:rsidR="00FA2FA9" w:rsidRPr="00876B2E" w:rsidRDefault="00FA2FA9" w:rsidP="00FA2FA9">
      <w:pPr>
        <w:rPr>
          <w:sz w:val="20"/>
          <w:szCs w:val="20"/>
        </w:rPr>
      </w:pPr>
      <w:r>
        <w:rPr>
          <w:sz w:val="20"/>
          <w:szCs w:val="20"/>
        </w:rPr>
        <w:t xml:space="preserve">Abbreviations: EQ-5D EuroQol 5 dimensions, WHODAS World Health Organization Disability Assessment </w:t>
      </w:r>
      <w:r w:rsidRPr="00FA2FA9">
        <w:rPr>
          <w:sz w:val="20"/>
          <w:szCs w:val="20"/>
        </w:rPr>
        <w:t>Schedule</w:t>
      </w:r>
    </w:p>
    <w:p w14:paraId="0426668E" w14:textId="77777777" w:rsidR="00FA2FA9" w:rsidRPr="00FA2FA9" w:rsidRDefault="00FA2FA9">
      <w:pPr>
        <w:pStyle w:val="BodyA"/>
        <w:widowControl w:val="0"/>
        <w:spacing w:before="120" w:line="360" w:lineRule="auto"/>
        <w:rPr>
          <w:rStyle w:val="None"/>
          <w:b/>
          <w:bCs/>
          <w:sz w:val="24"/>
          <w:szCs w:val="24"/>
          <w:lang/>
        </w:rPr>
      </w:pPr>
    </w:p>
    <w:p w14:paraId="134E919B" w14:textId="31577B6A" w:rsidR="009D6F40" w:rsidRDefault="00000000">
      <w:pPr>
        <w:pStyle w:val="BodyA"/>
        <w:widowControl w:val="0"/>
        <w:spacing w:before="120" w:line="360" w:lineRule="auto"/>
        <w:rPr>
          <w:rStyle w:val="None"/>
          <w:b/>
          <w:bCs/>
          <w:sz w:val="24"/>
          <w:szCs w:val="24"/>
        </w:rPr>
      </w:pPr>
      <w:r>
        <w:rPr>
          <w:rStyle w:val="None"/>
          <w:b/>
          <w:bCs/>
          <w:sz w:val="24"/>
          <w:szCs w:val="24"/>
        </w:rPr>
        <w:lastRenderedPageBreak/>
        <w:t>Sample size {14}</w:t>
      </w:r>
    </w:p>
    <w:p w14:paraId="6B784DCB" w14:textId="77777777" w:rsidR="00CB2A66" w:rsidRPr="00CB2A66" w:rsidRDefault="00CB2A66" w:rsidP="00CB2A66">
      <w:pPr>
        <w:rPr>
          <w:i/>
          <w:iCs/>
        </w:rPr>
      </w:pPr>
      <w:r w:rsidRPr="00CB2A66">
        <w:rPr>
          <w:i/>
          <w:iCs/>
        </w:rPr>
        <w:t>Main stepped wedge design and primary outcome</w:t>
      </w:r>
    </w:p>
    <w:p w14:paraId="014D4BED" w14:textId="51179BD1" w:rsidR="00CB2A66" w:rsidRDefault="00CB2A66" w:rsidP="00CB2A66">
      <w:pPr>
        <w:rPr>
          <w:color w:val="000000"/>
        </w:rPr>
      </w:pPr>
      <w:r>
        <w:rPr>
          <w:color w:val="000000"/>
        </w:rPr>
        <w:t xml:space="preserve">With 30 clusters across 6 batches and a total participant sample size of 4320, our study has ~90% power across different combinations of cluster autocorrelations (CACs) and intracluster correlations (ICCs) to detect a reduction in the primary outcome of in-hospital mortality within 30 days from 20% under standard care to 15% after ATLS® training (see Figure 3) </w:t>
      </w:r>
      <w:r>
        <w:rPr>
          <w:color w:val="000000"/>
        </w:rPr>
        <w:fldChar w:fldCharType="begin"/>
      </w:r>
      <w:r>
        <w:rPr>
          <w:color w:val="000000"/>
        </w:rPr>
        <w:instrText xml:space="preserve"> ADDIN ZOTERO_ITEM CSL_CITATION {"citationID":"YWu4RUvb","properties":{"formattedCitation":"(37)","plainCitation":"(37)","noteIndex":0},"citationItems":[{"id":76,"uris":["http://zotero.org/users/6304864/items/RWKM9LFM"],"itemData":{"id":76,"type":"article-journal","container-title":"International Journal of Epidemiology","DOI":"10.1093/ije/dyz237","ISSN":"1464-3685","issue":"3","note":"publisher: Oxford University Press (OUP)","page":"979–995","title":"A tutorial on sample size calculation for multiple-period cluster randomized parallel, cross-over and stepped-wedge trials using the Shiny CRT Calculator","volume":"49","author":[{"family":"Hemming","given":"Karla"},{"family":"Kasza","given":"Jessica"},{"family":"Hooper","given":"Richard"},{"family":"Forbes","given":"Andrew"},{"family":"Taljaard","given":"Monica"}],"issued":{"date-parts":[["2020",2]]}}}],"schema":"https://github.com/citation-style-language/schema/raw/master/csl-citation.json"} </w:instrText>
      </w:r>
      <w:r>
        <w:rPr>
          <w:color w:val="000000"/>
        </w:rPr>
        <w:fldChar w:fldCharType="separate"/>
      </w:r>
      <w:r>
        <w:rPr>
          <w:noProof/>
          <w:color w:val="000000"/>
        </w:rPr>
        <w:t>(37)</w:t>
      </w:r>
      <w:r>
        <w:rPr>
          <w:color w:val="000000"/>
        </w:rPr>
        <w:fldChar w:fldCharType="end"/>
      </w:r>
      <w:r>
        <w:rPr>
          <w:color w:val="000000"/>
        </w:rPr>
        <w:t xml:space="preserve">. This effect is a conservative estimate. The reduction equals a risk ratio of 0.75, which would be clinically important as well as consistent with our pilot study and updated systematic review. We allow for the clustered design, incorporated the one month transition period, and assumed: a discrete time decay correlation structure, an ICC of 0.02 (but considered sensitivity across the 0.01-0.05 range) and a CAC of 0.9 (but considered sensitivity across the 0.8-1.0 range), based on our pilot study and current guidance </w:t>
      </w:r>
      <w:r>
        <w:rPr>
          <w:color w:val="000000"/>
        </w:rPr>
        <w:fldChar w:fldCharType="begin"/>
      </w:r>
      <w:r>
        <w:rPr>
          <w:color w:val="000000"/>
        </w:rPr>
        <w:instrText xml:space="preserve"> ADDIN ZOTERO_ITEM CSL_CITATION {"citationID":"tt8AGUlB","properties":{"formattedCitation":"(38\\uc0\\u8211{}41)","plainCitation":"(38–41)","noteIndex":0},"citationItems":[{"id":28,"uris":["http://zotero.org/users/6304864/items/7RQGHFXG"],"itemData":{"id":28,"type":"article-journal","container-title":"Clinical Trials","DOI":"10.1191/1740774505cn071oa","ISSN":"1740-7753","issue":"2","note":"publisher: SAGE Publications","page":"99–107","title":"Determinants of the intracluster correlation coefficient in cluster randomized trials: the case of implementation research","volume":"2","author":[{"family":"Campbell","given":"Marion K"},{"family":"Fayers","given":"Peter M"},{"family":"Grimshaw","given":"Jeremy M"}],"issued":{"date-parts":[["2005",4]]}}},{"id":46,"uris":["http://zotero.org/users/6304864/items/TXUBN9Z8"],"itemData":{"id":46,"type":"article-journal","container-title":"Statistical Methods in Medical Research","DOI":"10.1177/0962280215588242","ISSN":"1477-0334","issue":"3","note":"publisher: SAGE Publications","page":"1039–1056","title":"How big should the pilot study for my cluster randomised trial be?","volume":"25","author":[{"family":"Eldridge","given":"Sandra M"},{"family":"Costelloe","given":"Ceire E"},{"family":"Kahan","given":"Brennan C"},{"family":"Lancaster","given":"Gillian A"},{"family":"Kerry","given":"Sally M"}],"issued":{"date-parts":[["2015",6]]}}},{"id":114,"uris":["http://zotero.org/users/6304864/items/3Z8TNF78"],"itemData":{"id":114,"type":"article-journal","container-title":"Trials","DOI":"10.1186/s13063-016-1532-9","ISSN":"1745-6215","issue":"1","note":"publisher: Springer Science and Business Media LLC","title":"Intra-cluster and inter-period correlation coefficients for cross-sectional cluster randomised controlled trials for type-2 diabetes in UK primary care","URL":"http://dx.doi.org/10.1186/s13063-016-1532-9","volume":"17","author":[{"family":"Martin","given":"James"},{"family":"Girling","given":"Alan"},{"family":"Nirantharakumar","given":"Krishnarajah"},{"family":"Ryan","given":"Ronan"},{"family":"Marshall","given":"Tom"},{"family":"Hemming","given":"Karla"}],"issued":{"date-parts":[["2016",8]]}}},{"id":102,"uris":["http://zotero.org/users/6304864/items/5IVEL7JT"],"itemData":{"id":102,"type":"article-journal","container-title":"Clinical Trials","DOI":"10.1177/17407745211020852","ISSN":"1740-7753","issue":"5","note":"publisher: SAGE Publications","page":"529–540","title":"Intra-cluster correlations from the CLustered OUtcome Dataset bank to inform the design of longitudinal cluster trials","volume":"18","author":[{"family":"Korevaar","given":"Elizabeth"},{"family":"Kasza","given":"Jessica"},{"family":"Taljaard","given":"Monica"},{"family":"Hemming","given":"Karla"},{"family":"Haines","given":"Terry"},{"family":"Turner","given":"Elizabeth L"},{"family":"Thompson","given":"Jennifer A"},{"family":"Hughes","given":"James P"},{"family":"Forbes","given":"Andrew B"}],"issued":{"date-parts":[["2021",6]]}}}],"schema":"https://github.com/citation-style-language/schema/raw/master/csl-citation.json"} </w:instrText>
      </w:r>
      <w:r>
        <w:rPr>
          <w:color w:val="000000"/>
        </w:rPr>
        <w:fldChar w:fldCharType="separate"/>
      </w:r>
      <w:r w:rsidRPr="00207000">
        <w:rPr>
          <w:color w:val="000000"/>
          <w:lang w:val="en-GB"/>
        </w:rPr>
        <w:t>(38–41)</w:t>
      </w:r>
      <w:r>
        <w:rPr>
          <w:color w:val="000000"/>
        </w:rPr>
        <w:fldChar w:fldCharType="end"/>
      </w:r>
      <w:r>
        <w:rPr>
          <w:color w:val="000000"/>
        </w:rPr>
        <w:t>. We included the CAC to allow for variation in clustering over time. We assume that each cluster will contribute approximately 12 observations per month to the analysis, but allowed for substantial variations in cluster sizes, on the basis of our previous work.</w:t>
      </w:r>
    </w:p>
    <w:p w14:paraId="0D667B39" w14:textId="77777777" w:rsidR="00CB2A66" w:rsidRDefault="00CB2A66" w:rsidP="00CB2A66"/>
    <w:p w14:paraId="2F91EF0F" w14:textId="77777777" w:rsidR="00CB2A66" w:rsidRDefault="00CB2A66" w:rsidP="00CB2A66">
      <w:pPr>
        <w:rPr>
          <w:color w:val="000000"/>
        </w:rPr>
      </w:pPr>
      <w:r>
        <w:rPr>
          <w:noProof/>
        </w:rPr>
        <w:drawing>
          <wp:inline distT="0" distB="0" distL="0" distR="0" wp14:anchorId="4202B95B" wp14:editId="5D85229E">
            <wp:extent cx="5200650" cy="2333625"/>
            <wp:effectExtent l="0" t="0" r="0" b="0"/>
            <wp:docPr id="913407665" name="image2.png" descr="A graph of 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913407665" name="image2.png" descr="A graph of a graph of a diagram&#10;&#10;AI-generated content may be incorrect."/>
                    <pic:cNvPicPr preferRelativeResize="0"/>
                  </pic:nvPicPr>
                  <pic:blipFill>
                    <a:blip r:embed="rId9"/>
                    <a:srcRect/>
                    <a:stretch>
                      <a:fillRect/>
                    </a:stretch>
                  </pic:blipFill>
                  <pic:spPr>
                    <a:xfrm>
                      <a:off x="0" y="0"/>
                      <a:ext cx="5200650" cy="2333625"/>
                    </a:xfrm>
                    <a:prstGeom prst="rect">
                      <a:avLst/>
                    </a:prstGeom>
                    <a:ln/>
                  </pic:spPr>
                </pic:pic>
              </a:graphicData>
            </a:graphic>
          </wp:inline>
        </w:drawing>
      </w:r>
    </w:p>
    <w:p w14:paraId="0C8CDE05" w14:textId="77777777" w:rsidR="00CB2A66" w:rsidRDefault="00CB2A66" w:rsidP="00CB2A66">
      <w:pPr>
        <w:rPr>
          <w:color w:val="000000"/>
          <w:sz w:val="20"/>
          <w:szCs w:val="20"/>
        </w:rPr>
      </w:pPr>
      <w:r>
        <w:rPr>
          <w:b/>
          <w:color w:val="000000"/>
          <w:sz w:val="20"/>
          <w:szCs w:val="20"/>
        </w:rPr>
        <w:t>Figure 3:</w:t>
      </w:r>
      <w:r>
        <w:rPr>
          <w:color w:val="000000"/>
          <w:sz w:val="20"/>
          <w:szCs w:val="20"/>
        </w:rPr>
        <w:t xml:space="preserve"> Power curves for different combinations of cluster autocorrelations (CACs) and intra-cluster correlations (ICCs). A) Power curves assuming a reduction in the primary outcome of in-hospital mortality within 30 days from 20% under standard care to 15% after ATLS® training. B) Power curves assuming a reduction in the primary outcome from 10% under standard care to 7.5% after ATLS® training. Under this scenario, we would need to increase the sample size per month to approximately 30 observations to achieve 90% power under most combinations of CACs and ICCs.</w:t>
      </w:r>
    </w:p>
    <w:p w14:paraId="132E0D32" w14:textId="77777777" w:rsidR="00CB2A66" w:rsidRDefault="00CB2A66" w:rsidP="00CB2A66">
      <w:pPr>
        <w:rPr>
          <w:color w:val="000000"/>
        </w:rPr>
      </w:pPr>
    </w:p>
    <w:p w14:paraId="68BCE8CD" w14:textId="32A9F7DD" w:rsidR="00CB2A66" w:rsidRPr="00CB2A66" w:rsidRDefault="00CB2A66" w:rsidP="00CB2A66">
      <w:pPr>
        <w:rPr>
          <w:i/>
          <w:iCs/>
        </w:rPr>
      </w:pPr>
      <w:r w:rsidRPr="00CB2A66">
        <w:rPr>
          <w:i/>
          <w:iCs/>
        </w:rPr>
        <w:t>Nested staircase design</w:t>
      </w:r>
    </w:p>
    <w:p w14:paraId="323BFA6B" w14:textId="77777777" w:rsidR="00CB2A66" w:rsidRPr="00AB5AAB" w:rsidRDefault="00CB2A66" w:rsidP="00CB2A66">
      <w:pPr>
        <w:rPr>
          <w:color w:val="000000"/>
        </w:rPr>
      </w:pPr>
      <w:r w:rsidRPr="00AB5AAB">
        <w:rPr>
          <w:color w:val="000000"/>
        </w:rPr>
        <w:t xml:space="preserve">The secondary outcomes that will be measured using the nested staircase design are adherence to ATLS® principles during initial patient resuscitation, quality of life, and disability. </w:t>
      </w:r>
      <w:r>
        <w:rPr>
          <w:color w:val="000000"/>
        </w:rPr>
        <w:t xml:space="preserve">We will not include any multiplicity adjustment as these are intended to be hypothesis driving only. </w:t>
      </w:r>
      <w:r w:rsidRPr="00AB5AAB">
        <w:rPr>
          <w:color w:val="000000"/>
        </w:rPr>
        <w:t>The expected</w:t>
      </w:r>
      <w:r>
        <w:rPr>
          <w:color w:val="000000"/>
        </w:rPr>
        <w:t>s</w:t>
      </w:r>
      <w:r w:rsidRPr="00AB5AAB">
        <w:rPr>
          <w:color w:val="000000"/>
        </w:rPr>
        <w:t xml:space="preserve"> effect of the intervention on each of these outcomes are an improvement in adherence from 50% during standard care to 70% after training </w:t>
      </w:r>
      <w:r>
        <w:rPr>
          <w:color w:val="000000"/>
        </w:rPr>
        <w:fldChar w:fldCharType="begin"/>
      </w:r>
      <w:r>
        <w:rPr>
          <w:color w:val="000000"/>
        </w:rPr>
        <w:instrText xml:space="preserve"> ADDIN ZOTERO_ITEM CSL_CITATION {"citationID":"tMzDupkY","properties":{"formattedCitation":"(42)","plainCitation":"(42)","noteIndex":0},"citationItems":[{"id":1513,"uris":["http://zotero.org/users/6304864/items/JEQX699V"],"itemData":{"id":1513,"type":"article-journal","abstract":"Background Trauma contributes more than ten percent of the global burden of disease. Initial assessment and resuscitation of trauma patients often requires rapid diagnosis and management of multiple concurrent complex conditions, and errors are common. We investigated whether implementing a trauma care checklist would improve care for injured patients in low-, middle-, and high-income countries.\nMethods From 2010 to 2012, the impact of the World Health Organization (WHO) Trauma Care Checklist program was assessed in 11 hospitals using a stepped wedge pre- and post-intervention comparison with randomly assigned intervention start dates. Study sites represented nine countries with diverse economic and geographic contexts. Primary end points were adherence to process of care measures; secondary data on morbidity and mortality were also collected. Multilevel logistic regression models examined differences in measures pre- versus post-intervention, accounting for patient age, gender, injury severity, and center-speciﬁc variability.\nResults Data were collected on 1641 patients before and 1781 after program implementation. Patient age (mean 34 ± 18 vs. 34 ± 18), sex (21 vs. 22 % female), and the proportion of patients with injury severity scores (ISS) C 25 (10 vs. 10 %) were similar before and after checklist implementation (p [ 0.05). Improvement was found for 18 of 19 process measures, including greater odds of having abdominal examination (OR 3.26), chest auscultation (OR 2.68), and distal pulse examination (OR 2.33) (all p \\ 0.05). These changes were robust to several sensitivity analyses.\nConclusions Implementation of the WHO Trauma Care Checklist was associated with substantial improvements in patient care process measures among a cohort of patients in diverse settings.","container-title":"World Journal of Surgery","DOI":"10.1007/s00268-016-3759-8","ISSN":"0364-2313, 1432-2323","issue":"4","journalAbbreviation":"World J Surg","language":"en","page":"954-962","source":"DOI.org (Crossref)","title":"Implementation of the World Health Organization Trauma Care Checklist Program in 11 Centers Across Multiple Economic Strata: Effect on Care Process Measures","title-short":"Implementation of the World Health Organization Trauma Care Checklist Program in 11 Centers Across Multiple Economic Strata","volume":"41","author":[{"family":"Lashoher","given":"Angela"},{"family":"Schneider","given":"Eric B."},{"family":"Juillard","given":"Catherine"},{"family":"Stevens","given":"Kent"},{"family":"Colantuoni","given":"Elizabeth"},{"family":"Berry","given":"William R."},{"family":"Bloem","given":"Christina"},{"family":"Chadbunchachai","given":"Witaya"},{"family":"Dharap","given":"Satish"},{"family":"Dy","given":"Sydney M."},{"family":"Dziekan","given":"Gerald"},{"family":"Gruen","given":"Russell L."},{"family":"Henry","given":"Jaymie A."},{"family":"Huwer","given":"Christina"},{"family":"Joshipura","given":"Manjul"},{"family":"Kelley","given":"Edward"},{"family":"Krug","given":"Etienne"},{"family":"Kumar","given":"Vineet"},{"family":"Kyamanywa","given":"Patrick"},{"family":"Mefire","given":"Alain Chichom"},{"family":"Musafir","given":"Marcos"},{"family":"Nathens","given":"Avery B."},{"family":"Ngendahayo","given":"Edouard"},{"family":"Nguyen","given":"Thai Son"},{"family":"Roy","given":"Nobhojit"},{"family":"Pronovost","given":"Peter J."},{"family":"Khan","given":"Irum Qumar"},{"family":"Razzak","given":"Junaid Abdul"},{"family":"Rubiano","given":"Andrés M."},{"family":"Turner","given":"James A."},{"family":"Varghese","given":"Mathew"},{"family":"Zakirova","given":"Rimma"},{"family":"Mock","given":"Charles"}],"issued":{"date-parts":[["2017",4]]}}}],"schema":"https://github.com/citation-style-language/schema/raw/master/csl-citation.json"} </w:instrText>
      </w:r>
      <w:r>
        <w:rPr>
          <w:color w:val="000000"/>
        </w:rPr>
        <w:fldChar w:fldCharType="separate"/>
      </w:r>
      <w:r>
        <w:rPr>
          <w:noProof/>
          <w:color w:val="000000"/>
        </w:rPr>
        <w:t>(42)</w:t>
      </w:r>
      <w:r>
        <w:rPr>
          <w:color w:val="000000"/>
        </w:rPr>
        <w:fldChar w:fldCharType="end"/>
      </w:r>
      <w:r>
        <w:rPr>
          <w:color w:val="000000"/>
        </w:rPr>
        <w:t>,</w:t>
      </w:r>
      <w:r w:rsidRPr="00AB5AAB">
        <w:rPr>
          <w:color w:val="000000"/>
        </w:rPr>
        <w:t xml:space="preserve"> an increase in EQ5D5L health status from 70 during care to 75 after training</w:t>
      </w:r>
      <w:r>
        <w:rPr>
          <w:color w:val="000000"/>
        </w:rPr>
        <w:t xml:space="preserve"> </w:t>
      </w:r>
      <w:r>
        <w:rPr>
          <w:color w:val="000000"/>
        </w:rPr>
        <w:fldChar w:fldCharType="begin"/>
      </w:r>
      <w:r>
        <w:rPr>
          <w:color w:val="000000"/>
        </w:rPr>
        <w:instrText xml:space="preserve"> ADDIN ZOTERO_ITEM CSL_CITATION {"citationID":"fH1frN23","properties":{"formattedCitation":"(43)","plainCitation":"(43)","noteIndex":0},"citationItems":[{"id":2306,"uris":["http://zotero.org/users/6304864/items/XL48Y4AA"],"itemData":{"id":2306,"type":"article-journal","abstract":"Trauma accounts for around 4.4 million deaths annually and is among the leading causes of death, disproportionately affecting low- and middle-income countries. Trauma quality improvement programmes may reduce adverse patient outcomes but lack robust evidence. This study assessed the effect of implementing a trauma quality improvement programme using audit filters on health-related quality of life in adult trauma patients in urban India. We conducted a controlled interrupted time series study (ClinicalTrials.gov ID NCT03235388) across four tertiary care university hospitals. Adult (≥18 years) trauma patients, who were alive at 90 days post-admission, were included. After a 14-month observation phase, two hospitals were randomized to the intervention arm and implemented the trauma quality improvement programme, while two control hospitals did not implement any interventions. The study spanned from 2017 to 2022. Health-related quality of life was assessed 90 days post-admission using the EuroQol 5-dimensions (EQ-5D) questionnaire. The main outcome was EQ-5D health status, scaled from 0 to 100, analyzed using a difference-in-differences (DiD) approach. Descriptive analysis was performed for the five individual EQ-5D dimensions. 2307 participants were eligible for the analyses. The DiD analysis showed a statistically significant reduction in the EQ-5D health status score in the intervention arm (DiD estimate -4.07 [95% CI: -7.00; -1.15]). For the 819 patients with major trauma, there was a more pronounced, but statistically insignificant reduction (DiD estimate -4.86 [95% CI: -9.87; 0.15]). In the intervention arm, mobility, self-care, and pain/discomfort improved, while usual activities and anxiety/depression worsened. Implementing trauma quality improvement programmes using audit filters may reduce the average health-related quality of life of trauma patients if more severely injured patients survive, highlighting the importance of assessing quality of life after the implementation of such programmes and ensuring adequate rehabilitation resources to support long-term recovery.","container-title":"Injury","DOI":"10.1016/j.injury.2025.112333","ISSN":"0020-1383","journalAbbreviation":"Injury","page":"112333","source":"ScienceDirect","title":"The effect of trauma quality improvement programme implementation on quality of life among trauma patients in urban India","author":[{"family":"Kapitan","given":"Eelika"},{"family":"Berg","given":"Johanna"},{"family":"David","given":"Siddarth"},{"family":"N","given":"Mohan L"},{"family":"Felländer-Tsai","given":"Li"},{"family":"Chatterjee","given":"Shamita"},{"family":"Ekelund","given":"Ulf"},{"family":"Roy","given":"Nobhojit"},{"family":"Petzold","given":"Max"},{"family":"Von Schreeb","given":"Johan"},{"family":"Soni","given":"Kapil Dev"},{"family":"Rajan","given":"Sendhil"},{"family":"Khajanchi","given":"Monty"},{"family":"Wärnberg","given":"Martin Gerdin"}],"issued":{"date-parts":[["2025",4,15]]}}}],"schema":"https://github.com/citation-style-language/schema/raw/master/csl-citation.json"} </w:instrText>
      </w:r>
      <w:r>
        <w:rPr>
          <w:color w:val="000000"/>
        </w:rPr>
        <w:fldChar w:fldCharType="separate"/>
      </w:r>
      <w:r>
        <w:rPr>
          <w:noProof/>
          <w:color w:val="000000"/>
        </w:rPr>
        <w:t>(43)</w:t>
      </w:r>
      <w:r>
        <w:rPr>
          <w:color w:val="000000"/>
        </w:rPr>
        <w:fldChar w:fldCharType="end"/>
      </w:r>
      <w:r w:rsidRPr="00AB5AAB">
        <w:rPr>
          <w:color w:val="000000"/>
        </w:rPr>
        <w:t xml:space="preserve">, and a decrease in disability from a baseline value of 25 during standard care to 22.5 after training </w:t>
      </w:r>
      <w:r>
        <w:rPr>
          <w:color w:val="000000"/>
        </w:rPr>
        <w:fldChar w:fldCharType="begin"/>
      </w:r>
      <w:r>
        <w:rPr>
          <w:color w:val="000000"/>
        </w:rPr>
        <w:instrText xml:space="preserve"> ADDIN ZOTERO_ITEM CSL_CITATION {"citationID":"lOVrNeAX","properties":{"formattedCitation":"(44)","plainCitation":"(44)","noteIndex":0},"citationItems":[{"id":2285,"uris":["http://zotero.org/users/6304864/items/2PVDCPVI"],"itemData":{"id":2285,"type":"article-journal","abstract":"Objectives: The 12-item World Health Organization Disability Assessment Schedule 2.0 (WHODAS 2.0) provides a standardised method for measuring health and disability. This study aimed to determine its reliability, validity and responsiveness and to establish the minimum clinically important difference (MCID) in critically ill patients. Design: Prospective, multicentre cohort study. Setting: Intensive care units of six metropolitan hospitals. Participants: Adults mechanically ventilated for &gt; 24 hours. Main outcome measures: Reliability was assessed by measuring internal consistency. Construct validity was assessed by comparing WHODAS 2.0 scores at 6 months with the EuroQoL visual analogue scale (EQ VAS) and Lawton Instrumental Activities of Daily Living (IADL) scale scores. Responsiveness was evaluated by assessing change over time, effect sizes, and percentage of patients showing no change. The MCID was calculated using both anchor and distribution-based methods with triangulation of results. Main results: A baseline and 6-month WHODAS 2.0 score were available for 448 patients. The WHODAS 2.0 demonstrated good correlation between items with no evidence of item redundancy. Cronbach α coefficient was 0.91 and average split-half coefficient was 0.91. There was a moderate correlation between the WHODAS 2.0 and the EQ VAS scores (r = -0.72; P &lt; 0.001) and between the WHODAS 2.0 and the Lawton IADL scores (r = -0.66; P &lt; 0.001) at 6 months. The effect sizes for change in the WHODAS 2.0 score from baseline to 3 months and from 3 to 6 months were low. Ceiling effects were not present and floor effects were present at baseline only. The final MCID estimate was 10%. Conclusion: The 12-item WHODAS 2.0 is a reliable, valid and responsive measure of disability in critically ill patients. A change in the total WHODAS 2.0 score of 10% represents the MCID.","container-title":"Critical Care and Resuscitation","DOI":"10.51893/2021.1.OA10","ISSN":"1441-2772","issue":"1","journalAbbreviation":"Critical Care and Resuscitation","page":"103-112","source":"ScienceDirect","title":"The psychometric properties and minimal clinically important difference for disability assessment using WHODAS 2.0 in critically ill patients","volume":"23","author":[{"family":"Higgins","given":"Alisa M."},{"family":"Neto","given":"Ary Serpa"},{"family":"Bailey","given":"Michael"},{"family":"Barrett","given":"Jonathan"},{"family":"Bellomo","given":"Rinaldo"},{"family":"Cooper","given":"D. James"},{"family":"Gabbe","given":"Belinda"},{"family":"Linke","given":"Natalie"},{"family":"Myles","given":"Paul S."},{"family":"Paton","given":"Michelle"},{"family":"Philpot","given":"Steve"},{"family":"Shulman","given":"Mark"},{"family":"Young","given":"Meredith"},{"family":"Hodgson","given":"Carol L."}],"issued":{"date-parts":[["2021",3,1]]}}}],"schema":"https://github.com/citation-style-language/schema/raw/master/csl-citation.json"} </w:instrText>
      </w:r>
      <w:r>
        <w:rPr>
          <w:color w:val="000000"/>
        </w:rPr>
        <w:fldChar w:fldCharType="separate"/>
      </w:r>
      <w:r>
        <w:rPr>
          <w:noProof/>
          <w:color w:val="000000"/>
        </w:rPr>
        <w:t>(44)</w:t>
      </w:r>
      <w:r>
        <w:rPr>
          <w:color w:val="000000"/>
        </w:rPr>
        <w:fldChar w:fldCharType="end"/>
      </w:r>
      <w:r>
        <w:rPr>
          <w:color w:val="000000"/>
        </w:rPr>
        <w:t xml:space="preserve">. </w:t>
      </w:r>
      <w:r w:rsidRPr="00AB5AAB">
        <w:rPr>
          <w:color w:val="000000"/>
        </w:rPr>
        <w:t xml:space="preserve">For quality of life and disability, these effects correspond to standardised effect sizes, expressed as Cohen's d of 0.5. With </w:t>
      </w:r>
      <w:r>
        <w:rPr>
          <w:color w:val="000000"/>
        </w:rPr>
        <w:t xml:space="preserve">a total of </w:t>
      </w:r>
      <w:r w:rsidRPr="00AB5AAB">
        <w:rPr>
          <w:color w:val="000000"/>
        </w:rPr>
        <w:t xml:space="preserve">30 clusters, six per sequence, for a discrete time decay correlation structure, with ICCs of 0.01 to 0.15 and a CAC of 0.8, there is &gt;80% power to detect these effects by including four patients in each cluster in each period. </w:t>
      </w:r>
      <w:r>
        <w:rPr>
          <w:color w:val="000000"/>
        </w:rPr>
        <w:t>To account</w:t>
      </w:r>
      <w:r w:rsidRPr="00AB5AAB">
        <w:rPr>
          <w:color w:val="000000"/>
        </w:rPr>
        <w:t xml:space="preserve"> for loss to follow-up, we will include at least six patients per cluster per month. These patients </w:t>
      </w:r>
      <w:r>
        <w:rPr>
          <w:color w:val="000000"/>
        </w:rPr>
        <w:t>constitute</w:t>
      </w:r>
      <w:r w:rsidRPr="00AB5AAB">
        <w:rPr>
          <w:color w:val="000000"/>
        </w:rPr>
        <w:t xml:space="preserve"> a random subset of patients included during the staircase months. The random subset will be selected using simple random sampling </w:t>
      </w:r>
      <w:r>
        <w:rPr>
          <w:color w:val="000000"/>
        </w:rPr>
        <w:t>at</w:t>
      </w:r>
      <w:r w:rsidRPr="00AB5AAB">
        <w:rPr>
          <w:color w:val="000000"/>
        </w:rPr>
        <w:t xml:space="preserve"> the shift level, meaning that the timing of the clinical research coordinator's shift will be randomised to cover approximately </w:t>
      </w:r>
      <w:r w:rsidRPr="00AB5AAB">
        <w:rPr>
          <w:color w:val="000000"/>
        </w:rPr>
        <w:lastRenderedPageBreak/>
        <w:t xml:space="preserve">eight hours during the morning, afternoon, or night shift. Adherence to ATLS® principles, quality of life, and disability will be measured </w:t>
      </w:r>
      <w:r>
        <w:rPr>
          <w:color w:val="000000"/>
        </w:rPr>
        <w:t>for</w:t>
      </w:r>
      <w:r w:rsidRPr="00AB5AAB">
        <w:rPr>
          <w:color w:val="000000"/>
        </w:rPr>
        <w:t xml:space="preserve"> all patients included during these shifts. In each hospital, the number of shifts that will be randomised will be determined by the volume of patients included during the months preceding the staircase months. </w:t>
      </w:r>
    </w:p>
    <w:p w14:paraId="273C6A82" w14:textId="77777777" w:rsidR="009D6F40" w:rsidRDefault="00000000">
      <w:pPr>
        <w:pStyle w:val="BodyA"/>
        <w:widowControl w:val="0"/>
        <w:spacing w:before="120" w:line="360" w:lineRule="auto"/>
        <w:rPr>
          <w:rStyle w:val="None"/>
          <w:b/>
          <w:bCs/>
          <w:sz w:val="24"/>
          <w:szCs w:val="24"/>
        </w:rPr>
      </w:pPr>
      <w:r>
        <w:rPr>
          <w:rStyle w:val="None"/>
          <w:b/>
          <w:bCs/>
          <w:sz w:val="24"/>
          <w:szCs w:val="24"/>
        </w:rPr>
        <w:t>Recruitment {15}</w:t>
      </w:r>
    </w:p>
    <w:p w14:paraId="2E89BED3" w14:textId="77777777" w:rsidR="00CB2A66" w:rsidRDefault="00CB2A66" w:rsidP="00CB2A66">
      <w:pPr>
        <w:rPr>
          <w:color w:val="000000"/>
        </w:rPr>
      </w:pPr>
      <w:r>
        <w:rPr>
          <w:color w:val="000000"/>
        </w:rPr>
        <w:t>Participant data collection will include all participants who meets the eligibility criteria. These participants will be adult trauma patients who present to the emergency department of a participating hospital. Participants cannot opt out of the intervention because it is implemented at the cluster level and involves training physicians in ATLS®, and it is unreasonable to expect these physicians to temporarily disregard their training. However, patient participants can choose to withdraw their consent for the collection of non-routinely recorded data at any time before the final analysis. If patients withdraw their consent for the data collection no further data collection will be performed, including follow-up data. Participants can also choose to remove the previously collected data in the trial at any time before the final analysis of the data. Withdrawal of consent or removal of data from the trial will not affect patients’ care in any way. If a participant withdraws consent, follow-up will be performed according to the participating hospital’s routine. We will document and report total numbers of withdrawals (by cluster and period).</w:t>
      </w:r>
    </w:p>
    <w:p w14:paraId="2AAADDCD" w14:textId="77777777" w:rsidR="009D6F40" w:rsidRDefault="009D6F40">
      <w:pPr>
        <w:pStyle w:val="BodyA"/>
        <w:widowControl w:val="0"/>
        <w:spacing w:line="360" w:lineRule="auto"/>
        <w:rPr>
          <w:rStyle w:val="None"/>
          <w:color w:val="004C7F"/>
          <w:u w:color="004C7F"/>
        </w:rPr>
      </w:pPr>
    </w:p>
    <w:p w14:paraId="780BBC97" w14:textId="77777777" w:rsidR="009D6F40" w:rsidRDefault="00000000">
      <w:pPr>
        <w:pStyle w:val="BodyA"/>
        <w:widowControl w:val="0"/>
        <w:spacing w:before="120" w:line="360" w:lineRule="auto"/>
        <w:rPr>
          <w:rStyle w:val="None"/>
          <w:b/>
          <w:bCs/>
          <w:sz w:val="28"/>
          <w:szCs w:val="28"/>
        </w:rPr>
      </w:pPr>
      <w:r>
        <w:rPr>
          <w:rStyle w:val="None"/>
          <w:b/>
          <w:bCs/>
          <w:sz w:val="28"/>
          <w:szCs w:val="28"/>
        </w:rPr>
        <w:t>Assignment of interventions: allocation</w:t>
      </w:r>
    </w:p>
    <w:p w14:paraId="754ED2C1" w14:textId="77777777" w:rsidR="009D6F40" w:rsidRDefault="00000000">
      <w:pPr>
        <w:pStyle w:val="BodyA"/>
        <w:widowControl w:val="0"/>
        <w:spacing w:before="120" w:line="360" w:lineRule="auto"/>
        <w:rPr>
          <w:rStyle w:val="None"/>
          <w:b/>
          <w:bCs/>
          <w:sz w:val="24"/>
          <w:szCs w:val="24"/>
        </w:rPr>
      </w:pPr>
      <w:r>
        <w:rPr>
          <w:rStyle w:val="None"/>
          <w:b/>
          <w:bCs/>
          <w:sz w:val="24"/>
          <w:szCs w:val="24"/>
        </w:rPr>
        <w:t>Sequence generation {16a}</w:t>
      </w:r>
    </w:p>
    <w:p w14:paraId="7289630C" w14:textId="77777777" w:rsidR="00CB2A66" w:rsidRDefault="00CB2A66" w:rsidP="00CB2A66">
      <w:pPr>
        <w:rPr>
          <w:color w:val="000000"/>
        </w:rPr>
      </w:pPr>
      <w:r>
        <w:rPr>
          <w:color w:val="000000"/>
        </w:rPr>
        <w:t>Clusters will be assigned to batches as they are found to be eligible and receive ethical approval. We will randomise the clusters within each batch to the different intervention implementation sequences within that batch (36)</w:t>
      </w:r>
      <w:r>
        <w:rPr>
          <w:color w:val="FF0000"/>
        </w:rPr>
        <w:t>.</w:t>
      </w:r>
      <w:r>
        <w:rPr>
          <w:color w:val="000000"/>
        </w:rPr>
        <w:t xml:space="preserve"> The randomisation will be balanced within each batch on cluster size, defined as the monthly volume of eligible patient participants, using covariate constrained randomisation. Cluster sizes are expected to vary from 12 and to 20 patients per month, based on our previous experiences. </w:t>
      </w:r>
    </w:p>
    <w:p w14:paraId="2C76911B" w14:textId="77777777" w:rsidR="009D6F40" w:rsidRDefault="009D6F40">
      <w:pPr>
        <w:pStyle w:val="BodyA"/>
        <w:widowControl w:val="0"/>
        <w:spacing w:line="360" w:lineRule="auto"/>
        <w:rPr>
          <w:rStyle w:val="NoneA"/>
          <w:sz w:val="28"/>
          <w:szCs w:val="28"/>
        </w:rPr>
      </w:pPr>
    </w:p>
    <w:p w14:paraId="5BA97DAB" w14:textId="77777777" w:rsidR="009D6F40" w:rsidRDefault="00000000">
      <w:pPr>
        <w:pStyle w:val="BodyA"/>
        <w:widowControl w:val="0"/>
        <w:spacing w:before="120" w:line="360" w:lineRule="auto"/>
        <w:rPr>
          <w:rStyle w:val="None"/>
          <w:b/>
          <w:bCs/>
          <w:sz w:val="24"/>
          <w:szCs w:val="24"/>
        </w:rPr>
      </w:pPr>
      <w:r>
        <w:rPr>
          <w:rStyle w:val="None"/>
          <w:b/>
          <w:bCs/>
          <w:sz w:val="24"/>
          <w:szCs w:val="24"/>
        </w:rPr>
        <w:t>Concealment mechanism {16b}</w:t>
      </w:r>
    </w:p>
    <w:p w14:paraId="29E99692" w14:textId="77777777" w:rsidR="00CB2A66" w:rsidRDefault="00CB2A66" w:rsidP="00CB2A66">
      <w:pPr>
        <w:rPr>
          <w:color w:val="000000"/>
        </w:rPr>
      </w:pPr>
      <w:r>
        <w:rPr>
          <w:color w:val="000000"/>
        </w:rPr>
        <w:t>The randomisation will be concealed for as long as it is logistically possible, considering that arrangements for sending physicians to ATLS® training must be made in advance.</w:t>
      </w:r>
    </w:p>
    <w:p w14:paraId="0A136DD4" w14:textId="77777777" w:rsidR="009D6F40" w:rsidRDefault="009D6F40">
      <w:pPr>
        <w:pStyle w:val="BodyA"/>
        <w:widowControl w:val="0"/>
        <w:spacing w:line="360" w:lineRule="auto"/>
        <w:rPr>
          <w:rStyle w:val="NoneA"/>
          <w:sz w:val="28"/>
          <w:szCs w:val="28"/>
        </w:rPr>
      </w:pPr>
    </w:p>
    <w:p w14:paraId="26691012" w14:textId="77777777" w:rsidR="009D6F40" w:rsidRDefault="00000000">
      <w:pPr>
        <w:pStyle w:val="BodyA"/>
        <w:widowControl w:val="0"/>
        <w:spacing w:before="120" w:line="360" w:lineRule="auto"/>
        <w:rPr>
          <w:rStyle w:val="None"/>
          <w:b/>
          <w:bCs/>
          <w:sz w:val="24"/>
          <w:szCs w:val="24"/>
        </w:rPr>
      </w:pPr>
      <w:r>
        <w:rPr>
          <w:rStyle w:val="None"/>
          <w:b/>
          <w:bCs/>
          <w:sz w:val="24"/>
          <w:szCs w:val="24"/>
        </w:rPr>
        <w:t>Implementation {16c}</w:t>
      </w:r>
    </w:p>
    <w:p w14:paraId="640572E1" w14:textId="6D9ADBC4" w:rsidR="009D6F40" w:rsidRPr="00770235" w:rsidRDefault="00770235" w:rsidP="00770235">
      <w:pPr>
        <w:rPr>
          <w:rStyle w:val="NoneA"/>
        </w:rPr>
      </w:pPr>
      <w:r w:rsidRPr="00770235">
        <w:rPr>
          <w:rStyle w:val="NoneA"/>
        </w:rPr>
        <w:t xml:space="preserve">The allocation sequence is generated by JM. Participants are included by clinical </w:t>
      </w:r>
      <w:r>
        <w:rPr>
          <w:rStyle w:val="NoneA"/>
        </w:rPr>
        <w:t>research coordinators at each participating site. The time point when the intervention is implemented is determined by the randomised intervention sequence, and participants included after this time point are considered exposed to the intervention.</w:t>
      </w:r>
    </w:p>
    <w:p w14:paraId="40150F35" w14:textId="77777777" w:rsidR="009D6F40" w:rsidRDefault="009D6F40">
      <w:pPr>
        <w:pStyle w:val="BodyA"/>
        <w:widowControl w:val="0"/>
        <w:spacing w:before="120" w:line="360" w:lineRule="auto"/>
        <w:rPr>
          <w:rStyle w:val="NoneA"/>
          <w:sz w:val="24"/>
          <w:szCs w:val="24"/>
        </w:rPr>
      </w:pPr>
    </w:p>
    <w:p w14:paraId="02F54C8F" w14:textId="77777777" w:rsidR="009D6F40" w:rsidRDefault="00000000">
      <w:pPr>
        <w:pStyle w:val="BodyA"/>
        <w:widowControl w:val="0"/>
        <w:spacing w:before="120" w:line="360" w:lineRule="auto"/>
        <w:rPr>
          <w:rStyle w:val="None"/>
          <w:b/>
          <w:bCs/>
          <w:sz w:val="24"/>
          <w:szCs w:val="24"/>
        </w:rPr>
      </w:pPr>
      <w:r>
        <w:rPr>
          <w:rStyle w:val="None"/>
          <w:b/>
          <w:bCs/>
          <w:sz w:val="28"/>
          <w:szCs w:val="28"/>
        </w:rPr>
        <w:t>Assignment of interventions: Blinding</w:t>
      </w:r>
    </w:p>
    <w:p w14:paraId="1786B76F" w14:textId="77777777" w:rsidR="009D6F40" w:rsidRDefault="00000000">
      <w:pPr>
        <w:pStyle w:val="BodyA"/>
        <w:widowControl w:val="0"/>
        <w:spacing w:before="120" w:line="360" w:lineRule="auto"/>
        <w:rPr>
          <w:rStyle w:val="None"/>
          <w:b/>
          <w:bCs/>
          <w:sz w:val="24"/>
          <w:szCs w:val="24"/>
        </w:rPr>
      </w:pPr>
      <w:r>
        <w:rPr>
          <w:rStyle w:val="None"/>
          <w:b/>
          <w:bCs/>
          <w:sz w:val="24"/>
          <w:szCs w:val="24"/>
        </w:rPr>
        <w:t>Who will be blinded {17a}</w:t>
      </w:r>
    </w:p>
    <w:p w14:paraId="7DB0AE43" w14:textId="0F059815" w:rsidR="00770235" w:rsidRDefault="00770235" w:rsidP="00770235">
      <w:pPr>
        <w:rPr>
          <w:color w:val="000000"/>
        </w:rPr>
      </w:pPr>
      <w:r>
        <w:rPr>
          <w:color w:val="000000"/>
        </w:rPr>
        <w:lastRenderedPageBreak/>
        <w:t>It is not possible to blind trial participants or care providers in this  stepped-wedge trial. We will not blind outcome assessors nor data analysts because of how the intervention is randomised by time.</w:t>
      </w:r>
    </w:p>
    <w:p w14:paraId="5BD10B70" w14:textId="77777777" w:rsidR="00770235" w:rsidRDefault="00770235" w:rsidP="00770235">
      <w:pPr>
        <w:pStyle w:val="BodyA"/>
        <w:widowControl w:val="0"/>
        <w:spacing w:line="360" w:lineRule="auto"/>
        <w:rPr>
          <w:rStyle w:val="None"/>
          <w:b/>
          <w:bCs/>
          <w:sz w:val="24"/>
          <w:szCs w:val="24"/>
        </w:rPr>
      </w:pPr>
    </w:p>
    <w:p w14:paraId="47CAC035" w14:textId="5FC320E0" w:rsidR="009D6F40" w:rsidRPr="00770235" w:rsidRDefault="00000000" w:rsidP="00770235">
      <w:pPr>
        <w:pStyle w:val="BodyA"/>
        <w:widowControl w:val="0"/>
        <w:spacing w:line="360" w:lineRule="auto"/>
        <w:rPr>
          <w:rStyle w:val="None"/>
          <w:color w:val="006600"/>
          <w:sz w:val="24"/>
          <w:szCs w:val="24"/>
          <w:u w:color="004C7F"/>
        </w:rPr>
      </w:pPr>
      <w:r>
        <w:rPr>
          <w:rStyle w:val="None"/>
          <w:b/>
          <w:bCs/>
          <w:sz w:val="24"/>
          <w:szCs w:val="24"/>
        </w:rPr>
        <w:t>Procedure for unblinding if needed {17b}</w:t>
      </w:r>
    </w:p>
    <w:p w14:paraId="483C7ECE" w14:textId="031A1639" w:rsidR="009D6F40" w:rsidRDefault="00770235">
      <w:pPr>
        <w:pStyle w:val="BodyA"/>
        <w:widowControl w:val="0"/>
        <w:spacing w:line="360" w:lineRule="auto"/>
        <w:rPr>
          <w:rStyle w:val="None"/>
          <w:color w:val="006600"/>
          <w:sz w:val="24"/>
          <w:szCs w:val="24"/>
          <w:u w:color="004C7F"/>
        </w:rPr>
      </w:pPr>
      <w:r w:rsidRPr="00770235">
        <w:rPr>
          <w:sz w:val="24"/>
          <w:szCs w:val="24"/>
        </w:rPr>
        <w:t>Not applicable as the trial is not blinded.</w:t>
      </w:r>
    </w:p>
    <w:p w14:paraId="53D97E99" w14:textId="77777777" w:rsidR="009D6F40" w:rsidRDefault="00000000">
      <w:pPr>
        <w:pStyle w:val="BodyA"/>
        <w:widowControl w:val="0"/>
        <w:spacing w:before="120" w:line="360" w:lineRule="auto"/>
        <w:rPr>
          <w:rStyle w:val="None"/>
          <w:b/>
          <w:bCs/>
          <w:sz w:val="28"/>
          <w:szCs w:val="28"/>
        </w:rPr>
      </w:pPr>
      <w:r>
        <w:rPr>
          <w:rStyle w:val="None"/>
          <w:b/>
          <w:bCs/>
          <w:sz w:val="28"/>
          <w:szCs w:val="28"/>
        </w:rPr>
        <w:t>Data collection and management</w:t>
      </w:r>
    </w:p>
    <w:p w14:paraId="59DAA4A6" w14:textId="77777777" w:rsidR="009D6F40" w:rsidRDefault="00000000">
      <w:pPr>
        <w:pStyle w:val="BodyA"/>
        <w:widowControl w:val="0"/>
        <w:spacing w:before="120" w:line="360" w:lineRule="auto"/>
        <w:rPr>
          <w:rStyle w:val="None"/>
          <w:b/>
          <w:bCs/>
          <w:sz w:val="24"/>
          <w:szCs w:val="24"/>
        </w:rPr>
      </w:pPr>
      <w:r>
        <w:rPr>
          <w:rStyle w:val="None"/>
          <w:b/>
          <w:bCs/>
          <w:sz w:val="24"/>
          <w:szCs w:val="24"/>
        </w:rPr>
        <w:t>Plans for assessment and collection of outcomes {18a}</w:t>
      </w:r>
    </w:p>
    <w:p w14:paraId="65AE8CC6" w14:textId="71910224" w:rsidR="009D6F40" w:rsidRPr="00770235" w:rsidRDefault="00770235" w:rsidP="00770235">
      <w:pPr>
        <w:rPr>
          <w:rStyle w:val="NoneA"/>
          <w:color w:val="000000"/>
        </w:rPr>
      </w:pPr>
      <w:r>
        <w:rPr>
          <w:color w:val="000000"/>
        </w:rPr>
        <w:t xml:space="preserve">Data collection will be performed via a paper based case record form (CRF), which will then be transferred to an electronic CRF (eCRF) on REDCap </w:t>
      </w:r>
      <w:r>
        <w:rPr>
          <w:color w:val="000000"/>
        </w:rPr>
        <w:fldChar w:fldCharType="begin"/>
      </w:r>
      <w:r>
        <w:rPr>
          <w:color w:val="000000"/>
        </w:rPr>
        <w:instrText xml:space="preserve"> ADDIN ZOTERO_ITEM CSL_CITATION {"citationID":"WDbIQ9G0","properties":{"formattedCitation":"(45,46)","plainCitation":"(45,46)","noteIndex":0},"citationItems":[{"id":653,"uris":["http://zotero.org/users/6304864/items/YNW6IRZ9"],"itemData":{"id":653,"type":"article-journal","abstract":"Research electronic data capture (REDCap) is a novel workflow methodology and software solution designed for rapid development and deployment of electronic data capture tools to support clinical and translational research. We present: (1) a brief description of the REDCap metadata-driven software toolset; (2) detail concerning the capture and use of study-related metadata from scientific research teams; (3) measures of impact for REDCap; (4) details concerning a consortium network of domestic and international institutions collaborating on the project; and (5) strengths and limitations of the REDCap system. REDCap is currently supporting 286 translational research projects in a growing collaborative network including 27 active partner institutions.","container-title":"Journal of Biomedical Informatics","DOI":"10.1016/j.jbi.2008.08.010","ISSN":"1532-0480","issue":"2","journalAbbreviation":"J Biomed Inform","language":"eng","note":"PMID: 18929686\nPMCID: PMC2700030","page":"377-381","source":"PubMed","title":"Research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G."}],"issued":{"date-parts":[["2009",4]]}}},{"id":656,"uris":["http://zotero.org/users/6304864/items/7IB9RW3R"],"itemData":{"id":656,"type":"article-journal","abstract":"The Research Electronic Data Capture (REDCap) data management platform was developed in 2004 to address an institutional need at Vanderbilt University, then shared with a limited number of adopting sites beginning in 2006. Given bi-directional benefit in early sharing experiments, we created a broader consortium sharing and support model for any academic, non-profit, or government partner wishing to adopt the software. Our sharing framework and consortium-based support model have evolved over time along with the size of the consortium (currently more than 3200 REDCap partners across 128 countries). While the \"REDCap Consortium\" model represents only one example of how to build and disseminate a software platform, lessons learned from our approach may assist other research institutions seeking to build and disseminate innovative technologies.","container-title":"Journal of Biomedical Informatics","DOI":"10.1016/j.jbi.2019.103208","ISSN":"1532-0480","journalAbbreviation":"J Biomed Inform","language":"eng","note":"PMID: 31078660\nPMCID: PMC7254481","page":"103208","source":"PubMed","title":"The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N."},{"literal":"REDCap Consortium"}],"issued":{"date-parts":[["2019",7]]}}}],"schema":"https://github.com/citation-style-language/schema/raw/master/csl-citation.json"} </w:instrText>
      </w:r>
      <w:r>
        <w:rPr>
          <w:color w:val="000000"/>
        </w:rPr>
        <w:fldChar w:fldCharType="separate"/>
      </w:r>
      <w:r>
        <w:rPr>
          <w:noProof/>
          <w:color w:val="000000"/>
        </w:rPr>
        <w:t>(45,46)</w:t>
      </w:r>
      <w:r>
        <w:rPr>
          <w:color w:val="000000"/>
        </w:rPr>
        <w:fldChar w:fldCharType="end"/>
      </w:r>
      <w:r>
        <w:rPr>
          <w:color w:val="000000"/>
        </w:rPr>
        <w:t>. Site investigators will keep source documents for each patient participant in the trial. A document describing what has been classified as source data in the trial (source data reference document) will be included in the Investigator Site File (ISF). Data will be registered, managed, and stored in a manner that enables correct reporting, interpretation, and verification. All documentation will be stored securely and retained according to regulatory requirements. The complete Trial Master File, as well as source documents, will be archived for at least 10 years after the trial is completed. Source data in the medical records system are stored and archived in accordance with Indian national regulations. Metadata will be publicly accessible via a persistent DOI, and anonymized data will be released upon project completion.</w:t>
      </w:r>
    </w:p>
    <w:p w14:paraId="745B7D90" w14:textId="77777777" w:rsidR="009D6F40" w:rsidRDefault="00000000">
      <w:pPr>
        <w:pStyle w:val="BodyA"/>
        <w:widowControl w:val="0"/>
        <w:spacing w:before="120" w:line="360" w:lineRule="auto"/>
        <w:rPr>
          <w:rStyle w:val="None"/>
          <w:b/>
          <w:bCs/>
          <w:sz w:val="24"/>
          <w:szCs w:val="24"/>
        </w:rPr>
      </w:pPr>
      <w:r>
        <w:rPr>
          <w:rStyle w:val="None"/>
          <w:b/>
          <w:bCs/>
          <w:sz w:val="24"/>
          <w:szCs w:val="24"/>
        </w:rPr>
        <w:t>Plans to promote participant retention and complete follow-up {18b}</w:t>
      </w:r>
    </w:p>
    <w:p w14:paraId="74ED0441" w14:textId="7B1B251E" w:rsidR="009D6F40" w:rsidRPr="009E5730" w:rsidRDefault="00770235" w:rsidP="009E5730">
      <w:pPr>
        <w:rPr>
          <w:rStyle w:val="None"/>
          <w:u w:color="004C7F"/>
        </w:rPr>
      </w:pPr>
      <w:r w:rsidRPr="009E5730">
        <w:rPr>
          <w:rStyle w:val="None"/>
          <w:u w:color="004C7F"/>
        </w:rPr>
        <w:t xml:space="preserve">The primary outcome is extracted from medical records and is known to be missing to a </w:t>
      </w:r>
      <w:r w:rsidRPr="009E5730">
        <w:rPr>
          <w:u w:color="004C7F"/>
        </w:rPr>
        <w:t xml:space="preserve">negligible </w:t>
      </w:r>
      <w:r w:rsidRPr="009E5730">
        <w:rPr>
          <w:rStyle w:val="None"/>
          <w:u w:color="004C7F"/>
        </w:rPr>
        <w:t xml:space="preserve">extent. To promote complete telephone follow up following discharge we collect multiple </w:t>
      </w:r>
      <w:r w:rsidR="009E5730" w:rsidRPr="009E5730">
        <w:rPr>
          <w:rStyle w:val="None"/>
          <w:u w:color="004C7F"/>
        </w:rPr>
        <w:t>phone numbers for each participant.</w:t>
      </w:r>
    </w:p>
    <w:p w14:paraId="43C93710" w14:textId="77777777" w:rsidR="009D6F40" w:rsidRDefault="009D6F40">
      <w:pPr>
        <w:pStyle w:val="BodyA"/>
        <w:widowControl w:val="0"/>
        <w:spacing w:line="360" w:lineRule="auto"/>
        <w:rPr>
          <w:rStyle w:val="NoneA"/>
          <w:sz w:val="28"/>
          <w:szCs w:val="28"/>
        </w:rPr>
      </w:pPr>
    </w:p>
    <w:p w14:paraId="1952279F" w14:textId="77777777" w:rsidR="009D6F40" w:rsidRDefault="00000000">
      <w:pPr>
        <w:pStyle w:val="BodyA"/>
        <w:widowControl w:val="0"/>
        <w:spacing w:before="120" w:line="360" w:lineRule="auto"/>
        <w:rPr>
          <w:rStyle w:val="None"/>
          <w:b/>
          <w:bCs/>
          <w:sz w:val="24"/>
          <w:szCs w:val="24"/>
        </w:rPr>
      </w:pPr>
      <w:r>
        <w:rPr>
          <w:rStyle w:val="None"/>
          <w:b/>
          <w:bCs/>
          <w:sz w:val="24"/>
          <w:szCs w:val="24"/>
        </w:rPr>
        <w:t>Data management {19}</w:t>
      </w:r>
    </w:p>
    <w:p w14:paraId="5C84276A" w14:textId="5B4AD668" w:rsidR="00770235" w:rsidRDefault="00770235" w:rsidP="009E5730">
      <w:r>
        <w:t>Data entry will be performed in REDCap. The George Institute India will be the coordinating center in India. It will be the responsibility of the George Institute to train site investigators and site staff before the trial about the documentation requirements and data collection procedures. Data management will be performed through ongoing quality metrics assessment, review of missing data and outliers, and documentation in the investigator site file. Study-related documents will be stored securely and retained according to regulatory requirements. Data management will strictly follow ICH GCP principles and Indian regulations.</w:t>
      </w:r>
      <w:r>
        <w:rPr>
          <w:color w:val="0078D4"/>
          <w:u w:val="single"/>
        </w:rPr>
        <w:t xml:space="preserve"> </w:t>
      </w:r>
      <w:r>
        <w:t>Access to trial-related documentation, such as patient participants’ medical records, CRFs, other source data and other trial documentation, will be provided for monitoring and auditing purposes. Access will also be granted in the context of regulatory inspections.</w:t>
      </w:r>
      <w:r w:rsidR="009E5730">
        <w:t xml:space="preserve"> </w:t>
      </w:r>
      <w:r w:rsidR="009E5730" w:rsidRPr="009E5730">
        <w:rPr>
          <w:color w:val="000000"/>
        </w:rPr>
        <w:t>Pseudonymised</w:t>
      </w:r>
      <w:r w:rsidR="009E5730">
        <w:rPr>
          <w:color w:val="000000"/>
        </w:rPr>
        <w:t xml:space="preserve"> data will be transferred to secure servers at Karolinska Institutet for analysis.</w:t>
      </w:r>
    </w:p>
    <w:p w14:paraId="086DD4C5" w14:textId="77777777" w:rsidR="009D6F40" w:rsidRDefault="009D6F40">
      <w:pPr>
        <w:pStyle w:val="BodyA"/>
        <w:widowControl w:val="0"/>
        <w:spacing w:line="360" w:lineRule="auto"/>
        <w:rPr>
          <w:rStyle w:val="NoneA"/>
          <w:sz w:val="28"/>
          <w:szCs w:val="28"/>
        </w:rPr>
      </w:pPr>
    </w:p>
    <w:p w14:paraId="7888456E" w14:textId="77777777" w:rsidR="009D6F40" w:rsidRDefault="00000000">
      <w:pPr>
        <w:pStyle w:val="BodyA"/>
        <w:widowControl w:val="0"/>
        <w:spacing w:before="120" w:line="360" w:lineRule="auto"/>
        <w:rPr>
          <w:rStyle w:val="None"/>
          <w:b/>
          <w:bCs/>
          <w:sz w:val="24"/>
          <w:szCs w:val="24"/>
        </w:rPr>
      </w:pPr>
      <w:r>
        <w:rPr>
          <w:rStyle w:val="None"/>
          <w:b/>
          <w:bCs/>
          <w:sz w:val="24"/>
          <w:szCs w:val="24"/>
        </w:rPr>
        <w:t>Confidentiality {27}</w:t>
      </w:r>
    </w:p>
    <w:p w14:paraId="3E4CA296" w14:textId="7FB95063" w:rsidR="00770235" w:rsidRDefault="00770235" w:rsidP="00770235">
      <w:r>
        <w:rPr>
          <w:color w:val="000000"/>
        </w:rPr>
        <w:t>All data will be handled according to the Indian Council of Medical Research’s guidelines and standard operating procedures of the George Institute for Global Health India on data security and protection. Trial data will be stored and shared via the trial electronic CRF (eCRF) throughout the trial. The eCRF will be accessible via two-factor authentication, and the data will be held on a secure server. All investigators and trial site staff involved in this trial must comply with the requirements of the ICMR guidelines on data security and protection.</w:t>
      </w:r>
      <w:r w:rsidR="009E5730">
        <w:rPr>
          <w:color w:val="000000"/>
        </w:rPr>
        <w:t xml:space="preserve"> </w:t>
      </w:r>
    </w:p>
    <w:p w14:paraId="0EE0ED45" w14:textId="77777777" w:rsidR="009D6F40" w:rsidRDefault="009D6F40">
      <w:pPr>
        <w:pStyle w:val="BodyA"/>
        <w:widowControl w:val="0"/>
        <w:spacing w:line="360" w:lineRule="auto"/>
        <w:rPr>
          <w:rStyle w:val="NoneA"/>
          <w:sz w:val="28"/>
          <w:szCs w:val="28"/>
        </w:rPr>
      </w:pPr>
    </w:p>
    <w:p w14:paraId="65FB1B86" w14:textId="77777777" w:rsidR="009D6F40" w:rsidRDefault="00000000">
      <w:pPr>
        <w:pStyle w:val="BodyA"/>
        <w:widowControl w:val="0"/>
        <w:spacing w:before="120" w:line="360" w:lineRule="auto"/>
        <w:jc w:val="both"/>
        <w:rPr>
          <w:rStyle w:val="None"/>
          <w:b/>
          <w:bCs/>
          <w:sz w:val="24"/>
          <w:szCs w:val="24"/>
        </w:rPr>
      </w:pPr>
      <w:r>
        <w:rPr>
          <w:rStyle w:val="None"/>
          <w:b/>
          <w:bCs/>
          <w:sz w:val="24"/>
          <w:szCs w:val="24"/>
        </w:rPr>
        <w:t>Plans for collection, laboratory evaluation and storage of biological specimens for genetic or molecular analysis in this trial/future use {33}</w:t>
      </w:r>
    </w:p>
    <w:p w14:paraId="21DC6210" w14:textId="77777777" w:rsidR="00770235" w:rsidRDefault="00770235" w:rsidP="00770235">
      <w:r>
        <w:t>No biological specimens will be collected in this trial.</w:t>
      </w:r>
    </w:p>
    <w:p w14:paraId="7587D1B5" w14:textId="77777777" w:rsidR="009D6F40" w:rsidRDefault="009D6F40">
      <w:pPr>
        <w:pStyle w:val="BodyA"/>
        <w:widowControl w:val="0"/>
        <w:spacing w:before="120" w:line="360" w:lineRule="auto"/>
        <w:rPr>
          <w:rStyle w:val="None"/>
          <w:color w:val="004C7F"/>
          <w:sz w:val="24"/>
          <w:szCs w:val="24"/>
          <w:u w:color="004C7F"/>
        </w:rPr>
      </w:pPr>
    </w:p>
    <w:p w14:paraId="7684FF9E" w14:textId="77777777" w:rsidR="009D6F40" w:rsidRDefault="00000000">
      <w:pPr>
        <w:pStyle w:val="BodyA"/>
        <w:widowControl w:val="0"/>
        <w:spacing w:before="120" w:line="360" w:lineRule="auto"/>
        <w:rPr>
          <w:rStyle w:val="None"/>
          <w:b/>
          <w:bCs/>
          <w:sz w:val="28"/>
          <w:szCs w:val="28"/>
        </w:rPr>
      </w:pPr>
      <w:r>
        <w:rPr>
          <w:rStyle w:val="None"/>
          <w:b/>
          <w:bCs/>
          <w:sz w:val="28"/>
          <w:szCs w:val="28"/>
        </w:rPr>
        <w:t>Statistical methods</w:t>
      </w:r>
    </w:p>
    <w:p w14:paraId="674F3BC5" w14:textId="77777777" w:rsidR="009D6F40" w:rsidRDefault="00000000">
      <w:pPr>
        <w:pStyle w:val="BodyA"/>
        <w:widowControl w:val="0"/>
        <w:spacing w:before="120" w:line="360" w:lineRule="auto"/>
        <w:rPr>
          <w:rStyle w:val="None"/>
          <w:b/>
          <w:bCs/>
          <w:sz w:val="24"/>
          <w:szCs w:val="24"/>
        </w:rPr>
      </w:pPr>
      <w:r>
        <w:rPr>
          <w:rStyle w:val="None"/>
          <w:b/>
          <w:bCs/>
          <w:sz w:val="24"/>
          <w:szCs w:val="24"/>
        </w:rPr>
        <w:t>Statistical methods for primary and secondary outcomes {20a}</w:t>
      </w:r>
    </w:p>
    <w:p w14:paraId="20D7FA0D" w14:textId="77777777" w:rsidR="009E5730" w:rsidRDefault="009E5730" w:rsidP="009E5730">
      <w:pPr>
        <w:rPr>
          <w:color w:val="000000"/>
        </w:rPr>
      </w:pPr>
      <w:r>
        <w:rPr>
          <w:color w:val="000000"/>
        </w:rPr>
        <w:t>The primary analysis set will include all observations within clusters with available data and irrespective of the receipt of the intervention. Clusters and observations within clusters will be considered exposed to the intervention after the date at which the cluster was scheduled for transition. All data will be included with the exception of the transition phases. We will not adjust for multiplicity of analyses because none of the secondary outcomes will be singularly more important. However, all secondary outcomes will be interpreted with due consideration for the way all are affected by the intervention without undue emphasis on a single outcome that might be statistically significant when all others appear to have remained unchanged.</w:t>
      </w:r>
    </w:p>
    <w:p w14:paraId="18A08C35" w14:textId="77777777" w:rsidR="009E5730" w:rsidRDefault="009E5730" w:rsidP="009E5730">
      <w:pPr>
        <w:rPr>
          <w:color w:val="000000"/>
        </w:rPr>
      </w:pPr>
    </w:p>
    <w:p w14:paraId="622F8BAB" w14:textId="77777777" w:rsidR="009E5730" w:rsidRDefault="009E5730" w:rsidP="009E5730">
      <w:pPr>
        <w:rPr>
          <w:color w:val="0078D4"/>
        </w:rPr>
      </w:pPr>
      <w:r>
        <w:rPr>
          <w:color w:val="000000"/>
        </w:rPr>
        <w:t xml:space="preserve">We have several requirements for the analysis model. First, all analyses will consider the clustered nature of the design. Second, as the trial has only 30 clusters, it will be essential for the model to allow for correction due to the small number of clusters. Third, as the design is a stepped-wedge study, we will adjust for temporal confounding using categorical effects for the period of the study (one month) </w:t>
      </w:r>
      <w:r>
        <w:rPr>
          <w:color w:val="000000"/>
        </w:rPr>
        <w:fldChar w:fldCharType="begin"/>
      </w:r>
      <w:r>
        <w:rPr>
          <w:color w:val="000000"/>
        </w:rPr>
        <w:instrText xml:space="preserve"> ADDIN ZOTERO_ITEM CSL_CITATION {"citationID":"HqnOL1Go","properties":{"formattedCitation":"(47)","plainCitation":"(47)","noteIndex":0},"citationItems":[{"id":107,"uris":["http://zotero.org/users/6304864/items/QKZVAKAQ"],"itemData":{"id":107,"type":"article-journal","container-title":"Statistical Methods in Medical Research","DOI":"10.1177/0962280220932962","ISSN":"1477-0334","issue":"2","note":"publisher: SAGE Publications","page":"612–639","title":"Mixed-effects models for the design and analysis of stepped wedge cluster randomized trials: An overview","volume":"30","author":[{"family":"Li","given":"Fan"},{"family":"Hughes","given":"James P"},{"family":"Hemming","given":"Karla"},{"family":"Taljaard","given":"Monica"},{"family":"Melnick","given":"Edward R."},{"family":"Heagerty","given":"Patrick J"}],"issued":{"date-parts":[["2020",7]]}}}],"schema":"https://github.com/citation-style-language/schema/raw/master/csl-citation.json"} </w:instrText>
      </w:r>
      <w:r>
        <w:rPr>
          <w:color w:val="000000"/>
        </w:rPr>
        <w:fldChar w:fldCharType="separate"/>
      </w:r>
      <w:r>
        <w:rPr>
          <w:noProof/>
          <w:color w:val="000000"/>
        </w:rPr>
        <w:t>(47)</w:t>
      </w:r>
      <w:r>
        <w:rPr>
          <w:color w:val="000000"/>
        </w:rPr>
        <w:fldChar w:fldCharType="end"/>
      </w:r>
      <w:r>
        <w:rPr>
          <w:color w:val="000000"/>
        </w:rPr>
        <w:t>.</w:t>
      </w:r>
    </w:p>
    <w:p w14:paraId="550E04B9" w14:textId="77777777" w:rsidR="009E5730" w:rsidRDefault="009E5730" w:rsidP="009E5730">
      <w:pPr>
        <w:rPr>
          <w:color w:val="000000"/>
        </w:rPr>
      </w:pPr>
    </w:p>
    <w:p w14:paraId="15D812BD" w14:textId="77777777" w:rsidR="009E5730" w:rsidRDefault="009E5730" w:rsidP="009E5730">
      <w:pPr>
        <w:rPr>
          <w:color w:val="0078D4"/>
        </w:rPr>
      </w:pPr>
      <w:r>
        <w:rPr>
          <w:color w:val="000000"/>
        </w:rPr>
        <w:t>In the case of binary outcomes, a mixed effects binomial regression with a logit link will be used to estimate the odds ratio, and a binomial model with identity link will be used to estimate the risk difference. These models will be fitted using residual pseudo-likelihood estimation based on linearisation with subject-specific expansion (RSPL). If the binomial model with the identity link does not converge then only an odds ratio will be reported.</w:t>
      </w:r>
    </w:p>
    <w:p w14:paraId="1D5394DC" w14:textId="77777777" w:rsidR="009E5730" w:rsidRDefault="009E5730" w:rsidP="009E5730">
      <w:pPr>
        <w:rPr>
          <w:color w:val="000000"/>
        </w:rPr>
      </w:pPr>
      <w:r>
        <w:rPr>
          <w:strike/>
          <w:color w:val="0078D4"/>
        </w:rPr>
        <w:t xml:space="preserve"> </w:t>
      </w:r>
    </w:p>
    <w:p w14:paraId="660E6A0D" w14:textId="5AAC25CE" w:rsidR="009D6F40" w:rsidRDefault="009E5730" w:rsidP="009E5730">
      <w:pPr>
        <w:rPr>
          <w:color w:val="000000"/>
        </w:rPr>
      </w:pPr>
      <w:r>
        <w:rPr>
          <w:color w:val="000000"/>
        </w:rPr>
        <w:t>We will include fixed effects for period and a fixed effect for intervention exposure. The primary analysis will allow for clustering as a random cluster and random cluster by period effect. To correct potential inflation of the type I error rate due to the small number of clusters, a correction for a small number of clusters will be applied.  The correction that will be selected will be based on the best evidence that is available closer to the time, which may differ for the outcomes collected via the complete and incomplete designs. We will use a two-sided significance level of 5% and estimate 95% confidence intervals.</w:t>
      </w:r>
    </w:p>
    <w:p w14:paraId="5B84DB80" w14:textId="77777777" w:rsidR="009E5730" w:rsidRPr="009E5730" w:rsidRDefault="009E5730" w:rsidP="009E5730">
      <w:pPr>
        <w:rPr>
          <w:rStyle w:val="NoneA"/>
          <w:color w:val="000000"/>
        </w:rPr>
      </w:pPr>
    </w:p>
    <w:p w14:paraId="52077021" w14:textId="77777777" w:rsidR="009D6F40" w:rsidRDefault="00000000">
      <w:pPr>
        <w:pStyle w:val="BodyA"/>
        <w:widowControl w:val="0"/>
        <w:spacing w:before="120" w:line="360" w:lineRule="auto"/>
        <w:rPr>
          <w:rStyle w:val="None"/>
          <w:b/>
          <w:bCs/>
          <w:sz w:val="24"/>
          <w:szCs w:val="24"/>
        </w:rPr>
      </w:pPr>
      <w:r>
        <w:rPr>
          <w:rStyle w:val="None"/>
          <w:b/>
          <w:bCs/>
          <w:sz w:val="24"/>
          <w:szCs w:val="24"/>
        </w:rPr>
        <w:t>Interim analyses {21b}</w:t>
      </w:r>
    </w:p>
    <w:p w14:paraId="0ECEA08E" w14:textId="77777777" w:rsidR="009E5730" w:rsidRPr="001B1D96" w:rsidRDefault="009E5730" w:rsidP="009E5730">
      <w:pPr>
        <w:rPr>
          <w:color w:val="000000"/>
        </w:rPr>
      </w:pPr>
      <w:r w:rsidRPr="001B1D96">
        <w:rPr>
          <w:color w:val="000000"/>
        </w:rPr>
        <w:t>There will be one interim analysis after half of the batches have completed the trial. The interim analysis will be assessed by the joint Trial Steering and Data Monitoring Committee. The purposes of this interim analysis will be to</w:t>
      </w:r>
      <w:r>
        <w:rPr>
          <w:color w:val="000000"/>
        </w:rPr>
        <w:t xml:space="preserve"> </w:t>
      </w:r>
      <w:r w:rsidRPr="001B1D96">
        <w:rPr>
          <w:color w:val="000000"/>
        </w:rPr>
        <w:t xml:space="preserve">assess the trial's feasibility and recommend </w:t>
      </w:r>
      <w:r>
        <w:rPr>
          <w:color w:val="000000"/>
        </w:rPr>
        <w:t>that</w:t>
      </w:r>
      <w:r w:rsidRPr="001B1D96">
        <w:rPr>
          <w:color w:val="000000"/>
        </w:rPr>
        <w:t xml:space="preserve"> the trial </w:t>
      </w:r>
      <w:r>
        <w:rPr>
          <w:color w:val="000000"/>
        </w:rPr>
        <w:t xml:space="preserve">be stopped </w:t>
      </w:r>
      <w:r w:rsidRPr="001B1D96">
        <w:rPr>
          <w:color w:val="000000"/>
        </w:rPr>
        <w:t xml:space="preserve">if </w:t>
      </w:r>
      <w:r>
        <w:rPr>
          <w:color w:val="000000"/>
        </w:rPr>
        <w:t>it</w:t>
      </w:r>
      <w:r w:rsidRPr="001B1D96">
        <w:rPr>
          <w:color w:val="000000"/>
        </w:rPr>
        <w:t xml:space="preserve"> is not feasible</w:t>
      </w:r>
      <w:r>
        <w:rPr>
          <w:color w:val="000000"/>
        </w:rPr>
        <w:t xml:space="preserve"> (e.g. </w:t>
      </w:r>
      <w:r w:rsidRPr="001B1D96">
        <w:rPr>
          <w:color w:val="000000"/>
        </w:rPr>
        <w:t xml:space="preserve"> if hospitals fail to adhere to the randomisation schedule or if there are substantial missing data in outcomes</w:t>
      </w:r>
      <w:r>
        <w:rPr>
          <w:color w:val="000000"/>
        </w:rPr>
        <w:t xml:space="preserve">), and to </w:t>
      </w:r>
      <w:r w:rsidRPr="001B1D96">
        <w:rPr>
          <w:color w:val="000000"/>
        </w:rPr>
        <w:t>compare characteristics across intervention conditions to monitor for differential recruitment/ascertainment between</w:t>
      </w:r>
      <w:r>
        <w:rPr>
          <w:color w:val="000000"/>
        </w:rPr>
        <w:t xml:space="preserve"> the</w:t>
      </w:r>
      <w:r w:rsidRPr="001B1D96">
        <w:rPr>
          <w:color w:val="000000"/>
        </w:rPr>
        <w:t xml:space="preserve"> intervention and control</w:t>
      </w:r>
      <w:r>
        <w:rPr>
          <w:color w:val="000000"/>
        </w:rPr>
        <w:t xml:space="preserve"> groups</w:t>
      </w:r>
      <w:r w:rsidRPr="001B1D96">
        <w:rPr>
          <w:color w:val="000000"/>
        </w:rPr>
        <w:t>.</w:t>
      </w:r>
    </w:p>
    <w:p w14:paraId="0B3ADAF5" w14:textId="77777777" w:rsidR="009D6F40" w:rsidRDefault="009D6F40">
      <w:pPr>
        <w:pStyle w:val="BodyA"/>
        <w:widowControl w:val="0"/>
        <w:spacing w:line="360" w:lineRule="auto"/>
        <w:rPr>
          <w:rStyle w:val="NoneA"/>
          <w:sz w:val="28"/>
          <w:szCs w:val="28"/>
        </w:rPr>
      </w:pPr>
    </w:p>
    <w:p w14:paraId="6BEE9F41" w14:textId="77777777" w:rsidR="009D6F40" w:rsidRDefault="00000000">
      <w:pPr>
        <w:pStyle w:val="BodyA"/>
        <w:widowControl w:val="0"/>
        <w:spacing w:before="120" w:line="360" w:lineRule="auto"/>
        <w:rPr>
          <w:rStyle w:val="None"/>
          <w:b/>
          <w:bCs/>
          <w:sz w:val="24"/>
          <w:szCs w:val="24"/>
        </w:rPr>
      </w:pPr>
      <w:r>
        <w:rPr>
          <w:rStyle w:val="None"/>
          <w:b/>
          <w:bCs/>
          <w:sz w:val="24"/>
          <w:szCs w:val="24"/>
        </w:rPr>
        <w:t>Methods for additional analyses (e.g. subgroup analyses) {20b}</w:t>
      </w:r>
    </w:p>
    <w:p w14:paraId="0FDBE5C4" w14:textId="77777777" w:rsidR="009E5730" w:rsidRPr="009E5730" w:rsidRDefault="009E5730" w:rsidP="009E5730">
      <w:pPr>
        <w:rPr>
          <w:i/>
          <w:iCs/>
        </w:rPr>
      </w:pPr>
      <w:r w:rsidRPr="009E5730">
        <w:rPr>
          <w:i/>
          <w:iCs/>
        </w:rPr>
        <w:t>Sensitivity analyses</w:t>
      </w:r>
    </w:p>
    <w:p w14:paraId="020A434F" w14:textId="77777777" w:rsidR="009E5730" w:rsidRDefault="009E5730" w:rsidP="009E5730">
      <w:pPr>
        <w:rPr>
          <w:color w:val="000000"/>
        </w:rPr>
      </w:pPr>
      <w:r>
        <w:rPr>
          <w:color w:val="000000"/>
        </w:rPr>
        <w:t xml:space="preserve">We will conduct a sensitivity analysis to explore whether models with more complicated correlation structures are better fits to the data. These models are not our primary analysis models as there is limited understanding of when such models will converge and how to choose between the various correlation structures that may be plausible. To this end we will additionally fit generalised linear mixed models (with the same link functions and fixed effects described above) to include a discrete time decay correlation structure that includes a random cluster effect with an auto-regressive structure (AR (1)). </w:t>
      </w:r>
    </w:p>
    <w:p w14:paraId="5EC4DC87" w14:textId="77777777" w:rsidR="009E5730" w:rsidRDefault="009E5730" w:rsidP="009E5730">
      <w:pPr>
        <w:rPr>
          <w:color w:val="000000"/>
        </w:rPr>
      </w:pPr>
    </w:p>
    <w:p w14:paraId="414D150A" w14:textId="77777777" w:rsidR="009E5730" w:rsidRPr="00700351" w:rsidRDefault="009E5730" w:rsidP="009E5730">
      <w:pPr>
        <w:rPr>
          <w:color w:val="000000"/>
        </w:rPr>
      </w:pPr>
      <w:r>
        <w:rPr>
          <w:color w:val="000000"/>
        </w:rPr>
        <w:t>To explore whether the fixed period effect is both parsimonious and adequate to represent the extent of any underlying secular trend, we will model the time effect using a spline function. Models will also be extended to include random cluster by intervention effects (with a non-zero covariance term) to examine whether the results are sensitive to the assumption of no intervention by cluster interaction. A fully adjusted covariate analysis will adjust for a set of prespecified individual-level covariates of known prognostic importance.</w:t>
      </w:r>
    </w:p>
    <w:p w14:paraId="452D03FD" w14:textId="77777777" w:rsidR="009E5730" w:rsidRPr="00700351" w:rsidRDefault="009E5730" w:rsidP="009E5730"/>
    <w:p w14:paraId="6AFED534" w14:textId="77777777" w:rsidR="009E5730" w:rsidRPr="009E5730" w:rsidRDefault="009E5730" w:rsidP="009E5730">
      <w:pPr>
        <w:rPr>
          <w:i/>
          <w:iCs/>
        </w:rPr>
      </w:pPr>
      <w:r w:rsidRPr="009E5730">
        <w:rPr>
          <w:i/>
          <w:iCs/>
        </w:rPr>
        <w:t>Additional analyses including subgroup analyses</w:t>
      </w:r>
    </w:p>
    <w:p w14:paraId="4D4612FE" w14:textId="77777777" w:rsidR="009E5730" w:rsidRDefault="009E5730" w:rsidP="009E5730">
      <w:pPr>
        <w:rPr>
          <w:color w:val="000000"/>
        </w:rPr>
      </w:pPr>
      <w:r>
        <w:rPr>
          <w:color w:val="000000"/>
        </w:rPr>
        <w:t xml:space="preserve">The primary subgroup analyses will be based on geographical region because demonstrating the consistency of any effect across multiple regions will improve the generalisability of the results (4). The number of regions will depend on how clusters are distributed across states in India. Additional subgroup analyses will include age across the groups such as older adolescents (15-19 years), young adults (20-24 years), adults (25-59 years), and older adults (60 years and older) </w:t>
      </w:r>
      <w:r>
        <w:rPr>
          <w:color w:val="000000"/>
        </w:rPr>
        <w:fldChar w:fldCharType="begin"/>
      </w:r>
      <w:r>
        <w:rPr>
          <w:color w:val="000000"/>
        </w:rPr>
        <w:instrText xml:space="preserve"> ADDIN ZOTERO_ITEM CSL_CITATION {"citationID":"3LPiTHJr","properties":{"formattedCitation":"(48)","plainCitation":"(48)","noteIndex":0},"citationItems":[{"id":207,"uris":["http://zotero.org/users/6304864/items/FLGAEQ67"],"itemData":{"id":207,"type":"article-journal","container-title":"The Lancet Healthy Longevity","DOI":"10.1016/S2666-7568(21)00115-X","ISSN":"2666-7568","issue":"7","journalAbbreviation":"The Lancet Healthy Longevity","language":"English","note":"publisher: Elsevier","page":"e436-e443","source":"www.thelancet.com","title":"A call for standardised age-disaggregated health data","volume":"2","author":[{"family":"Diaz","given":"Theresa"},{"family":"Strong","given":"Kathleen L."},{"family":"Cao","given":"Bochen"},{"family":"Guthold","given":"Regina"},{"family":"Moran","given":"Allisyn C."},{"family":"Moller","given":"Ann-Beth"},{"family":"Requejo","given":"Jennifer"},{"family":"Sadana","given":"Ritu"},{"family":"Thiyagarajan","given":"Jotheeswaran Amuthavalli"},{"family":"Adebayo","given":"Emmanuel"},{"family":"Akwara","given":"Elsie"},{"family":"Amouzou","given":"Agbessi"},{"family":"Varon","given":"John J. Aponte"},{"family":"Azzopardi","given":"Peter S."},{"family":"Boschi-Pinto","given":"Cynthia"},{"family":"Carvajal","given":"Liliana"},{"family":"Chandra-Mouli","given":"Venkatraman"},{"family":"Crofts","given":"Sarah"},{"family":"Dastgiri","given":"Saeed"},{"family":"Dery","given":"Jeremiah S."},{"family":"Elnakib","given":"Shatha"},{"family":"Fagan","given":"Lucy"},{"family":"Ferguson","given":"B. Jane"},{"family":"Fitzner","given":"Julia"},{"family":"Friedman","given":"Howard S."},{"family":"Hagell","given":"Ann"},{"family":"Jongstra","given":"Eduard"},{"family":"Kann","given":"Laura"},{"family":"Chatterji","given":"Somnath"},{"family":"English","given":"Mike"},{"family":"Glaziou","given":"Philippe"},{"family":"Hanson","given":"Claudia"},{"family":"Hosseinpoor","given":"Ahmad R."},{"family":"Marsh","given":"Andrew"},{"family":"Morgan","given":"Alison P."},{"family":"Munos","given":"Melinda K."},{"family":"Noor","given":"Abdisalan"},{"family":"Pavlin","given":"Boris I."},{"family":"Pereira","given":"Rich"},{"family":"Porth","given":"Tyler A."},{"family":"Schellenberg","given":"Joanna"},{"family":"Siddique","given":"Rizwana"},{"family":"You","given":"Danzhen"},{"family":"Vaz","given":"Lara M. E."},{"family":"Banerjee","given":"Anshu"}],"issued":{"date-parts":[["2021",7,1]]}}}],"schema":"https://github.com/citation-style-language/schema/raw/master/csl-citation.json"} </w:instrText>
      </w:r>
      <w:r>
        <w:rPr>
          <w:color w:val="000000"/>
        </w:rPr>
        <w:fldChar w:fldCharType="separate"/>
      </w:r>
      <w:r>
        <w:rPr>
          <w:noProof/>
          <w:color w:val="000000"/>
        </w:rPr>
        <w:t>(48)</w:t>
      </w:r>
      <w:r>
        <w:rPr>
          <w:color w:val="000000"/>
        </w:rPr>
        <w:fldChar w:fldCharType="end"/>
      </w:r>
      <w:r>
        <w:rPr>
          <w:color w:val="000000"/>
        </w:rPr>
        <w:t xml:space="preserve">; sex; and the clinical cohorts blunt multisystem trauma, penetrating trauma, and severe isolated traumatic brain injury </w:t>
      </w:r>
      <w:r>
        <w:rPr>
          <w:color w:val="000000"/>
        </w:rPr>
        <w:fldChar w:fldCharType="begin"/>
      </w:r>
      <w:r>
        <w:rPr>
          <w:color w:val="000000"/>
        </w:rPr>
        <w:instrText xml:space="preserve"> ADDIN ZOTERO_ITEM CSL_CITATION {"citationID":"LcLshNY0","properties":{"formattedCitation":"(49)","plainCitation":"(49)","noteIndex":0},"citationItems":[{"id":85,"uris":["http://zotero.org/users/6304864/items/PDU4K7FQ"],"itemData":{"id":85,"type":"article-journal","container-title":"Current Trauma Reports","DOI":"10.1007/s40719-018-0127-1","ISSN":"2198-6096","issue":"2","note":"publisher: Springer Science and Business Media LLC","page":"160–169","title":"Quality Benchmarking in Trauma: from the NTDB to TQIP","volume":"4","author":[{"family":"Hornor","given":"Melissa A."},{"family":"Hoeft","given":"Christopher"},{"family":"Nathens","given":"Avery B."}],"issued":{"date-parts":[["2018",4]]}}}],"schema":"https://github.com/citation-style-language/schema/raw/master/csl-citation.json"} </w:instrText>
      </w:r>
      <w:r>
        <w:rPr>
          <w:color w:val="000000"/>
        </w:rPr>
        <w:fldChar w:fldCharType="separate"/>
      </w:r>
      <w:r>
        <w:rPr>
          <w:noProof/>
          <w:color w:val="000000"/>
        </w:rPr>
        <w:t>(49)</w:t>
      </w:r>
      <w:r>
        <w:rPr>
          <w:color w:val="000000"/>
        </w:rPr>
        <w:fldChar w:fldCharType="end"/>
      </w:r>
      <w:r>
        <w:rPr>
          <w:color w:val="000000"/>
        </w:rPr>
        <w:t>.</w:t>
      </w:r>
    </w:p>
    <w:p w14:paraId="145371B8" w14:textId="77777777" w:rsidR="009E5730" w:rsidRDefault="009E5730" w:rsidP="009E5730">
      <w:pPr>
        <w:rPr>
          <w:color w:val="000000"/>
        </w:rPr>
      </w:pPr>
    </w:p>
    <w:p w14:paraId="603E5258" w14:textId="77777777" w:rsidR="009E5730" w:rsidRDefault="009E5730" w:rsidP="009E5730">
      <w:pPr>
        <w:rPr>
          <w:color w:val="000000"/>
        </w:rPr>
      </w:pPr>
      <w:r>
        <w:rPr>
          <w:color w:val="000000"/>
        </w:rPr>
        <w:t xml:space="preserve">Models will also be extended to include an interaction between treatment and number of periods since first treated, to examine if there is any indication of a relationship between duration of exposure to the intervention and outcomes. This will allow us to consider different lag effects (i.e., it takes time for the intervention to become embedded within the culture before its impact can properly start to be realised); as well as weaning effects (i.e., the effect of the intervention starts to decrease – or fade). This type of analysis attempts to </w:t>
      </w:r>
      <w:r w:rsidRPr="001963BB">
        <w:rPr>
          <w:color w:val="000000"/>
        </w:rPr>
        <w:t>disentangle the effect of having differing lengths of exposure to the intervention</w:t>
      </w:r>
      <w:r>
        <w:rPr>
          <w:color w:val="000000"/>
        </w:rPr>
        <w:t xml:space="preserve">. </w:t>
      </w:r>
    </w:p>
    <w:p w14:paraId="5818A2B0" w14:textId="77777777" w:rsidR="009D6F40" w:rsidRDefault="009D6F40">
      <w:pPr>
        <w:pStyle w:val="BodyA"/>
        <w:widowControl w:val="0"/>
        <w:spacing w:line="360" w:lineRule="auto"/>
        <w:rPr>
          <w:rStyle w:val="NoneA"/>
          <w:sz w:val="28"/>
          <w:szCs w:val="28"/>
        </w:rPr>
      </w:pPr>
    </w:p>
    <w:p w14:paraId="442614C0" w14:textId="77777777" w:rsidR="009D6F40" w:rsidRDefault="00000000">
      <w:pPr>
        <w:pStyle w:val="BodyA"/>
        <w:widowControl w:val="0"/>
        <w:spacing w:before="120" w:line="360" w:lineRule="auto"/>
        <w:rPr>
          <w:rStyle w:val="None"/>
          <w:b/>
          <w:bCs/>
          <w:sz w:val="24"/>
          <w:szCs w:val="24"/>
        </w:rPr>
      </w:pPr>
      <w:r>
        <w:rPr>
          <w:rStyle w:val="None"/>
          <w:b/>
          <w:bCs/>
          <w:sz w:val="24"/>
          <w:szCs w:val="24"/>
        </w:rPr>
        <w:t>Methods in analysis to handle protocol non-adherence and any statistical methods to handle missing data {20c}</w:t>
      </w:r>
    </w:p>
    <w:p w14:paraId="510C2659" w14:textId="77777777" w:rsidR="009E5730" w:rsidRPr="001963BB" w:rsidRDefault="009E5730" w:rsidP="009E5730">
      <w:r w:rsidRPr="001963BB">
        <w:t xml:space="preserve">We will present the frequency and percentage of missing data for all variables. If the percentage of missing data for the primary outcome is less than 10%, we will perform a complete case analysis. If the percentage of missing data for the primary outcome is 10% or more, we will handle missing data depending on the missing data mechanism. If the data are missing at random (MAR), we will perform multiple imputation using multiple imputation by chained equations (MICE), imputing data for the primary outcome as well as all covariates included in the fully adjusted model. The number of imputations will be determined by the percentage of missing data, with a minimum of 20 imputations. If there is evidence that the data are missing not at random (MNAR), we will explore the impact of this assumption using a sensitivity analysis (e.g., pattern mixture models or selection </w:t>
      </w:r>
      <w:r w:rsidRPr="001963BB">
        <w:lastRenderedPageBreak/>
        <w:t>models) to assess how robust our findings are to different assumptions about the missing data mechanism. Additionally, we will perform diagnostic checks after multiple imputation to ensure the quality of the imputation process, including comparing distributions of observed and imputed data and checking convergence.</w:t>
      </w:r>
    </w:p>
    <w:p w14:paraId="32605FB3" w14:textId="77777777" w:rsidR="009D6F40" w:rsidRDefault="009D6F40">
      <w:pPr>
        <w:pStyle w:val="BodyA"/>
        <w:widowControl w:val="0"/>
        <w:spacing w:line="360" w:lineRule="auto"/>
        <w:rPr>
          <w:rStyle w:val="NoneA"/>
          <w:sz w:val="28"/>
          <w:szCs w:val="28"/>
        </w:rPr>
      </w:pPr>
    </w:p>
    <w:p w14:paraId="36442920" w14:textId="77777777" w:rsidR="009D6F40" w:rsidRDefault="00000000">
      <w:pPr>
        <w:pStyle w:val="BodyA"/>
        <w:widowControl w:val="0"/>
        <w:spacing w:before="120" w:line="360" w:lineRule="auto"/>
        <w:rPr>
          <w:rStyle w:val="None"/>
          <w:b/>
          <w:bCs/>
          <w:sz w:val="24"/>
          <w:szCs w:val="24"/>
        </w:rPr>
      </w:pPr>
      <w:r>
        <w:rPr>
          <w:rStyle w:val="None"/>
          <w:b/>
          <w:bCs/>
          <w:sz w:val="24"/>
          <w:szCs w:val="24"/>
        </w:rPr>
        <w:t>Plans to give access to the full protocol, participant level-data and statistical code {31c}</w:t>
      </w:r>
    </w:p>
    <w:p w14:paraId="403F3054" w14:textId="77777777" w:rsidR="009E5730" w:rsidRDefault="009E5730" w:rsidP="009E5730">
      <w:pPr>
        <w:rPr>
          <w:color w:val="000000"/>
        </w:rPr>
      </w:pPr>
      <w:r>
        <w:rPr>
          <w:color w:val="000000"/>
        </w:rPr>
        <w:t>The full protocol and statistical code will be publicly available. A deidentified anonymous dataset will also be publicly available.</w:t>
      </w:r>
    </w:p>
    <w:p w14:paraId="1095CE06" w14:textId="77777777" w:rsidR="009D6F40" w:rsidRDefault="009D6F40">
      <w:pPr>
        <w:pStyle w:val="BodyA"/>
        <w:widowControl w:val="0"/>
        <w:spacing w:line="360" w:lineRule="auto"/>
        <w:rPr>
          <w:rStyle w:val="NoneA"/>
          <w:sz w:val="28"/>
          <w:szCs w:val="28"/>
        </w:rPr>
      </w:pPr>
    </w:p>
    <w:p w14:paraId="5E0D68C3" w14:textId="77777777" w:rsidR="009D6F40" w:rsidRDefault="00000000">
      <w:pPr>
        <w:pStyle w:val="BodyA"/>
        <w:widowControl w:val="0"/>
        <w:spacing w:before="120" w:line="360" w:lineRule="auto"/>
        <w:rPr>
          <w:rStyle w:val="None"/>
          <w:b/>
          <w:bCs/>
          <w:sz w:val="28"/>
          <w:szCs w:val="28"/>
        </w:rPr>
      </w:pPr>
      <w:r>
        <w:rPr>
          <w:rStyle w:val="None"/>
          <w:b/>
          <w:bCs/>
          <w:sz w:val="28"/>
          <w:szCs w:val="28"/>
        </w:rPr>
        <w:t>Oversight and monitoring</w:t>
      </w:r>
    </w:p>
    <w:p w14:paraId="4378DD9A" w14:textId="77777777" w:rsidR="009D6F40" w:rsidRDefault="00000000">
      <w:pPr>
        <w:pStyle w:val="BodyA"/>
        <w:widowControl w:val="0"/>
        <w:spacing w:before="120" w:line="360" w:lineRule="auto"/>
        <w:rPr>
          <w:rStyle w:val="None"/>
          <w:b/>
          <w:bCs/>
          <w:sz w:val="24"/>
          <w:szCs w:val="24"/>
        </w:rPr>
      </w:pPr>
      <w:r>
        <w:rPr>
          <w:rStyle w:val="None"/>
          <w:b/>
          <w:bCs/>
          <w:sz w:val="24"/>
          <w:szCs w:val="24"/>
        </w:rPr>
        <w:t xml:space="preserve">Composition of the coordinating </w:t>
      </w:r>
      <w:proofErr w:type="spellStart"/>
      <w:r>
        <w:rPr>
          <w:rStyle w:val="None"/>
          <w:b/>
          <w:bCs/>
          <w:sz w:val="24"/>
          <w:szCs w:val="24"/>
        </w:rPr>
        <w:t>centre</w:t>
      </w:r>
      <w:proofErr w:type="spellEnd"/>
      <w:r>
        <w:rPr>
          <w:rStyle w:val="None"/>
          <w:b/>
          <w:bCs/>
          <w:sz w:val="24"/>
          <w:szCs w:val="24"/>
        </w:rPr>
        <w:t xml:space="preserve"> and trial steering committee {5d}</w:t>
      </w:r>
    </w:p>
    <w:p w14:paraId="4EEAE1EA" w14:textId="77777777" w:rsidR="009E5730" w:rsidRPr="00AB5AAB" w:rsidRDefault="009E5730" w:rsidP="009E5730">
      <w:pPr>
        <w:spacing w:line="259" w:lineRule="auto"/>
      </w:pPr>
      <w:r>
        <w:t>The t</w:t>
      </w:r>
      <w:r w:rsidRPr="00AB5AAB">
        <w:t xml:space="preserve">rial management and oversight </w:t>
      </w:r>
      <w:r>
        <w:t>are</w:t>
      </w:r>
      <w:r w:rsidRPr="00AB5AAB">
        <w:t xml:space="preserve"> governed by three trial committees and groups: the Trial Team (TT), the Trial Management Group (TMG), the joint Trial Steering and Data Monitoring Committee (SDMC).</w:t>
      </w:r>
      <w:r>
        <w:t xml:space="preserve"> The TT is responsible for running the trial operations on a day-to-day basis, maintaining trial databases, randomising clusters, ensuring complete and correct data, and preparing reports for meetings (including those of the TMG, and the SDMC). The TT will also address research governance and regulatory matters wherever needed. The TMG will be responsible for managing the trial, including its clinical and practical aspects as well as technical aspects and any safety issues related to the trial participants. In addition, the TMG will be also responsible for providing inputs to the SDMC meetings.</w:t>
      </w:r>
    </w:p>
    <w:p w14:paraId="63B6D73A" w14:textId="77777777" w:rsidR="009D6F40" w:rsidRDefault="009D6F40">
      <w:pPr>
        <w:pStyle w:val="BodyA"/>
        <w:widowControl w:val="0"/>
        <w:spacing w:line="360" w:lineRule="auto"/>
        <w:rPr>
          <w:rStyle w:val="NoneA"/>
          <w:sz w:val="28"/>
          <w:szCs w:val="28"/>
        </w:rPr>
      </w:pPr>
    </w:p>
    <w:p w14:paraId="786BA8E7" w14:textId="77777777" w:rsidR="009D6F40" w:rsidRDefault="00000000">
      <w:pPr>
        <w:pStyle w:val="BodyA"/>
        <w:widowControl w:val="0"/>
        <w:spacing w:before="120" w:line="360" w:lineRule="auto"/>
        <w:rPr>
          <w:rStyle w:val="None"/>
          <w:b/>
          <w:bCs/>
          <w:sz w:val="24"/>
          <w:szCs w:val="24"/>
        </w:rPr>
      </w:pPr>
      <w:r>
        <w:rPr>
          <w:rStyle w:val="None"/>
          <w:b/>
          <w:bCs/>
          <w:sz w:val="24"/>
          <w:szCs w:val="24"/>
        </w:rPr>
        <w:t>Composition of the data monitoring committee, its role and reporting structure {21a}</w:t>
      </w:r>
    </w:p>
    <w:p w14:paraId="0924EBEE" w14:textId="77777777" w:rsidR="009E5730" w:rsidRDefault="009E5730" w:rsidP="009E5730">
      <w:pPr>
        <w:rPr>
          <w:b/>
          <w:color w:val="FF0000"/>
        </w:rPr>
      </w:pPr>
      <w:r>
        <w:t xml:space="preserve">In this trial a SDMC will be used. The SDMC’s responsibility is to oversee and safeguard the trial and the trial participants, monitor the main outcome measures including safety and </w:t>
      </w:r>
      <w:r w:rsidRPr="00AF0DC3">
        <w:rPr>
          <w:bCs/>
        </w:rPr>
        <w:t>efficacy</w:t>
      </w:r>
      <w:r>
        <w:t xml:space="preserve">, and monitor the overall progress of the trial. The SDMC also receives and reviews information on the accruing data of this trial and provides advice on the trial to the TMG. The relationship between the groups is briefly described in </w:t>
      </w:r>
      <w:r w:rsidRPr="001B1D96">
        <w:rPr>
          <w:bCs/>
        </w:rPr>
        <w:t>Figure 4. Details of the composition, roles, and meeting frequency of TT, TMG and SDMC are tabulated in the Table 3.</w:t>
      </w:r>
    </w:p>
    <w:p w14:paraId="687BB105" w14:textId="77777777" w:rsidR="009E5730" w:rsidRDefault="009E5730" w:rsidP="009E5730">
      <w:pPr>
        <w:rPr>
          <w:b/>
          <w:color w:val="FF0000"/>
        </w:rPr>
      </w:pPr>
    </w:p>
    <w:p w14:paraId="6C43096B" w14:textId="77777777" w:rsidR="009E5730" w:rsidRDefault="009E5730" w:rsidP="009E5730">
      <w:pPr>
        <w:jc w:val="center"/>
      </w:pPr>
      <w:r>
        <w:rPr>
          <w:noProof/>
        </w:rPr>
        <w:lastRenderedPageBreak/>
        <w:drawing>
          <wp:inline distT="0" distB="0" distL="0" distR="0" wp14:anchorId="799D9C0B" wp14:editId="67051D8D">
            <wp:extent cx="2768400" cy="2336400"/>
            <wp:effectExtent l="0" t="0" r="0" b="6985"/>
            <wp:docPr id="134890749" name="Picture 4" descr="A diagram of a trial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749" name="Picture 4" descr="A diagram of a trial te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68400" cy="2336400"/>
                    </a:xfrm>
                    <a:prstGeom prst="rect">
                      <a:avLst/>
                    </a:prstGeom>
                  </pic:spPr>
                </pic:pic>
              </a:graphicData>
            </a:graphic>
          </wp:inline>
        </w:drawing>
      </w:r>
    </w:p>
    <w:p w14:paraId="62CD50B2" w14:textId="77777777" w:rsidR="009E5730" w:rsidRPr="00876B2E" w:rsidRDefault="009E5730" w:rsidP="009E5730">
      <w:pPr>
        <w:jc w:val="center"/>
        <w:rPr>
          <w:sz w:val="20"/>
          <w:szCs w:val="20"/>
        </w:rPr>
      </w:pPr>
      <w:r w:rsidRPr="00876B2E">
        <w:rPr>
          <w:b/>
          <w:color w:val="000000"/>
          <w:sz w:val="20"/>
          <w:szCs w:val="20"/>
        </w:rPr>
        <w:t xml:space="preserve">Figure 4: </w:t>
      </w:r>
      <w:r w:rsidRPr="00876B2E">
        <w:rPr>
          <w:color w:val="000000"/>
          <w:sz w:val="20"/>
          <w:szCs w:val="20"/>
        </w:rPr>
        <w:t>Trial organisation overview.</w:t>
      </w:r>
    </w:p>
    <w:p w14:paraId="6CAE6170" w14:textId="77777777" w:rsidR="009D6F40" w:rsidRDefault="009D6F40">
      <w:pPr>
        <w:pStyle w:val="BodyA"/>
        <w:widowControl w:val="0"/>
        <w:spacing w:line="360" w:lineRule="auto"/>
        <w:rPr>
          <w:rStyle w:val="NoneA"/>
          <w:sz w:val="28"/>
          <w:szCs w:val="28"/>
        </w:rPr>
      </w:pPr>
    </w:p>
    <w:p w14:paraId="78DD0942" w14:textId="77777777" w:rsidR="009D6F40" w:rsidRDefault="00000000">
      <w:pPr>
        <w:pStyle w:val="BodyA"/>
        <w:widowControl w:val="0"/>
        <w:spacing w:before="120" w:line="360" w:lineRule="auto"/>
        <w:rPr>
          <w:rStyle w:val="None"/>
          <w:b/>
          <w:bCs/>
          <w:sz w:val="24"/>
          <w:szCs w:val="24"/>
        </w:rPr>
      </w:pPr>
      <w:r>
        <w:rPr>
          <w:rStyle w:val="None"/>
          <w:b/>
          <w:bCs/>
          <w:sz w:val="24"/>
          <w:szCs w:val="24"/>
        </w:rPr>
        <w:t>Adverse event reporting and harms {22}</w:t>
      </w:r>
    </w:p>
    <w:p w14:paraId="7FAFFB5A" w14:textId="77777777" w:rsidR="009E5730" w:rsidRPr="00AB5AAB" w:rsidRDefault="009E5730" w:rsidP="009E5730">
      <w:pPr>
        <w:rPr>
          <w:color w:val="000000"/>
        </w:rPr>
      </w:pPr>
      <w:r w:rsidRPr="00AB5AAB">
        <w:t xml:space="preserve">In line with other current trials </w:t>
      </w:r>
      <w:r>
        <w:t>that include</w:t>
      </w:r>
      <w:r w:rsidRPr="00AB5AAB">
        <w:t xml:space="preserve"> critically ill patients</w:t>
      </w:r>
      <w:r>
        <w:t xml:space="preserve"> </w:t>
      </w:r>
      <w:r>
        <w:fldChar w:fldCharType="begin"/>
      </w:r>
      <w:r>
        <w:instrText xml:space="preserve"> ADDIN ZOTERO_ITEM CSL_CITATION {"citationID":"m9ATsmdB","properties":{"formattedCitation":"(50)","plainCitation":"(50)","noteIndex":0},"citationItems":[{"id":2309,"uris":["http://zotero.org/users/6304864/items/CYGYV8YI"],"itemData":{"id":2309,"type":"article-journal","abstract":"Background Basic management for patients who have suffered a cardiac arrest and are admitted to an intensive care unit (ICU) after resuscitation includes setting targets for blood pressure and managing sedation and temperature. However, optimal targets and management are unknown. Methods The STEPCARE (Sedation, Temperature and Pressure after Cardiac Arrest and Resuscitation) trial is a multicenter, parallel-group, randomized, factorial, superiority trial in which sedation, temperature, and blood pressure strategies will be studied in three separate comparisons (SED-CARE, TEMP-CARE, and MAP-CARE). The trial population will be adults admitted to intensive care who are comatose after resuscitation from out-of-hospital cardiac arrest. The primary outcome will be all-cause mortality, and the secondary outcomes will be poor functional outcome (modified Rankin Scale 4–6), Health-Related Quality of Life using EQ-VAS, and specific serious adverse events in the intensive care unit predefined for each trial. All outcomes will be assessed at 6 months after randomization. The prognosticators, outcome assessors, statisticians, data managers, steering group, and manuscript writers will be blinded to treatment allocation. This statistical analysis plan includes a comprehensive description of the statistical analyses, handling of missing data, and assessments of underlying statistical assumptions. Analyses will be conducted according to the intention-to-treat principle, that is, all randomized participants with available data will be included. The analyses will be performed independently by two statisticians following the present plan. Conclusion This statistical analysis plan describes the statistical analyses for the STEPCARE trial in detail. The aim of this predefined statistical analysis plan is to minimize the risk of analysis bias.","container-title":"Acta Anaesthesiologica Scandinavica","DOI":"10.1111/aas.70033","ISSN":"1399-6576","issue":"5","language":"en","license":"© 2025 The Author(s). Acta Anaesthesiologica Scandinavica published by John Wiley &amp; Sons Ltd on behalf of Acta Anaesthesiologica Scandinavica Foundation.","note":"_eprint: https://onlinelibrary.wiley.com/doi/pdf/10.1111/aas.70033","page":"e70033","source":"Wiley Online Library","title":"Sedation, temperature and pressure after cardiac arrest and resuscitation—The STEPCARE trial: A statistical analysis plan","title-short":"Sedation, temperature and pressure after cardiac arrest and resuscitation—The STEPCARE trial","volume":"69","author":[{"family":"Kamp","given":"C. B."},{"family":"Dankiewicz","given":"J."},{"family":"Harboe Olsen","given":"M."},{"family":"Holgersson","given":"J."},{"family":"Saxena","given":"M."},{"family":"Young","given":"P."},{"family":"Niemelä","given":"V. H."},{"family":"Hästbacka","given":"J."},{"family":"Levin","given":"H."},{"family":"Lilja","given":"G."},{"family":"Moseby-Knappe","given":"M."},{"family":"Tiainen","given":"M."},{"family":"Reinikainen","given":"M."},{"family":"Ceric","given":"A."},{"family":"Johnsson","given":"J."},{"family":"Undén","given":"J."},{"family":"Düring","given":"J."},{"family":"Lybeck","given":"A."},{"family":"Rodriguez-Santos","given":"D."},{"family":"Lundin","given":"A."},{"family":"Kåhlin","given":"J."},{"family":"Grip","given":"J."},{"family":"Lotman","given":"E."},{"family":"Romundstad","given":"L."},{"family":"Seidel","given":"P."},{"family":"Stammet","given":"P."},{"family":"Graf","given":"T."},{"family":"Mengel","given":"A."},{"family":"Leithner","given":"C."},{"family":"Nee","given":"J."},{"family":"Drúwe","given":"P."},{"family":"Ameloot","given":"K."},{"family":"Wise","given":"M. P."},{"family":"McGuigan","given":"P. J."},{"family":"Ratcliffe","given":"A."},{"family":"Cole","given":"J."},{"family":"White","given":"J."},{"family":"Pareek","given":"N."},{"family":"Glover","given":"G."},{"family":"Handslip","given":"R."},{"family":"Proudfoot","given":"A."},{"family":"Thomas","given":"M."},{"family":"Pogson","given":"D."},{"family":"Keeble","given":"T. R."},{"family":"Nichol","given":"A."},{"family":"Haenggi","given":"M."},{"family":"Hilty","given":"M. P."},{"family":"Iten","given":"M."},{"family":"Schrag","given":"C."},{"family":"Nafi","given":"M."},{"family":"Joannidis","given":"M."},{"family":"Robba","given":"C."},{"family":"Pellis","given":"T."},{"family":"Belohlavek","given":"J."},{"family":"Smid","given":"O."},{"family":"Rob","given":"D."},{"family":"Arabi","given":"Y."},{"family":"Buabbas","given":"S."},{"family":"Yew Woon","given":"C."},{"family":"Li","given":"Q."},{"family":"Reade","given":"M."},{"family":"Delaney","given":"A."},{"family":"Venkatesh","given":"B."},{"family":"Hammond","given":"N."},{"family":"Bass","given":"F."},{"family":"Aneman","given":"A."},{"family":"Stewart","given":"A."},{"family":"Navarra","given":"L."},{"family":"Crichton","given":"B."},{"family":"Knight","given":"D."},{"family":"Williams","given":"A."},{"family":"Tirkkonen","given":"J."},{"family":"Oksanen","given":"T."},{"family":"Kaakinen","given":"T."},{"family":"Bendel","given":"S."},{"family":"Friberg","given":"H."},{"family":"Cronberg","given":"T."},{"family":"Skrifvars","given":"M. B."},{"family":"Nielsen","given":"N."},{"family":"Jakobsen","given":"J. C."}],"issued":{"date-parts":[["2025"]]}}}],"schema":"https://github.com/citation-style-language/schema/raw/master/csl-citation.json"} </w:instrText>
      </w:r>
      <w:r>
        <w:fldChar w:fldCharType="separate"/>
      </w:r>
      <w:r>
        <w:rPr>
          <w:noProof/>
        </w:rPr>
        <w:t>(50)</w:t>
      </w:r>
      <w:r>
        <w:fldChar w:fldCharType="end"/>
      </w:r>
      <w:r w:rsidRPr="00AB5AAB">
        <w:t>, we will not collect adverse events or serious adverse events, because many of these events are expected in this patient population</w:t>
      </w:r>
      <w:r>
        <w:t>. W</w:t>
      </w:r>
      <w:r w:rsidRPr="00AB5AAB">
        <w:t xml:space="preserve">e already collect many of these events, </w:t>
      </w:r>
      <w:r>
        <w:t>such as</w:t>
      </w:r>
      <w:r w:rsidRPr="00AB5AAB">
        <w:t xml:space="preserve"> mortality, as part of our outcomes. </w:t>
      </w:r>
      <w:r w:rsidRPr="00AB5AAB">
        <w:rPr>
          <w:color w:val="000000"/>
        </w:rPr>
        <w:t xml:space="preserve">We will only report safety events if they are life-threatening, prolong hospitalisation or result in meaningful harm to the participant. It is difficult to predefine a comprehensive list of events that can be considered safety events, but </w:t>
      </w:r>
      <w:r>
        <w:rPr>
          <w:color w:val="000000"/>
        </w:rPr>
        <w:t xml:space="preserve">we </w:t>
      </w:r>
      <w:r w:rsidRPr="00AB5AAB">
        <w:rPr>
          <w:color w:val="000000"/>
        </w:rPr>
        <w:t>will actively assess the presence of the following safety events:</w:t>
      </w:r>
    </w:p>
    <w:p w14:paraId="1D4AB830" w14:textId="77777777" w:rsidR="009E5730" w:rsidRDefault="009E5730" w:rsidP="009E5730">
      <w:pPr>
        <w:numPr>
          <w:ilvl w:val="0"/>
          <w:numId w:val="15"/>
        </w:numPr>
        <w:pBdr>
          <w:top w:val="nil"/>
          <w:left w:val="nil"/>
          <w:bottom w:val="nil"/>
          <w:right w:val="nil"/>
          <w:between w:val="nil"/>
        </w:pBdr>
        <w:rPr>
          <w:color w:val="000000"/>
        </w:rPr>
      </w:pPr>
      <w:r>
        <w:rPr>
          <w:color w:val="000000"/>
        </w:rPr>
        <w:t>Prolonged mechanical ventilation (&gt; 7 days)</w:t>
      </w:r>
    </w:p>
    <w:p w14:paraId="5688D317" w14:textId="77777777" w:rsidR="009E5730" w:rsidRDefault="009E5730" w:rsidP="009E5730">
      <w:pPr>
        <w:numPr>
          <w:ilvl w:val="0"/>
          <w:numId w:val="15"/>
        </w:numPr>
        <w:pBdr>
          <w:top w:val="nil"/>
          <w:left w:val="nil"/>
          <w:bottom w:val="nil"/>
          <w:right w:val="nil"/>
          <w:between w:val="nil"/>
        </w:pBdr>
        <w:rPr>
          <w:color w:val="000000"/>
        </w:rPr>
      </w:pPr>
      <w:r>
        <w:rPr>
          <w:color w:val="000000"/>
        </w:rPr>
        <w:t>Initiation of renal replacement therapy</w:t>
      </w:r>
    </w:p>
    <w:p w14:paraId="5A170866" w14:textId="77777777" w:rsidR="009E5730" w:rsidRDefault="009E5730" w:rsidP="009E5730">
      <w:pPr>
        <w:numPr>
          <w:ilvl w:val="0"/>
          <w:numId w:val="15"/>
        </w:numPr>
        <w:pBdr>
          <w:top w:val="nil"/>
          <w:left w:val="nil"/>
          <w:bottom w:val="nil"/>
          <w:right w:val="nil"/>
          <w:between w:val="nil"/>
        </w:pBdr>
        <w:rPr>
          <w:color w:val="000000"/>
        </w:rPr>
      </w:pPr>
      <w:r>
        <w:rPr>
          <w:color w:val="000000"/>
        </w:rPr>
        <w:t>Prolonged (&gt; 2 days) or renewed (restarting after at least 2 days) use of vasopressors such as norepinephrine or vasopressin</w:t>
      </w:r>
    </w:p>
    <w:p w14:paraId="40AA123D" w14:textId="77777777" w:rsidR="009E5730" w:rsidRDefault="009E5730" w:rsidP="009E5730">
      <w:pPr>
        <w:pBdr>
          <w:top w:val="nil"/>
          <w:left w:val="nil"/>
          <w:bottom w:val="nil"/>
          <w:right w:val="nil"/>
          <w:between w:val="nil"/>
        </w:pBdr>
      </w:pPr>
    </w:p>
    <w:p w14:paraId="578A7830" w14:textId="77777777" w:rsidR="009E5730" w:rsidRDefault="009E5730" w:rsidP="009E5730">
      <w:pPr>
        <w:rPr>
          <w:color w:val="000000"/>
        </w:rPr>
      </w:pPr>
      <w:r>
        <w:rPr>
          <w:color w:val="000000"/>
        </w:rPr>
        <w:t xml:space="preserve">These are considered safety events because they </w:t>
      </w:r>
      <w:r w:rsidRPr="001B1D96">
        <w:rPr>
          <w:color w:val="000000"/>
        </w:rPr>
        <w:t>m</w:t>
      </w:r>
      <w:r w:rsidRPr="001B1D96">
        <w:t xml:space="preserve">ay </w:t>
      </w:r>
      <w:r>
        <w:rPr>
          <w:color w:val="000000"/>
        </w:rPr>
        <w:t xml:space="preserve">suggest pulmonary, renal, septic or bleeding complications, and an increase in their occurrence following ATLS® training may indicate that the intervention is harmful. These events must therefore be tracked during the standard care phase as well as the intervention phase. However, these events will be considered indicative of harm related to the intervention only if they occurr more often during the intervention phase than during the standard care phase. In addition, safety reports other than those mentioned above will be collected. These events will </w:t>
      </w:r>
      <w:r w:rsidRPr="007A4734">
        <w:t>be identified</w:t>
      </w:r>
      <w:r w:rsidRPr="00AB6DF3">
        <w:rPr>
          <w:color w:val="000000"/>
        </w:rPr>
        <w:t xml:space="preserve"> during the</w:t>
      </w:r>
      <w:r>
        <w:rPr>
          <w:color w:val="000000"/>
        </w:rPr>
        <w:t xml:space="preserve"> trial, and the reporting of these safety events will be based on the clinical judgement of the site investigators. Examples of safety events may include missed injuries or missed investigations, which may be suspected if certain injuries or investigations were identified or conducted more often during the standard care phase than during the intervention phase.</w:t>
      </w:r>
    </w:p>
    <w:p w14:paraId="7631B4F5" w14:textId="77777777" w:rsidR="009E5730" w:rsidRDefault="009E5730" w:rsidP="009E5730"/>
    <w:p w14:paraId="6BF80DF1" w14:textId="77777777" w:rsidR="009E5730" w:rsidRDefault="009E5730" w:rsidP="009E5730">
      <w:pPr>
        <w:rPr>
          <w:color w:val="000000"/>
        </w:rPr>
      </w:pPr>
      <w:r>
        <w:rPr>
          <w:color w:val="000000"/>
        </w:rPr>
        <w:t>All safety events will be recorded in the CRF and reported to the trial management team within 24 hours of its occurrence. The trial management team will then assess if the event can be considered related to the trial or the intervention within 24 hours of reporting. Events that are probably related will be reported immediately to the joint SDMC. All safety events will be followed up by the local investigator until they are fully evaluated. In addition, site investigators will report safety events based on the local ethics committee as per the Indian guidelines.</w:t>
      </w:r>
    </w:p>
    <w:p w14:paraId="24341E0C" w14:textId="77777777" w:rsidR="009D6F40" w:rsidRDefault="009D6F40">
      <w:pPr>
        <w:pStyle w:val="BodyA"/>
        <w:widowControl w:val="0"/>
        <w:spacing w:line="360" w:lineRule="auto"/>
        <w:rPr>
          <w:rStyle w:val="NoneA"/>
          <w:sz w:val="28"/>
          <w:szCs w:val="28"/>
        </w:rPr>
      </w:pPr>
    </w:p>
    <w:p w14:paraId="7E71720C" w14:textId="77777777" w:rsidR="009D6F40" w:rsidRDefault="00000000">
      <w:pPr>
        <w:pStyle w:val="BodyA"/>
        <w:widowControl w:val="0"/>
        <w:spacing w:before="120" w:line="360" w:lineRule="auto"/>
        <w:rPr>
          <w:rStyle w:val="None"/>
          <w:b/>
          <w:bCs/>
          <w:sz w:val="24"/>
          <w:szCs w:val="24"/>
        </w:rPr>
      </w:pPr>
      <w:r>
        <w:rPr>
          <w:rStyle w:val="None"/>
          <w:b/>
          <w:bCs/>
          <w:sz w:val="24"/>
          <w:szCs w:val="24"/>
        </w:rPr>
        <w:lastRenderedPageBreak/>
        <w:t>Frequency and plans for auditing trial conduct {23}</w:t>
      </w:r>
    </w:p>
    <w:p w14:paraId="0CFF36D2" w14:textId="77777777" w:rsidR="009E5730" w:rsidRDefault="009E5730" w:rsidP="009E5730">
      <w:r>
        <w:rPr>
          <w:color w:val="000000"/>
        </w:rPr>
        <w:t>Authorised representatives for the sponsor and Competent Authorities (CA) may conduct audits or inspections at the trial site, including source data verification. The investigator must ensure that all source documents are available for audits and inspections. The audit or inspection will ensure that all study-related activities are performed, registered, analysed and reported correctly and according to the protocol, ICH-GCP and national regulations. These audits will be perfomed to systematically and independently review all trial-related activities and documents.</w:t>
      </w:r>
    </w:p>
    <w:p w14:paraId="348BEC27" w14:textId="77777777" w:rsidR="009D6F40" w:rsidRDefault="009D6F40">
      <w:pPr>
        <w:pStyle w:val="BodyA"/>
        <w:widowControl w:val="0"/>
        <w:spacing w:line="360" w:lineRule="auto"/>
        <w:rPr>
          <w:rStyle w:val="NoneA"/>
          <w:sz w:val="28"/>
          <w:szCs w:val="28"/>
        </w:rPr>
      </w:pPr>
    </w:p>
    <w:p w14:paraId="76EF59B3" w14:textId="77777777" w:rsidR="009D6F40" w:rsidRDefault="00000000">
      <w:pPr>
        <w:pStyle w:val="BodyA"/>
        <w:widowControl w:val="0"/>
        <w:spacing w:before="120" w:line="360" w:lineRule="auto"/>
        <w:rPr>
          <w:rStyle w:val="None"/>
          <w:b/>
          <w:bCs/>
          <w:sz w:val="24"/>
          <w:szCs w:val="24"/>
        </w:rPr>
      </w:pPr>
      <w:r>
        <w:rPr>
          <w:rStyle w:val="None"/>
          <w:b/>
          <w:bCs/>
          <w:sz w:val="24"/>
          <w:szCs w:val="24"/>
        </w:rPr>
        <w:t>Plans for communicating important protocol amendments to relevant parties (e.g. trial participants, ethical committees) {25}</w:t>
      </w:r>
    </w:p>
    <w:p w14:paraId="4E7BD64A" w14:textId="77777777" w:rsidR="009E5730" w:rsidRDefault="009E5730" w:rsidP="009E5730">
      <w:pPr>
        <w:spacing w:line="254" w:lineRule="auto"/>
        <w:ind w:right="267"/>
      </w:pPr>
      <w:r>
        <w:rPr>
          <w:color w:val="000000"/>
        </w:rPr>
        <w:t>Substantial amendments to the signed clinical trial protocol are possible only through approved protocol amendments and by agreement between the sponsor and the principal investigator.</w:t>
      </w:r>
    </w:p>
    <w:p w14:paraId="5CFD4E26" w14:textId="5E84E46D" w:rsidR="009D6F40" w:rsidRDefault="009D6F40">
      <w:pPr>
        <w:pStyle w:val="BodyA"/>
        <w:widowControl w:val="0"/>
        <w:spacing w:line="360" w:lineRule="auto"/>
        <w:rPr>
          <w:rStyle w:val="None"/>
          <w:sz w:val="24"/>
          <w:szCs w:val="24"/>
        </w:rPr>
      </w:pPr>
    </w:p>
    <w:p w14:paraId="7CABEA8F" w14:textId="77777777" w:rsidR="009D6F40" w:rsidRDefault="00000000">
      <w:pPr>
        <w:pStyle w:val="BodyA"/>
        <w:widowControl w:val="0"/>
        <w:spacing w:before="120" w:line="360" w:lineRule="auto"/>
        <w:rPr>
          <w:rStyle w:val="None"/>
          <w:b/>
          <w:bCs/>
          <w:sz w:val="28"/>
          <w:szCs w:val="28"/>
        </w:rPr>
      </w:pPr>
      <w:r>
        <w:rPr>
          <w:rStyle w:val="None"/>
          <w:b/>
          <w:bCs/>
          <w:sz w:val="28"/>
          <w:szCs w:val="28"/>
        </w:rPr>
        <w:t>Dissemination plans {31a}</w:t>
      </w:r>
    </w:p>
    <w:p w14:paraId="1D6B6EDE" w14:textId="77777777" w:rsidR="009E5730" w:rsidRDefault="009E5730" w:rsidP="009E5730">
      <w:pPr>
        <w:rPr>
          <w:color w:val="000000"/>
        </w:rPr>
      </w:pPr>
      <w:r>
        <w:rPr>
          <w:color w:val="000000"/>
        </w:rPr>
        <w:t xml:space="preserve">The trial will be reported to the funders within a year of completion. The results of the trial will also be prepared as manuscripts for publication. The authorship of the trial manuscripts will be based on the International Committee of Medical Journal Editors (ICMJE) criteria </w:t>
      </w:r>
      <w:r>
        <w:rPr>
          <w:color w:val="000000"/>
        </w:rPr>
        <w:fldChar w:fldCharType="begin"/>
      </w:r>
      <w:r>
        <w:rPr>
          <w:color w:val="000000"/>
        </w:rPr>
        <w:instrText xml:space="preserve"> ADDIN ZOTERO_ITEM CSL_CITATION {"citationID":"ZGH2KydQ","properties":{"formattedCitation":"(51)","plainCitation":"(51)","noteIndex":0},"citationItems":[{"id":659,"uris":["http://zotero.org/users/6304864/items/Q46RPZ7Z"],"itemData":{"id":659,"type":"webpage","title":"ICMJE | Recommendations | Defining the Role of Authors and Contributors","URL":"https://www.icmje.org/recommendations/browse/roles-and-responsibilities/defining-the-role-of-authors-and-contributors.html","accessed":{"date-parts":[["2024",2,9]]}}}],"schema":"https://github.com/citation-style-language/schema/raw/master/csl-citation.json"} </w:instrText>
      </w:r>
      <w:r>
        <w:rPr>
          <w:color w:val="000000"/>
        </w:rPr>
        <w:fldChar w:fldCharType="separate"/>
      </w:r>
      <w:r>
        <w:rPr>
          <w:noProof/>
          <w:color w:val="000000"/>
        </w:rPr>
        <w:t>(51)</w:t>
      </w:r>
      <w:r>
        <w:rPr>
          <w:color w:val="000000"/>
        </w:rPr>
        <w:fldChar w:fldCharType="end"/>
      </w:r>
      <w:r>
        <w:rPr>
          <w:color w:val="000000"/>
        </w:rPr>
        <w:t>:</w:t>
      </w:r>
    </w:p>
    <w:p w14:paraId="3D88F94A" w14:textId="77777777" w:rsidR="009E5730" w:rsidRDefault="009E5730" w:rsidP="009E5730">
      <w:pPr>
        <w:numPr>
          <w:ilvl w:val="0"/>
          <w:numId w:val="17"/>
        </w:numPr>
        <w:pBdr>
          <w:top w:val="nil"/>
          <w:left w:val="nil"/>
          <w:bottom w:val="nil"/>
          <w:right w:val="nil"/>
          <w:between w:val="nil"/>
        </w:pBdr>
        <w:rPr>
          <w:color w:val="000000"/>
        </w:rPr>
      </w:pPr>
      <w:r>
        <w:rPr>
          <w:color w:val="000000"/>
        </w:rPr>
        <w:t>Substantial contributions to the conception or design of the work; or the acquisition, analysis, or interpretation of data for the work; AND</w:t>
      </w:r>
    </w:p>
    <w:p w14:paraId="4AD06007" w14:textId="77777777" w:rsidR="009E5730" w:rsidRDefault="009E5730" w:rsidP="009E5730">
      <w:pPr>
        <w:numPr>
          <w:ilvl w:val="0"/>
          <w:numId w:val="16"/>
        </w:numPr>
        <w:pBdr>
          <w:top w:val="nil"/>
          <w:left w:val="nil"/>
          <w:bottom w:val="nil"/>
          <w:right w:val="nil"/>
          <w:between w:val="nil"/>
        </w:pBdr>
        <w:rPr>
          <w:color w:val="000000"/>
        </w:rPr>
      </w:pPr>
      <w:r>
        <w:rPr>
          <w:color w:val="000000"/>
        </w:rPr>
        <w:t>Drafting the work or reviewing it critically for important intellectual content; AND</w:t>
      </w:r>
    </w:p>
    <w:p w14:paraId="3700C5B5" w14:textId="77777777" w:rsidR="009E5730" w:rsidRDefault="009E5730" w:rsidP="009E5730">
      <w:pPr>
        <w:numPr>
          <w:ilvl w:val="0"/>
          <w:numId w:val="14"/>
        </w:numPr>
        <w:pBdr>
          <w:top w:val="nil"/>
          <w:left w:val="nil"/>
          <w:bottom w:val="nil"/>
          <w:right w:val="nil"/>
          <w:between w:val="nil"/>
        </w:pBdr>
        <w:rPr>
          <w:color w:val="000000"/>
        </w:rPr>
      </w:pPr>
      <w:r>
        <w:rPr>
          <w:color w:val="000000"/>
        </w:rPr>
        <w:t>Final approval of the version to be published; AND</w:t>
      </w:r>
    </w:p>
    <w:p w14:paraId="33AD9070" w14:textId="77777777" w:rsidR="009E5730" w:rsidRPr="00AB6DF3" w:rsidRDefault="009E5730" w:rsidP="009E5730">
      <w:pPr>
        <w:numPr>
          <w:ilvl w:val="0"/>
          <w:numId w:val="14"/>
        </w:numPr>
        <w:pBdr>
          <w:top w:val="nil"/>
          <w:left w:val="nil"/>
          <w:bottom w:val="nil"/>
          <w:right w:val="nil"/>
          <w:between w:val="nil"/>
        </w:pBdr>
        <w:rPr>
          <w:color w:val="000000"/>
        </w:rPr>
      </w:pPr>
      <w:r>
        <w:rPr>
          <w:color w:val="000000"/>
        </w:rPr>
        <w:t>Agreement to be accountable for all aspects of the work in ensuring that questions related to the accuracy or integrity of any part of the work are appropriately investigated and resolved.</w:t>
      </w:r>
    </w:p>
    <w:p w14:paraId="248AF0CE" w14:textId="77777777" w:rsidR="009E5730" w:rsidRPr="00AB6DF3" w:rsidRDefault="009E5730" w:rsidP="009E5730">
      <w:r w:rsidRPr="00AB6DF3">
        <w:t xml:space="preserve">In addition to being accountable for the parts of the work </w:t>
      </w:r>
      <w:r>
        <w:t>completed</w:t>
      </w:r>
      <w:r w:rsidRPr="00AB6DF3">
        <w:t>, an author should be able to identify which coauthors are responsible for other</w:t>
      </w:r>
      <w:r>
        <w:t xml:space="preserve"> </w:t>
      </w:r>
      <w:r w:rsidRPr="00AB6DF3">
        <w:t xml:space="preserve">specific parts of the work. In addition, authors should have confidence in the integrity of the contributions of their coauthors. The most recent version of the ICMJE criteria will be </w:t>
      </w:r>
      <w:r>
        <w:t>followed</w:t>
      </w:r>
      <w:r w:rsidRPr="00AB6DF3">
        <w:t xml:space="preserve">. We will also use the ICMJE criteria for nonauthor contributorship. Before work on a trial manuscript is initiated, a writing group will be formed and first and last authors will be designated. This writing group will be formed by discussion in the </w:t>
      </w:r>
      <w:r>
        <w:t>TMG</w:t>
      </w:r>
      <w:r w:rsidRPr="00AB6DF3">
        <w:t>.</w:t>
      </w:r>
    </w:p>
    <w:p w14:paraId="7435C17C" w14:textId="77777777" w:rsidR="009D6F40" w:rsidRDefault="009D6F40">
      <w:pPr>
        <w:pStyle w:val="BodyA"/>
        <w:widowControl w:val="0"/>
        <w:spacing w:line="360" w:lineRule="auto"/>
        <w:rPr>
          <w:rStyle w:val="NoneA"/>
          <w:sz w:val="28"/>
          <w:szCs w:val="28"/>
        </w:rPr>
      </w:pPr>
    </w:p>
    <w:p w14:paraId="4D4CB3D2" w14:textId="77777777" w:rsidR="009D6F40" w:rsidRDefault="00000000">
      <w:pPr>
        <w:pStyle w:val="BodyA"/>
        <w:widowControl w:val="0"/>
        <w:spacing w:before="120" w:line="360" w:lineRule="auto"/>
        <w:rPr>
          <w:rStyle w:val="None"/>
          <w:b/>
          <w:bCs/>
          <w:sz w:val="28"/>
          <w:szCs w:val="28"/>
        </w:rPr>
      </w:pPr>
      <w:r>
        <w:rPr>
          <w:rStyle w:val="None"/>
          <w:b/>
          <w:bCs/>
          <w:sz w:val="28"/>
          <w:szCs w:val="28"/>
        </w:rPr>
        <w:t>Discussion</w:t>
      </w:r>
    </w:p>
    <w:p w14:paraId="0C952507" w14:textId="77777777" w:rsidR="009E5730" w:rsidRDefault="009E5730" w:rsidP="009E5730">
      <w:r>
        <w:t>This will be the first large scale trial to provide robust evidence of the effectiveness of ATLS® since the programme was initiated in 1978. Regardless of the findings, this study will have important implications for trauma life support training globally. If ATLS® training improves patient outcomes, ways to promote its use and optimise its implementation, especially in low- and middle income countries such as India, should be explored. If patient outcomes do not improve, then trauma life support training needs to change.</w:t>
      </w:r>
    </w:p>
    <w:p w14:paraId="2CF30387" w14:textId="77777777" w:rsidR="009E5730" w:rsidRDefault="009E5730">
      <w:pPr>
        <w:pStyle w:val="BodyA"/>
        <w:widowControl w:val="0"/>
        <w:spacing w:before="120" w:line="360" w:lineRule="auto"/>
        <w:rPr>
          <w:rStyle w:val="None"/>
          <w:b/>
          <w:bCs/>
          <w:sz w:val="28"/>
          <w:szCs w:val="28"/>
        </w:rPr>
      </w:pPr>
    </w:p>
    <w:p w14:paraId="702C70D3" w14:textId="13E0AA54" w:rsidR="009D6F40" w:rsidRDefault="00000000">
      <w:pPr>
        <w:pStyle w:val="BodyA"/>
        <w:widowControl w:val="0"/>
        <w:spacing w:before="120" w:line="360" w:lineRule="auto"/>
        <w:rPr>
          <w:rStyle w:val="None"/>
          <w:b/>
          <w:bCs/>
          <w:sz w:val="28"/>
          <w:szCs w:val="28"/>
        </w:rPr>
      </w:pPr>
      <w:r>
        <w:rPr>
          <w:rStyle w:val="None"/>
          <w:b/>
          <w:bCs/>
          <w:sz w:val="28"/>
          <w:szCs w:val="28"/>
        </w:rPr>
        <w:t>Trial status</w:t>
      </w:r>
    </w:p>
    <w:p w14:paraId="173788CE" w14:textId="6BCF7528" w:rsidR="009E5730" w:rsidRPr="009E5730" w:rsidRDefault="009E5730" w:rsidP="009E5730">
      <w:pPr>
        <w:rPr>
          <w:rStyle w:val="None"/>
          <w:u w:color="004C7F"/>
        </w:rPr>
      </w:pPr>
      <w:r w:rsidRPr="009E5730">
        <w:rPr>
          <w:rStyle w:val="None"/>
          <w:u w:color="004C7F"/>
        </w:rPr>
        <w:lastRenderedPageBreak/>
        <w:t>The current protocol version is 1.5.0, dated June 12, 2025. Inclusion of participant began on February 27, 2025. The approximate date when inclusion will be completed is November, 2029.</w:t>
      </w:r>
    </w:p>
    <w:p w14:paraId="313BE6D8" w14:textId="77777777" w:rsidR="009E5730" w:rsidRDefault="009E5730" w:rsidP="009E5730">
      <w:pPr>
        <w:pStyle w:val="BodyA"/>
        <w:widowControl w:val="0"/>
        <w:spacing w:line="360" w:lineRule="auto"/>
        <w:rPr>
          <w:rStyle w:val="None"/>
          <w:color w:val="006600"/>
          <w:u w:color="004C7F"/>
        </w:rPr>
      </w:pPr>
    </w:p>
    <w:p w14:paraId="0ADB3FC6" w14:textId="4887FC42" w:rsidR="009D6F40" w:rsidRPr="009E5730" w:rsidRDefault="00000000" w:rsidP="009E5730">
      <w:pPr>
        <w:pStyle w:val="BodyA"/>
        <w:widowControl w:val="0"/>
        <w:spacing w:line="360" w:lineRule="auto"/>
        <w:rPr>
          <w:rStyle w:val="None"/>
          <w:color w:val="006600"/>
          <w:u w:color="004C7F"/>
        </w:rPr>
      </w:pPr>
      <w:r>
        <w:rPr>
          <w:rStyle w:val="None"/>
          <w:b/>
          <w:bCs/>
          <w:sz w:val="28"/>
          <w:szCs w:val="28"/>
        </w:rPr>
        <w:t>Abbreviations</w:t>
      </w:r>
    </w:p>
    <w:p w14:paraId="09F8189F" w14:textId="77777777" w:rsidR="007A6466" w:rsidRDefault="007A6466" w:rsidP="007A6466">
      <w:r>
        <w:rPr>
          <w:b/>
          <w:i/>
        </w:rPr>
        <w:t>ATLS:</w:t>
      </w:r>
      <w:r>
        <w:t xml:space="preserve"> Advance Trauma Life Support</w:t>
      </w:r>
    </w:p>
    <w:p w14:paraId="0DD53354" w14:textId="77777777" w:rsidR="007A6466" w:rsidRDefault="007A6466" w:rsidP="007A6466">
      <w:pPr>
        <w:rPr>
          <w:color w:val="000000"/>
        </w:rPr>
      </w:pPr>
      <w:r>
        <w:rPr>
          <w:b/>
          <w:i/>
          <w:color w:val="000000"/>
        </w:rPr>
        <w:t>CRF:</w:t>
      </w:r>
      <w:r>
        <w:rPr>
          <w:color w:val="000000"/>
        </w:rPr>
        <w:t xml:space="preserve"> Case Record Form</w:t>
      </w:r>
    </w:p>
    <w:p w14:paraId="471ECD65" w14:textId="77777777" w:rsidR="007A6466" w:rsidRDefault="007A6466" w:rsidP="007A6466">
      <w:pPr>
        <w:rPr>
          <w:color w:val="000000"/>
        </w:rPr>
      </w:pPr>
      <w:r>
        <w:rPr>
          <w:b/>
          <w:i/>
          <w:color w:val="000000"/>
        </w:rPr>
        <w:t xml:space="preserve">ISF: </w:t>
      </w:r>
      <w:r>
        <w:rPr>
          <w:color w:val="000000"/>
        </w:rPr>
        <w:t>Investigator Site File</w:t>
      </w:r>
    </w:p>
    <w:p w14:paraId="03BA7828" w14:textId="77777777" w:rsidR="007A6466" w:rsidRDefault="007A6466" w:rsidP="007A6466">
      <w:pPr>
        <w:rPr>
          <w:color w:val="000000"/>
        </w:rPr>
      </w:pPr>
      <w:r>
        <w:rPr>
          <w:b/>
          <w:i/>
          <w:color w:val="000000"/>
        </w:rPr>
        <w:t>SAE:</w:t>
      </w:r>
      <w:r>
        <w:rPr>
          <w:color w:val="000000"/>
        </w:rPr>
        <w:t xml:space="preserve"> Serious adverse event</w:t>
      </w:r>
    </w:p>
    <w:p w14:paraId="23A04F8E" w14:textId="77777777" w:rsidR="007A6466" w:rsidRDefault="007A6466" w:rsidP="007A6466">
      <w:pPr>
        <w:rPr>
          <w:b/>
          <w:i/>
        </w:rPr>
      </w:pPr>
      <w:r>
        <w:rPr>
          <w:b/>
          <w:i/>
        </w:rPr>
        <w:t xml:space="preserve">TMF: </w:t>
      </w:r>
      <w:r>
        <w:t>Trial Master File</w:t>
      </w:r>
    </w:p>
    <w:p w14:paraId="5818B6D4" w14:textId="77777777" w:rsidR="007A6466" w:rsidRDefault="007A6466" w:rsidP="007A6466">
      <w:r>
        <w:rPr>
          <w:b/>
          <w:i/>
        </w:rPr>
        <w:t xml:space="preserve">TMG: </w:t>
      </w:r>
      <w:r>
        <w:t>Trial management group</w:t>
      </w:r>
    </w:p>
    <w:p w14:paraId="472ABE5A" w14:textId="77777777" w:rsidR="007A6466" w:rsidRDefault="007A6466" w:rsidP="007A6466">
      <w:r>
        <w:rPr>
          <w:b/>
          <w:i/>
        </w:rPr>
        <w:t xml:space="preserve">TT: </w:t>
      </w:r>
      <w:r>
        <w:t>Trial team</w:t>
      </w:r>
    </w:p>
    <w:p w14:paraId="2B617D81" w14:textId="533B3633" w:rsidR="009D6F40" w:rsidRPr="007A6466" w:rsidRDefault="007A6466" w:rsidP="007A6466">
      <w:pPr>
        <w:rPr>
          <w:rStyle w:val="None"/>
        </w:rPr>
      </w:pPr>
      <w:r>
        <w:rPr>
          <w:b/>
          <w:i/>
        </w:rPr>
        <w:t xml:space="preserve">SDMC: </w:t>
      </w:r>
      <w:r>
        <w:t>Trial Steering and Data Monitoring Committee</w:t>
      </w:r>
    </w:p>
    <w:p w14:paraId="56187622" w14:textId="77777777" w:rsidR="009D6F40" w:rsidRDefault="00000000">
      <w:pPr>
        <w:pStyle w:val="BodyA"/>
        <w:widowControl w:val="0"/>
        <w:spacing w:before="120" w:line="360" w:lineRule="auto"/>
        <w:rPr>
          <w:rStyle w:val="None"/>
          <w:b/>
          <w:bCs/>
          <w:sz w:val="28"/>
          <w:szCs w:val="28"/>
        </w:rPr>
      </w:pPr>
      <w:r>
        <w:rPr>
          <w:rStyle w:val="None"/>
          <w:b/>
          <w:bCs/>
          <w:sz w:val="28"/>
          <w:szCs w:val="28"/>
        </w:rPr>
        <w:t>Declarations</w:t>
      </w:r>
    </w:p>
    <w:p w14:paraId="689A9EA9" w14:textId="77777777" w:rsidR="009D6F40" w:rsidRDefault="009D6F40">
      <w:pPr>
        <w:pStyle w:val="BodyA"/>
        <w:widowControl w:val="0"/>
        <w:spacing w:before="120" w:line="360" w:lineRule="auto"/>
        <w:rPr>
          <w:rStyle w:val="None"/>
          <w:b/>
          <w:bCs/>
          <w:sz w:val="24"/>
          <w:szCs w:val="24"/>
        </w:rPr>
      </w:pPr>
    </w:p>
    <w:p w14:paraId="0EC5A78B" w14:textId="77777777" w:rsidR="009D6F40" w:rsidRDefault="00000000">
      <w:pPr>
        <w:pStyle w:val="BodyA"/>
        <w:widowControl w:val="0"/>
        <w:spacing w:before="120" w:line="360" w:lineRule="auto"/>
        <w:rPr>
          <w:rStyle w:val="None"/>
          <w:b/>
          <w:bCs/>
          <w:sz w:val="24"/>
          <w:szCs w:val="24"/>
        </w:rPr>
      </w:pPr>
      <w:r>
        <w:rPr>
          <w:rStyle w:val="None"/>
          <w:b/>
          <w:bCs/>
          <w:sz w:val="24"/>
          <w:szCs w:val="24"/>
        </w:rPr>
        <w:t>Acknowledgements</w:t>
      </w:r>
    </w:p>
    <w:p w14:paraId="234CE2B9" w14:textId="5E64F6D4" w:rsidR="009D6F40" w:rsidRPr="007A6466" w:rsidRDefault="007A6466" w:rsidP="007A6466">
      <w:pPr>
        <w:rPr>
          <w:rStyle w:val="None"/>
          <w:u w:color="004C7F"/>
        </w:rPr>
      </w:pPr>
      <w:r w:rsidRPr="007A6466">
        <w:rPr>
          <w:rStyle w:val="None"/>
          <w:u w:color="004C7F"/>
        </w:rPr>
        <w:t xml:space="preserve">We would like to acknowledge </w:t>
      </w:r>
      <w:r>
        <w:rPr>
          <w:rStyle w:val="None"/>
          <w:u w:color="004C7F"/>
        </w:rPr>
        <w:t xml:space="preserve">the efforts of </w:t>
      </w:r>
      <w:r w:rsidRPr="007A6466">
        <w:rPr>
          <w:rStyle w:val="None"/>
          <w:u w:color="004C7F"/>
        </w:rPr>
        <w:t>all current and future site investigators, clinical research coordinators, and staff at the coordinating centres who help run this trial.</w:t>
      </w:r>
    </w:p>
    <w:p w14:paraId="4385137A" w14:textId="77777777" w:rsidR="007A6466" w:rsidRPr="007A6466" w:rsidRDefault="007A6466">
      <w:pPr>
        <w:pStyle w:val="BodyA"/>
        <w:widowControl w:val="0"/>
        <w:spacing w:before="120" w:line="360" w:lineRule="auto"/>
        <w:rPr>
          <w:rStyle w:val="None"/>
          <w:sz w:val="24"/>
          <w:szCs w:val="24"/>
        </w:rPr>
      </w:pPr>
    </w:p>
    <w:p w14:paraId="57A2A3AE" w14:textId="77777777" w:rsidR="009D6F40" w:rsidRDefault="00000000">
      <w:pPr>
        <w:pStyle w:val="BodyA"/>
        <w:widowControl w:val="0"/>
        <w:spacing w:before="120" w:line="360" w:lineRule="auto"/>
        <w:rPr>
          <w:rStyle w:val="None"/>
          <w:b/>
          <w:bCs/>
          <w:sz w:val="24"/>
          <w:szCs w:val="24"/>
        </w:rPr>
      </w:pPr>
      <w:r>
        <w:rPr>
          <w:rStyle w:val="None"/>
          <w:b/>
          <w:bCs/>
          <w:sz w:val="24"/>
          <w:szCs w:val="24"/>
        </w:rPr>
        <w:t>Authors’ contributions {31b}</w:t>
      </w:r>
    </w:p>
    <w:p w14:paraId="689AA323" w14:textId="77777777" w:rsidR="007A6466" w:rsidRPr="00830B79" w:rsidRDefault="007A6466" w:rsidP="007A6466">
      <w:pPr>
        <w:rPr>
          <w:lang w:val="en-IN" w:eastAsia="zh-CN"/>
        </w:rPr>
      </w:pPr>
      <w:r>
        <w:rPr>
          <w:lang w:val="en-IN" w:eastAsia="zh-CN"/>
        </w:rPr>
        <w:t>SR, SF and PK prepared the protocol for publication, and drafted the first and subsequent manuscript versions. SR lead the preparation of this manuscript, under the supervision of MGW. AB, GB, DB, JB, SC, LFT, KH, VJ, MK, AM, RS, KDS and MGW designed the trial. MGW drafted the first and subsequent versions of the protocol. AB, GB, DB, JB, SC, LFT, KH, VJ, MK, AM, AO, RS and KDS provided input on the first and subsequent versions of the protocol. JK and JM provided input on later versions of the protocol and this manuscript, specifically related to the nested staircase design and the randomisation procedure respectively. All authors reviewed the manuscript.</w:t>
      </w:r>
    </w:p>
    <w:p w14:paraId="382CD37D" w14:textId="70F78748" w:rsidR="009D6F40" w:rsidRDefault="009D6F40">
      <w:pPr>
        <w:pStyle w:val="BodyA"/>
        <w:widowControl w:val="0"/>
        <w:spacing w:line="360" w:lineRule="auto"/>
        <w:rPr>
          <w:rStyle w:val="None"/>
          <w:b/>
          <w:bCs/>
          <w:sz w:val="24"/>
          <w:szCs w:val="24"/>
        </w:rPr>
      </w:pPr>
    </w:p>
    <w:p w14:paraId="2ABA405F" w14:textId="77777777" w:rsidR="009D6F40" w:rsidRDefault="00000000">
      <w:pPr>
        <w:pStyle w:val="BodyA"/>
        <w:widowControl w:val="0"/>
        <w:spacing w:line="360" w:lineRule="auto"/>
        <w:rPr>
          <w:rStyle w:val="None"/>
          <w:b/>
          <w:bCs/>
          <w:sz w:val="24"/>
          <w:szCs w:val="24"/>
        </w:rPr>
      </w:pPr>
      <w:r>
        <w:rPr>
          <w:rStyle w:val="None"/>
          <w:b/>
          <w:bCs/>
          <w:sz w:val="24"/>
          <w:szCs w:val="24"/>
        </w:rPr>
        <w:t>Funding {4}</w:t>
      </w:r>
    </w:p>
    <w:p w14:paraId="22EA712D" w14:textId="77777777" w:rsidR="007A6466" w:rsidRDefault="007A6466" w:rsidP="007A6466">
      <w:r>
        <w:t>The study is funded by the Swedish Research Council (reg. no. 2023-03128) and Laerdal Foundation (reg. no. 2023-0297). However, the funding for this study is partial, and additional funding will be secured during the course of the study. If funding is not secured, the study will be stopped, which will likely result in an underpowered study. However, the intervention in this case is the standard of care in many countries and data collection is considered to carry minimal risk. The risk of harm to participants is minimal and there is potentially a direct benefit to the participants who receive the intervention. Therefore, the benefit-risk ratio is considered favourable, even if the study is underpowered.</w:t>
      </w:r>
    </w:p>
    <w:p w14:paraId="052B843F" w14:textId="77777777" w:rsidR="009D6F40" w:rsidRDefault="009D6F40">
      <w:pPr>
        <w:pStyle w:val="BodyA"/>
        <w:widowControl w:val="0"/>
        <w:spacing w:before="120" w:line="360" w:lineRule="auto"/>
      </w:pPr>
    </w:p>
    <w:p w14:paraId="717D1C1B" w14:textId="77777777" w:rsidR="009D6F40" w:rsidRDefault="00000000">
      <w:pPr>
        <w:pStyle w:val="BodyA"/>
        <w:widowControl w:val="0"/>
        <w:spacing w:line="360" w:lineRule="auto"/>
        <w:rPr>
          <w:rStyle w:val="None"/>
          <w:b/>
          <w:bCs/>
          <w:sz w:val="24"/>
          <w:szCs w:val="24"/>
        </w:rPr>
      </w:pPr>
      <w:r>
        <w:rPr>
          <w:rStyle w:val="None"/>
          <w:b/>
          <w:bCs/>
          <w:sz w:val="24"/>
          <w:szCs w:val="24"/>
        </w:rPr>
        <w:t>Availability of data and materials {29}</w:t>
      </w:r>
    </w:p>
    <w:p w14:paraId="5E36078E" w14:textId="574DF341" w:rsidR="009D6F40" w:rsidRPr="007A6466" w:rsidRDefault="007A6466" w:rsidP="007A6466">
      <w:pPr>
        <w:rPr>
          <w:rStyle w:val="None"/>
        </w:rPr>
      </w:pPr>
      <w:r w:rsidRPr="00732269">
        <w:t>The full protocol and statistical code will be publicly available. A deidentified anonymous dataset will also be publicly available.</w:t>
      </w:r>
    </w:p>
    <w:p w14:paraId="59CCAE12" w14:textId="77777777" w:rsidR="009D6F40" w:rsidRDefault="009D6F40">
      <w:pPr>
        <w:pStyle w:val="BodyA"/>
        <w:widowControl w:val="0"/>
        <w:spacing w:before="120" w:line="360" w:lineRule="auto"/>
        <w:rPr>
          <w:rStyle w:val="None"/>
          <w:b/>
          <w:bCs/>
          <w:sz w:val="24"/>
          <w:szCs w:val="24"/>
        </w:rPr>
      </w:pPr>
    </w:p>
    <w:p w14:paraId="1C3EE06D" w14:textId="77777777" w:rsidR="009D6F40" w:rsidRDefault="00000000">
      <w:pPr>
        <w:pStyle w:val="BodyA"/>
        <w:widowControl w:val="0"/>
        <w:spacing w:before="120" w:line="360" w:lineRule="auto"/>
        <w:rPr>
          <w:rStyle w:val="None"/>
          <w:b/>
          <w:bCs/>
          <w:sz w:val="24"/>
          <w:szCs w:val="24"/>
        </w:rPr>
      </w:pPr>
      <w:r>
        <w:rPr>
          <w:rStyle w:val="None"/>
          <w:b/>
          <w:bCs/>
          <w:sz w:val="24"/>
          <w:szCs w:val="24"/>
        </w:rPr>
        <w:lastRenderedPageBreak/>
        <w:t>Ethics approval and consent to participate {24}</w:t>
      </w:r>
    </w:p>
    <w:p w14:paraId="369948CD" w14:textId="77777777" w:rsidR="007A6466" w:rsidRDefault="007A6466" w:rsidP="007A6466">
      <w:r>
        <w:t>Ethics approval has been obtained from The George Institute Ethics Committee (ECR/272/Indt/DL/2017), all hospitals in the first batch, and the Swedish Ethical Review Authority (</w:t>
      </w:r>
      <w:r w:rsidRPr="004C4017">
        <w:t>2024-07547-01</w:t>
      </w:r>
      <w:r>
        <w:t xml:space="preserve">) </w:t>
      </w:r>
    </w:p>
    <w:p w14:paraId="415200AD" w14:textId="77777777" w:rsidR="009D6F40" w:rsidRDefault="009D6F40">
      <w:pPr>
        <w:pStyle w:val="BodyA"/>
        <w:widowControl w:val="0"/>
        <w:spacing w:line="360" w:lineRule="auto"/>
        <w:rPr>
          <w:rStyle w:val="None"/>
          <w:color w:val="004C7F"/>
          <w:u w:color="004C7F"/>
        </w:rPr>
      </w:pPr>
    </w:p>
    <w:p w14:paraId="01F0B8D4" w14:textId="77777777" w:rsidR="009D6F40" w:rsidRDefault="00000000">
      <w:pPr>
        <w:pStyle w:val="BodyA"/>
        <w:widowControl w:val="0"/>
        <w:spacing w:line="360" w:lineRule="auto"/>
        <w:rPr>
          <w:rStyle w:val="None"/>
          <w:b/>
          <w:bCs/>
          <w:sz w:val="24"/>
          <w:szCs w:val="24"/>
        </w:rPr>
      </w:pPr>
      <w:r>
        <w:rPr>
          <w:rStyle w:val="None"/>
          <w:b/>
          <w:bCs/>
          <w:sz w:val="24"/>
          <w:szCs w:val="24"/>
        </w:rPr>
        <w:t>Consent for publication {32}</w:t>
      </w:r>
    </w:p>
    <w:p w14:paraId="1C04BE86" w14:textId="6D6AF7AF" w:rsidR="009D6F40" w:rsidRDefault="007A6466" w:rsidP="007A6466">
      <w:pPr>
        <w:rPr>
          <w:rStyle w:val="None"/>
          <w:rFonts w:ascii="Helvetica Neue" w:eastAsia="Helvetica Neue" w:hAnsi="Helvetica Neue" w:cs="Helvetica Neue"/>
          <w:color w:val="333333"/>
          <w:sz w:val="34"/>
          <w:szCs w:val="34"/>
          <w:u w:color="333333"/>
        </w:rPr>
      </w:pPr>
      <w:r w:rsidRPr="007A6466">
        <w:rPr>
          <w:rFonts w:eastAsia="Helvetica Neue"/>
        </w:rPr>
        <w:t>A model consent form is available on request to the corresponding author.</w:t>
      </w:r>
    </w:p>
    <w:p w14:paraId="7A7F4003" w14:textId="77777777" w:rsidR="007A6466" w:rsidRDefault="007A6466">
      <w:pPr>
        <w:pStyle w:val="BodyA"/>
        <w:widowControl w:val="0"/>
        <w:spacing w:before="120" w:line="360" w:lineRule="auto"/>
        <w:rPr>
          <w:rStyle w:val="None"/>
          <w:b/>
          <w:bCs/>
          <w:sz w:val="24"/>
          <w:szCs w:val="24"/>
        </w:rPr>
      </w:pPr>
    </w:p>
    <w:p w14:paraId="7D0DCD71" w14:textId="303BA03E" w:rsidR="009D6F40" w:rsidRDefault="00000000">
      <w:pPr>
        <w:pStyle w:val="BodyA"/>
        <w:widowControl w:val="0"/>
        <w:spacing w:before="120" w:line="360" w:lineRule="auto"/>
        <w:rPr>
          <w:rStyle w:val="None"/>
          <w:b/>
          <w:bCs/>
          <w:sz w:val="24"/>
          <w:szCs w:val="24"/>
        </w:rPr>
      </w:pPr>
      <w:r>
        <w:rPr>
          <w:rStyle w:val="None"/>
          <w:b/>
          <w:bCs/>
          <w:sz w:val="24"/>
          <w:szCs w:val="24"/>
        </w:rPr>
        <w:t>Competing interests {28}</w:t>
      </w:r>
    </w:p>
    <w:p w14:paraId="1D6F0DBC" w14:textId="77777777" w:rsidR="007A6466" w:rsidRDefault="007A6466" w:rsidP="007A6466">
      <w:pPr>
        <w:rPr>
          <w:color w:val="000000"/>
        </w:rPr>
      </w:pPr>
      <w:r>
        <w:t>Several of the contributors are active instructors of ATLS</w:t>
      </w:r>
      <w:r>
        <w:rPr>
          <w:color w:val="000000"/>
        </w:rPr>
        <w:t>® and/or other trauma life support training programmes.</w:t>
      </w:r>
    </w:p>
    <w:p w14:paraId="7C231884" w14:textId="4940196B" w:rsidR="009D6F40" w:rsidRDefault="009D6F40">
      <w:pPr>
        <w:pStyle w:val="BodyA"/>
        <w:widowControl w:val="0"/>
        <w:spacing w:line="360" w:lineRule="auto"/>
        <w:rPr>
          <w:rStyle w:val="None"/>
          <w:color w:val="004C7F"/>
          <w:u w:color="004C7F"/>
        </w:rPr>
      </w:pPr>
    </w:p>
    <w:p w14:paraId="69708267" w14:textId="77777777" w:rsidR="009D6F40" w:rsidRDefault="00000000">
      <w:pPr>
        <w:pStyle w:val="BodyA"/>
        <w:widowControl w:val="0"/>
        <w:spacing w:before="120" w:line="360" w:lineRule="auto"/>
        <w:rPr>
          <w:rStyle w:val="None"/>
          <w:b/>
          <w:bCs/>
          <w:sz w:val="24"/>
          <w:szCs w:val="24"/>
        </w:rPr>
      </w:pPr>
      <w:r>
        <w:rPr>
          <w:rStyle w:val="None"/>
          <w:b/>
          <w:bCs/>
          <w:sz w:val="24"/>
          <w:szCs w:val="24"/>
        </w:rPr>
        <w:t xml:space="preserve">Authors’ </w:t>
      </w:r>
      <w:r>
        <w:rPr>
          <w:rStyle w:val="None"/>
          <w:b/>
          <w:bCs/>
          <w:sz w:val="24"/>
          <w:szCs w:val="24"/>
          <w:lang w:val="fr-FR"/>
        </w:rPr>
        <w:t>information (</w:t>
      </w:r>
      <w:proofErr w:type="spellStart"/>
      <w:r>
        <w:rPr>
          <w:rStyle w:val="None"/>
          <w:b/>
          <w:bCs/>
          <w:sz w:val="24"/>
          <w:szCs w:val="24"/>
          <w:lang w:val="fr-FR"/>
        </w:rPr>
        <w:t>optional</w:t>
      </w:r>
      <w:proofErr w:type="spellEnd"/>
      <w:r>
        <w:rPr>
          <w:rStyle w:val="None"/>
          <w:b/>
          <w:bCs/>
          <w:sz w:val="24"/>
          <w:szCs w:val="24"/>
          <w:lang w:val="fr-FR"/>
        </w:rPr>
        <w:t xml:space="preserve">) </w:t>
      </w:r>
    </w:p>
    <w:p w14:paraId="1BE294B4" w14:textId="77777777" w:rsidR="009D6F40" w:rsidRDefault="009D6F40">
      <w:pPr>
        <w:pStyle w:val="BodyA"/>
        <w:widowControl w:val="0"/>
        <w:spacing w:before="120" w:line="360" w:lineRule="auto"/>
        <w:jc w:val="both"/>
        <w:rPr>
          <w:rStyle w:val="NoneA"/>
          <w:sz w:val="24"/>
          <w:szCs w:val="24"/>
        </w:rPr>
      </w:pPr>
    </w:p>
    <w:p w14:paraId="5E6F8878" w14:textId="77777777" w:rsidR="009D6F40" w:rsidRDefault="00000000">
      <w:pPr>
        <w:pStyle w:val="BodyA"/>
        <w:widowControl w:val="0"/>
        <w:spacing w:before="120" w:line="360" w:lineRule="auto"/>
        <w:rPr>
          <w:rStyle w:val="None"/>
          <w:b/>
          <w:bCs/>
          <w:sz w:val="28"/>
          <w:szCs w:val="28"/>
          <w:lang w:val="fr-FR"/>
        </w:rPr>
      </w:pPr>
      <w:proofErr w:type="spellStart"/>
      <w:r>
        <w:rPr>
          <w:rStyle w:val="None"/>
          <w:b/>
          <w:bCs/>
          <w:sz w:val="28"/>
          <w:szCs w:val="28"/>
          <w:lang w:val="fr-FR"/>
        </w:rPr>
        <w:t>References</w:t>
      </w:r>
      <w:proofErr w:type="spellEnd"/>
    </w:p>
    <w:p w14:paraId="06B26090" w14:textId="49BA19F4" w:rsidR="007A6466" w:rsidRPr="007A6466" w:rsidRDefault="00000000" w:rsidP="007A6466">
      <w:pPr>
        <w:rPr>
          <w:rFonts w:cs="Arial Unicode MS"/>
          <w:color w:val="006600"/>
          <w:u w:color="004C7F"/>
          <w:lang w:val="en-US"/>
        </w:rPr>
      </w:pPr>
      <w:r>
        <w:rPr>
          <w:rStyle w:val="Hyperlink5"/>
        </w:rPr>
        <w:fldChar w:fldCharType="begin"/>
      </w:r>
      <w:r w:rsidR="007A6466">
        <w:rPr>
          <w:rStyle w:val="Hyperlink5"/>
        </w:rPr>
        <w:instrText xml:space="preserve"> ADDIN ZOTERO_BIBL {"uncited":[],"omitted":[],"custom":[]} CSL_BIBLIOGRAPHY </w:instrText>
      </w:r>
      <w:r>
        <w:rPr>
          <w:rStyle w:val="Hyperlink5"/>
        </w:rPr>
        <w:fldChar w:fldCharType="separate"/>
      </w:r>
      <w:r w:rsidR="007A6466" w:rsidRPr="007A6466">
        <w:rPr>
          <w:lang w:val="en-GB"/>
        </w:rPr>
        <w:t>1.</w:t>
      </w:r>
      <w:r w:rsidR="007A6466" w:rsidRPr="007A6466">
        <w:rPr>
          <w:lang w:val="en-GB"/>
        </w:rPr>
        <w:tab/>
        <w:t xml:space="preserve">GBD 2021 Collaborators. Injuries - Level 1 cause. Lancet. 2024 May 18;403(10440):1951–2262. </w:t>
      </w:r>
    </w:p>
    <w:p w14:paraId="042F2C5D" w14:textId="77777777" w:rsidR="007A6466" w:rsidRPr="007A6466" w:rsidRDefault="007A6466" w:rsidP="007A6466">
      <w:pPr>
        <w:rPr>
          <w:lang w:val="en-GB"/>
        </w:rPr>
      </w:pPr>
      <w:r w:rsidRPr="007A6466">
        <w:rPr>
          <w:lang w:val="en-GB"/>
        </w:rPr>
        <w:t>2.</w:t>
      </w:r>
      <w:r w:rsidRPr="007A6466">
        <w:rPr>
          <w:lang w:val="en-GB"/>
        </w:rPr>
        <w:tab/>
        <w:t xml:space="preserve">GBD 2019 Diseases and Injuries Collaborators. Global burden of 369 diseases and injuries in 204 countries and territories, 1990–2019: a systematic analysis for the Global Burden of Disease Study 2019. The Lancet. 2020 Oct;396(10258):1204–22. </w:t>
      </w:r>
    </w:p>
    <w:p w14:paraId="20C59A2B" w14:textId="77777777" w:rsidR="007A6466" w:rsidRPr="007A6466" w:rsidRDefault="007A6466" w:rsidP="007A6466">
      <w:pPr>
        <w:rPr>
          <w:lang w:val="en-GB"/>
        </w:rPr>
      </w:pPr>
      <w:r w:rsidRPr="007A6466">
        <w:rPr>
          <w:lang w:val="en-GB"/>
        </w:rPr>
        <w:t>3.</w:t>
      </w:r>
      <w:r w:rsidRPr="007A6466">
        <w:rPr>
          <w:lang w:val="en-GB"/>
        </w:rPr>
        <w:tab/>
        <w:t xml:space="preserve">Rauf R, von Matthey F, Croenlein M, Zyskowski M, van Griensven M, Biberthaler P, et al. Changes in the temporal distribution of in-hospital mortality in severely injured patients—An analysis of the TraumaRegister DGU. Patman S, editor. PLOS ONE. 2019 Feb;14(2):e0212095. </w:t>
      </w:r>
    </w:p>
    <w:p w14:paraId="57B827CE" w14:textId="77777777" w:rsidR="007A6466" w:rsidRPr="007A6466" w:rsidRDefault="007A6466" w:rsidP="007A6466">
      <w:pPr>
        <w:rPr>
          <w:lang w:val="en-GB"/>
        </w:rPr>
      </w:pPr>
      <w:r w:rsidRPr="007A6466">
        <w:rPr>
          <w:lang w:val="en-GB"/>
        </w:rPr>
        <w:t>4.</w:t>
      </w:r>
      <w:r w:rsidRPr="007A6466">
        <w:rPr>
          <w:lang w:val="en-GB"/>
        </w:rPr>
        <w:tab/>
        <w:t>Roy N, Kizhakke Veetil D, Khajanchi MU, Kumar V, Solomon H, Kamble J, et al. Learning from 2523 trauma deaths in India- opportunities to prevent in-hospital deaths. BMC Health Services Research [Internet]. 2017 Feb;17(1). Available from: http://dx.doi.org/10.1186/s12913-017-2085-7</w:t>
      </w:r>
    </w:p>
    <w:p w14:paraId="4EDBEEEA" w14:textId="77777777" w:rsidR="007A6466" w:rsidRPr="007A6466" w:rsidRDefault="007A6466" w:rsidP="007A6466">
      <w:pPr>
        <w:rPr>
          <w:lang w:val="en-GB"/>
        </w:rPr>
      </w:pPr>
      <w:r w:rsidRPr="007A6466">
        <w:rPr>
          <w:lang w:val="en-GB"/>
        </w:rPr>
        <w:t>5.</w:t>
      </w:r>
      <w:r w:rsidRPr="007A6466">
        <w:rPr>
          <w:lang w:val="en-GB"/>
        </w:rPr>
        <w:tab/>
        <w:t xml:space="preserve">Callcut RA, Kornblith LZ, Conroy AS, Robles AJ, Meizoso JP, Namias N, et al. The why and how our trauma patients die: A prospective Multicenter Western Trauma Association study. J Trauma Acute Care Surg. 2019 May;86(5):864–70. </w:t>
      </w:r>
    </w:p>
    <w:p w14:paraId="6669621E" w14:textId="77777777" w:rsidR="007A6466" w:rsidRPr="007A6466" w:rsidRDefault="007A6466" w:rsidP="007A6466">
      <w:pPr>
        <w:rPr>
          <w:lang w:val="en-GB"/>
        </w:rPr>
      </w:pPr>
      <w:r w:rsidRPr="007A6466">
        <w:rPr>
          <w:lang w:val="en-GB"/>
        </w:rPr>
        <w:t>6.</w:t>
      </w:r>
      <w:r w:rsidRPr="007A6466">
        <w:rPr>
          <w:lang w:val="en-GB"/>
        </w:rPr>
        <w:tab/>
        <w:t xml:space="preserve">Ghorbani P, Strömmer L. Analysis of preventable deaths and errors in trauma care in a Scandinavian trauma level-I centre. Acta Anaesthesiologica Scandinavica. 2018 May;62(8):1146–53. </w:t>
      </w:r>
    </w:p>
    <w:p w14:paraId="73E6144D" w14:textId="77777777" w:rsidR="007A6466" w:rsidRPr="007A6466" w:rsidRDefault="007A6466" w:rsidP="007A6466">
      <w:pPr>
        <w:rPr>
          <w:lang w:val="en-GB"/>
        </w:rPr>
      </w:pPr>
      <w:r w:rsidRPr="007A6466">
        <w:rPr>
          <w:lang w:val="en-GB"/>
        </w:rPr>
        <w:t>7.</w:t>
      </w:r>
      <w:r w:rsidRPr="007A6466">
        <w:rPr>
          <w:lang w:val="en-GB"/>
        </w:rPr>
        <w:tab/>
        <w:t xml:space="preserve">Mohammad A, Branicki F, Abu-Zidan FM. Educational and Clinical Impact of Advanced Trauma Life Support (ATLS) Courses: A Systematic Review. World Journal of Surgery. 2013 Oct;38(2):322–9. </w:t>
      </w:r>
    </w:p>
    <w:p w14:paraId="5CA5D465" w14:textId="77777777" w:rsidR="007A6466" w:rsidRPr="007A6466" w:rsidRDefault="007A6466" w:rsidP="007A6466">
      <w:pPr>
        <w:rPr>
          <w:lang w:val="en-GB"/>
        </w:rPr>
      </w:pPr>
      <w:r w:rsidRPr="007A6466">
        <w:rPr>
          <w:lang w:val="en-GB"/>
        </w:rPr>
        <w:t>8.</w:t>
      </w:r>
      <w:r w:rsidRPr="007A6466">
        <w:rPr>
          <w:lang w:val="en-GB"/>
        </w:rPr>
        <w:tab/>
        <w:t>Jayaraman S, Sethi D, Chinnock P, Wong R. Advanced trauma life support training for hospital staff. Cochrane Database of Systematic Reviews [Internet]. 2014 Aug; Available from: http://dx.doi.org/10.1002/14651858.CD004173.pub4</w:t>
      </w:r>
    </w:p>
    <w:p w14:paraId="60D1FB49" w14:textId="77777777" w:rsidR="007A6466" w:rsidRPr="007A6466" w:rsidRDefault="007A6466" w:rsidP="007A6466">
      <w:pPr>
        <w:rPr>
          <w:lang w:val="en-GB"/>
        </w:rPr>
      </w:pPr>
      <w:r w:rsidRPr="007A6466">
        <w:rPr>
          <w:lang w:val="en-GB"/>
        </w:rPr>
        <w:t>9.</w:t>
      </w:r>
      <w:r w:rsidRPr="007A6466">
        <w:rPr>
          <w:lang w:val="en-GB"/>
        </w:rPr>
        <w:tab/>
        <w:t xml:space="preserve">Kadhum M, Sinclair P, Lavy C. Are Primary Trauma Care (PTC) courses beneficial in low- and middle-income countries - A systematic review. Injury. 2020 Feb;51(2):136–41. </w:t>
      </w:r>
    </w:p>
    <w:p w14:paraId="72A1FC21" w14:textId="77777777" w:rsidR="007A6466" w:rsidRPr="007A6466" w:rsidRDefault="007A6466" w:rsidP="007A6466">
      <w:pPr>
        <w:rPr>
          <w:lang w:val="en-GB"/>
        </w:rPr>
      </w:pPr>
      <w:r w:rsidRPr="007A6466">
        <w:rPr>
          <w:lang w:val="en-GB"/>
        </w:rPr>
        <w:t>10.</w:t>
      </w:r>
      <w:r w:rsidRPr="007A6466">
        <w:rPr>
          <w:lang w:val="en-GB"/>
        </w:rPr>
        <w:tab/>
        <w:t xml:space="preserve">Jin J, Akau’ola S, Yip CH, Nthumba P, Ameh EA, de Jonge S, et al. Effectiveness of Quality Improvement Processes, Interventions, and Structure in Trauma Systems in Low- and Middle-Income Countries: A Systematic Review and Meta-analysis. World Journal of Surgery. 2021 Apr;45(7):1982–98. </w:t>
      </w:r>
    </w:p>
    <w:p w14:paraId="4B526B4F" w14:textId="77777777" w:rsidR="007A6466" w:rsidRPr="007A6466" w:rsidRDefault="007A6466" w:rsidP="007A6466">
      <w:pPr>
        <w:rPr>
          <w:lang w:val="en-GB"/>
        </w:rPr>
      </w:pPr>
      <w:r w:rsidRPr="007A6466">
        <w:rPr>
          <w:lang w:val="en-GB"/>
        </w:rPr>
        <w:lastRenderedPageBreak/>
        <w:t>11.</w:t>
      </w:r>
      <w:r w:rsidRPr="007A6466">
        <w:rPr>
          <w:lang w:val="en-GB"/>
        </w:rPr>
        <w:tab/>
        <w:t xml:space="preserve">McIver R, Erdogan M, Parker R, Evans A, Green R, Gomez D, et al. Effect of trauma quality improvement initiatives on outcomes and costs at community hospitals: A scoping review. Injury. 2024 Jun;55(6):111492. </w:t>
      </w:r>
    </w:p>
    <w:p w14:paraId="33EB9024" w14:textId="77777777" w:rsidR="007A6466" w:rsidRPr="007A6466" w:rsidRDefault="007A6466" w:rsidP="007A6466">
      <w:pPr>
        <w:rPr>
          <w:lang w:val="en-GB"/>
        </w:rPr>
      </w:pPr>
      <w:r w:rsidRPr="007A6466">
        <w:rPr>
          <w:lang w:val="en-GB"/>
        </w:rPr>
        <w:t>12.</w:t>
      </w:r>
      <w:r w:rsidRPr="007A6466">
        <w:rPr>
          <w:lang w:val="en-GB"/>
        </w:rPr>
        <w:tab/>
        <w:t xml:space="preserve">American College of Surgeons C on T. Advanced Trauma Life Support® Student Course Manual. 10th ed. 633 N. Saint Clair Street, Chicago, IL 60611-3211: American College of Surgeons; 2018. </w:t>
      </w:r>
    </w:p>
    <w:p w14:paraId="6F0571C4" w14:textId="77777777" w:rsidR="007A6466" w:rsidRPr="007A6466" w:rsidRDefault="007A6466" w:rsidP="007A6466">
      <w:pPr>
        <w:rPr>
          <w:lang w:val="en-GB"/>
        </w:rPr>
      </w:pPr>
      <w:r w:rsidRPr="007A6466">
        <w:rPr>
          <w:lang w:val="en-GB"/>
        </w:rPr>
        <w:t>13.</w:t>
      </w:r>
      <w:r w:rsidRPr="007A6466">
        <w:rPr>
          <w:lang w:val="en-GB"/>
        </w:rPr>
        <w:tab/>
        <w:t xml:space="preserve">American College of Surgeons. Resources for Optimal Care of the Injured Patient. Chicago, IL 60611-3295: American College of Surgeons; 2022. </w:t>
      </w:r>
    </w:p>
    <w:p w14:paraId="3EEA715A" w14:textId="77777777" w:rsidR="007A6466" w:rsidRPr="007A6466" w:rsidRDefault="007A6466" w:rsidP="007A6466">
      <w:pPr>
        <w:rPr>
          <w:lang w:val="en-GB"/>
        </w:rPr>
      </w:pPr>
      <w:r w:rsidRPr="007A6466">
        <w:rPr>
          <w:lang w:val="en-GB"/>
        </w:rPr>
        <w:t>14.</w:t>
      </w:r>
      <w:r w:rsidRPr="007A6466">
        <w:rPr>
          <w:lang w:val="en-GB"/>
        </w:rPr>
        <w:tab/>
        <w:t xml:space="preserve">Ali J, Cohen R, Reznick R. Demonstration of Acquisition of Trauma Management Skills by Senior Medical Students Completing the ATLS Program. The Journal of Trauma: Injury, Infection, and Critical Care. 1995 May;38(5):687–91. </w:t>
      </w:r>
    </w:p>
    <w:p w14:paraId="430B5AFE" w14:textId="77777777" w:rsidR="007A6466" w:rsidRPr="007A6466" w:rsidRDefault="007A6466" w:rsidP="007A6466">
      <w:pPr>
        <w:rPr>
          <w:lang w:val="en-GB"/>
        </w:rPr>
      </w:pPr>
      <w:r w:rsidRPr="007A6466">
        <w:rPr>
          <w:lang w:val="en-GB"/>
        </w:rPr>
        <w:t>15.</w:t>
      </w:r>
      <w:r w:rsidRPr="007A6466">
        <w:rPr>
          <w:lang w:val="en-GB"/>
        </w:rPr>
        <w:tab/>
        <w:t xml:space="preserve">Ali J, Cohen R, Adam R, Theophilus J. G, Pierre I, Bedaysie H, et al. Teaching Effectiveness of the Advanced Trauma Life Support Program as Demonstrated by an Objective Structured Clinical Examination for Practicing Physicians. World Journal of Surgery. 1996 Oct;20(8):1121–6. </w:t>
      </w:r>
    </w:p>
    <w:p w14:paraId="25AE9F30" w14:textId="77777777" w:rsidR="007A6466" w:rsidRPr="007A6466" w:rsidRDefault="007A6466" w:rsidP="007A6466">
      <w:pPr>
        <w:rPr>
          <w:lang w:val="en-GB"/>
        </w:rPr>
      </w:pPr>
      <w:r w:rsidRPr="007A6466">
        <w:rPr>
          <w:lang w:val="en-GB"/>
        </w:rPr>
        <w:t>16.</w:t>
      </w:r>
      <w:r w:rsidRPr="007A6466">
        <w:rPr>
          <w:lang w:val="en-GB"/>
        </w:rPr>
        <w:tab/>
        <w:t xml:space="preserve">Ali J, Adam RU, Josa D, Pierre I, Bedaysie H, West U, et al. Comparison of Performance of Interns Completing the Old (1993) and New Interactive (1997) Advanced Trauma Life Support Courses. The Journal of Trauma: Injury, Infection, and Critical Care. 1999 Jan;46(1):80–6. </w:t>
      </w:r>
    </w:p>
    <w:p w14:paraId="371DB0E8" w14:textId="77777777" w:rsidR="007A6466" w:rsidRPr="007A6466" w:rsidRDefault="007A6466" w:rsidP="007A6466">
      <w:pPr>
        <w:rPr>
          <w:lang w:val="en-GB"/>
        </w:rPr>
      </w:pPr>
      <w:r w:rsidRPr="007A6466">
        <w:rPr>
          <w:lang w:val="en-GB"/>
        </w:rPr>
        <w:t>17.</w:t>
      </w:r>
      <w:r w:rsidRPr="007A6466">
        <w:rPr>
          <w:lang w:val="en-GB"/>
        </w:rPr>
        <w:tab/>
        <w:t>Putra AB, Nurachman LA, Suryawiditya BA, Risyaldi M, Sihardo L. Impact of Advanced Trauma Life Support Training for Improving Mortality Outcome: A Systematic Review and Meta-analysis. The New Ropanasury Journal of Surgery [Internet]. 2023 Jun;8(2). Available from: http://dx.doi.org/10.7454/nrjs.v8i2.1152</w:t>
      </w:r>
    </w:p>
    <w:p w14:paraId="09187E2A" w14:textId="77777777" w:rsidR="007A6466" w:rsidRPr="007A6466" w:rsidRDefault="007A6466" w:rsidP="007A6466">
      <w:pPr>
        <w:rPr>
          <w:lang w:val="en-GB"/>
        </w:rPr>
      </w:pPr>
      <w:r w:rsidRPr="007A6466">
        <w:rPr>
          <w:lang w:val="en-GB"/>
        </w:rPr>
        <w:t>18.</w:t>
      </w:r>
      <w:r w:rsidRPr="007A6466">
        <w:rPr>
          <w:lang w:val="en-GB"/>
        </w:rPr>
        <w:tab/>
        <w:t xml:space="preserve">Vestrup JA, Stormorken A, Wood V. Impact of advanced trauma life support training on early trauma management. The American Journal of Surgery. 1988 May;155(5):704–7. </w:t>
      </w:r>
    </w:p>
    <w:p w14:paraId="0BACC87C" w14:textId="77777777" w:rsidR="007A6466" w:rsidRPr="007A6466" w:rsidRDefault="007A6466" w:rsidP="007A6466">
      <w:pPr>
        <w:rPr>
          <w:lang w:val="en-GB"/>
        </w:rPr>
      </w:pPr>
      <w:r w:rsidRPr="007A6466">
        <w:rPr>
          <w:lang w:val="en-GB"/>
        </w:rPr>
        <w:t>19.</w:t>
      </w:r>
      <w:r w:rsidRPr="007A6466">
        <w:rPr>
          <w:lang w:val="en-GB"/>
        </w:rPr>
        <w:tab/>
        <w:t xml:space="preserve">Ariyanayagam D, Naraynsingh V, Maraj I. The impact of the ATLS course on traffic accident mortality in Trinidad and Tobago. West Indian Medical Journal. 1992 Jun;41(2):72–4. </w:t>
      </w:r>
    </w:p>
    <w:p w14:paraId="7E93EB80" w14:textId="77777777" w:rsidR="007A6466" w:rsidRPr="007A6466" w:rsidRDefault="007A6466" w:rsidP="007A6466">
      <w:pPr>
        <w:rPr>
          <w:lang w:val="en-GB"/>
        </w:rPr>
      </w:pPr>
      <w:r w:rsidRPr="007A6466">
        <w:rPr>
          <w:lang w:val="en-GB"/>
        </w:rPr>
        <w:t>20.</w:t>
      </w:r>
      <w:r w:rsidRPr="007A6466">
        <w:rPr>
          <w:lang w:val="en-GB"/>
        </w:rPr>
        <w:tab/>
        <w:t xml:space="preserve">Ali J, Adam R, Butler AK, Chang H, Howard M, Gonsalves D, et al. Trauma outcome improves following the advanced trauma life support program in a developing country. The Journal of Trauma: Injury, Infection, and Critical Care. 1993 Jun;34(6):890–9. </w:t>
      </w:r>
    </w:p>
    <w:p w14:paraId="0BBE7F05" w14:textId="77777777" w:rsidR="007A6466" w:rsidRPr="007A6466" w:rsidRDefault="007A6466" w:rsidP="007A6466">
      <w:pPr>
        <w:rPr>
          <w:lang w:val="en-GB"/>
        </w:rPr>
      </w:pPr>
      <w:r w:rsidRPr="007A6466">
        <w:rPr>
          <w:lang w:val="en-GB"/>
        </w:rPr>
        <w:t>21.</w:t>
      </w:r>
      <w:r w:rsidRPr="007A6466">
        <w:rPr>
          <w:lang w:val="en-GB"/>
        </w:rPr>
        <w:tab/>
        <w:t xml:space="preserve">Olson CJ, Arthur M, Mullins RJ, Rowland D, Hedges JR, Mann NC. Influence of trauma system implementation on process of care delivered to seriously injured patients in rural trauma centers. Surgery. 2001 Aug;130(2):273–9. </w:t>
      </w:r>
    </w:p>
    <w:p w14:paraId="261B9D7D" w14:textId="77777777" w:rsidR="007A6466" w:rsidRPr="007A6466" w:rsidRDefault="007A6466" w:rsidP="007A6466">
      <w:pPr>
        <w:rPr>
          <w:lang w:val="en-GB"/>
        </w:rPr>
      </w:pPr>
      <w:r w:rsidRPr="007A6466">
        <w:rPr>
          <w:lang w:val="en-GB"/>
        </w:rPr>
        <w:t>22.</w:t>
      </w:r>
      <w:r w:rsidRPr="007A6466">
        <w:rPr>
          <w:lang w:val="en-GB"/>
        </w:rPr>
        <w:tab/>
        <w:t xml:space="preserve">van Olden GDJ, Dik Meeuwis J, Bolhuis HW, Boxma H, Goris RJA. Clinical impact of advanced trauma life support. The American Journal of Emergency Medicine. 2004 Nov;22(7):522–5. </w:t>
      </w:r>
    </w:p>
    <w:p w14:paraId="0C758082" w14:textId="77777777" w:rsidR="007A6466" w:rsidRPr="007A6466" w:rsidRDefault="007A6466" w:rsidP="007A6466">
      <w:pPr>
        <w:rPr>
          <w:lang w:val="en-GB"/>
        </w:rPr>
      </w:pPr>
      <w:r w:rsidRPr="007A6466">
        <w:rPr>
          <w:lang w:val="en-GB"/>
        </w:rPr>
        <w:t>23.</w:t>
      </w:r>
      <w:r w:rsidRPr="007A6466">
        <w:rPr>
          <w:lang w:val="en-GB"/>
        </w:rPr>
        <w:tab/>
        <w:t xml:space="preserve">Wang P, Li NP, Gu YF, Lu XB, Cong JN, Yang X, et al. Comparison of severe trauma care effect before and after advanced trauma life support training. Chinese Journal of Traumatology. 2010 Dec;13(6):341–4. </w:t>
      </w:r>
    </w:p>
    <w:p w14:paraId="12CFA244" w14:textId="77777777" w:rsidR="007A6466" w:rsidRPr="007A6466" w:rsidRDefault="007A6466" w:rsidP="007A6466">
      <w:pPr>
        <w:rPr>
          <w:lang w:val="en-GB"/>
        </w:rPr>
      </w:pPr>
      <w:r w:rsidRPr="007A6466">
        <w:rPr>
          <w:lang w:val="en-GB"/>
        </w:rPr>
        <w:t>24.</w:t>
      </w:r>
      <w:r w:rsidRPr="007A6466">
        <w:rPr>
          <w:lang w:val="en-GB"/>
        </w:rPr>
        <w:tab/>
        <w:t xml:space="preserve">Drimousis PG, Theodorou D, Toutouzas K, Stergiopoulos S, Delicha EM, Giannopoulos P, et al. Advanced Trauma Life Support certified physicians in a non trauma system setting: Is it enough? Resuscitation. 2011 Feb;82(2):180–4. </w:t>
      </w:r>
    </w:p>
    <w:p w14:paraId="4290D688" w14:textId="77777777" w:rsidR="007A6466" w:rsidRPr="007A6466" w:rsidRDefault="007A6466" w:rsidP="007A6466">
      <w:pPr>
        <w:rPr>
          <w:lang w:val="en-GB"/>
        </w:rPr>
      </w:pPr>
      <w:r w:rsidRPr="007A6466">
        <w:rPr>
          <w:lang w:val="en-GB"/>
        </w:rPr>
        <w:t>25.</w:t>
      </w:r>
      <w:r w:rsidRPr="007A6466">
        <w:rPr>
          <w:lang w:val="en-GB"/>
        </w:rPr>
        <w:tab/>
        <w:t xml:space="preserve">Hashmi ZG, Haider AH, Zafar SN, Kisat M, Moosa A, Siddiqui F, et al. Hospital-based trauma quality improvement initiatives: First step toward improving trauma outcomes in the developing world. Journal of Trauma and Acute Care Surgery. 2013 Jul;75(1):60–8. </w:t>
      </w:r>
    </w:p>
    <w:p w14:paraId="4982F25A" w14:textId="77777777" w:rsidR="007A6466" w:rsidRPr="007A6466" w:rsidRDefault="007A6466" w:rsidP="007A6466">
      <w:pPr>
        <w:rPr>
          <w:lang w:val="en-GB"/>
        </w:rPr>
      </w:pPr>
      <w:r w:rsidRPr="007A6466">
        <w:rPr>
          <w:lang w:val="en-GB"/>
        </w:rPr>
        <w:t>26.</w:t>
      </w:r>
      <w:r w:rsidRPr="007A6466">
        <w:rPr>
          <w:lang w:val="en-GB"/>
        </w:rPr>
        <w:tab/>
        <w:t xml:space="preserve">Petroze RT, Byiringiro JC, Ntakiyiruta G, Briggs SM, Deckelbaum DL, Razek T, et al. Can Focused Trauma Education Initiatives Reduce Mortality or Improve Resource Utilization in a Low-Resource Setting? World Journal of Surgery. 2014 Dec;39(4):926–33. </w:t>
      </w:r>
    </w:p>
    <w:p w14:paraId="3F984375" w14:textId="77777777" w:rsidR="007A6466" w:rsidRPr="007A6466" w:rsidRDefault="007A6466" w:rsidP="007A6466">
      <w:pPr>
        <w:rPr>
          <w:lang w:val="en-GB"/>
        </w:rPr>
      </w:pPr>
      <w:r w:rsidRPr="007A6466">
        <w:rPr>
          <w:lang w:val="en-GB"/>
        </w:rPr>
        <w:t>27.</w:t>
      </w:r>
      <w:r w:rsidRPr="007A6466">
        <w:rPr>
          <w:lang w:val="en-GB"/>
        </w:rPr>
        <w:tab/>
        <w:t xml:space="preserve">Bellanova G, Buccelletti F, Berletti R, Cavana M, Folgheraiter G, Groppo F, et al. How formative courses about damage control surgery and non-operative management improved outcome </w:t>
      </w:r>
      <w:r w:rsidRPr="007A6466">
        <w:rPr>
          <w:lang w:val="en-GB"/>
        </w:rPr>
        <w:lastRenderedPageBreak/>
        <w:t xml:space="preserve">and survival in unstable politrauma patients in a Mountain Trauma Center. Annali italiani di chirurgia. 2016 Oct;87(1):68–74. </w:t>
      </w:r>
    </w:p>
    <w:p w14:paraId="4F60B466" w14:textId="77777777" w:rsidR="007A6466" w:rsidRPr="007A6466" w:rsidRDefault="007A6466" w:rsidP="007A6466">
      <w:pPr>
        <w:rPr>
          <w:lang w:val="en-GB"/>
        </w:rPr>
      </w:pPr>
      <w:r w:rsidRPr="007A6466">
        <w:rPr>
          <w:lang w:val="en-GB"/>
        </w:rPr>
        <w:t>28.</w:t>
      </w:r>
      <w:r w:rsidRPr="007A6466">
        <w:rPr>
          <w:lang w:val="en-GB"/>
        </w:rPr>
        <w:tab/>
        <w:t>Magnone S, Allegri A, Belotti E, Castelli CC, Ceresoli M, Coccolini F, et al. Impact of ATLS Guidelines and Trauma Team Introduction an 24 Hours Mortality in Severe Trauma in a Busy Italian Metropolitan Hospital: a Case Control Study. Turkish Journal of Trauma and Emergency Surgery [Internet]. 2015; Available from: http://dx.doi.org/10.5505/tjtes.2015.19540</w:t>
      </w:r>
    </w:p>
    <w:p w14:paraId="4BF57F2D" w14:textId="77777777" w:rsidR="007A6466" w:rsidRPr="007A6466" w:rsidRDefault="007A6466" w:rsidP="007A6466">
      <w:pPr>
        <w:rPr>
          <w:lang w:val="en-GB"/>
        </w:rPr>
      </w:pPr>
      <w:r w:rsidRPr="007A6466">
        <w:rPr>
          <w:lang w:val="en-GB"/>
        </w:rPr>
        <w:t>29.</w:t>
      </w:r>
      <w:r w:rsidRPr="007A6466">
        <w:rPr>
          <w:lang w:val="en-GB"/>
        </w:rPr>
        <w:tab/>
        <w:t xml:space="preserve">Kamau C, Chikophe I, Abdallah A, Mogere E. Impact of advanced trauma life support training on 30-day mortality in severely injured patients at a Kenyan tertiary center: a retrospective matched case-control study. International Journal of Emergency Medicine. 2024 Oct 10;17(1):153. </w:t>
      </w:r>
    </w:p>
    <w:p w14:paraId="241CBE30" w14:textId="77777777" w:rsidR="007A6466" w:rsidRPr="007A6466" w:rsidRDefault="007A6466" w:rsidP="007A6466">
      <w:pPr>
        <w:rPr>
          <w:lang w:val="en-GB"/>
        </w:rPr>
      </w:pPr>
      <w:r w:rsidRPr="007A6466">
        <w:rPr>
          <w:lang w:val="en-GB"/>
        </w:rPr>
        <w:t>30.</w:t>
      </w:r>
      <w:r w:rsidRPr="007A6466">
        <w:rPr>
          <w:lang w:val="en-GB"/>
        </w:rPr>
        <w:tab/>
        <w:t xml:space="preserve">Gerdin Wärnberg M, Berg J, Bhandarkar P, Chatterjee A, Chatterjee S, Chintamani C, et al. A pilot multicentre cluster randomised trial to compare the effect of trauma life support training programmes on patient and provider outcomes. BMJ Open. 2022 Apr;12(4):e057504. </w:t>
      </w:r>
    </w:p>
    <w:p w14:paraId="7DB8ECEF" w14:textId="77777777" w:rsidR="007A6466" w:rsidRPr="007A6466" w:rsidRDefault="007A6466" w:rsidP="007A6466">
      <w:pPr>
        <w:rPr>
          <w:lang w:val="en-GB"/>
        </w:rPr>
      </w:pPr>
      <w:r w:rsidRPr="007A6466">
        <w:rPr>
          <w:lang w:val="en-GB"/>
        </w:rPr>
        <w:t>31.</w:t>
      </w:r>
      <w:r w:rsidRPr="007A6466">
        <w:rPr>
          <w:lang w:val="en-GB"/>
        </w:rPr>
        <w:tab/>
        <w:t xml:space="preserve">Gerdin Wärnberg M, Basak D, Berg J, Chatterjee S, Felländer-Tsai L, Ghag G, et al. Feasibility of a Cluster Randomised Trial on the Effect of Trauma Life Support Training: A Pilot Study. medRxiv. 2024 Nov 26;2024.03.13.24304236. </w:t>
      </w:r>
    </w:p>
    <w:p w14:paraId="3A668130" w14:textId="77777777" w:rsidR="007A6466" w:rsidRPr="007A6466" w:rsidRDefault="007A6466" w:rsidP="007A6466">
      <w:pPr>
        <w:rPr>
          <w:lang w:val="en-GB"/>
        </w:rPr>
      </w:pPr>
      <w:r w:rsidRPr="007A6466">
        <w:rPr>
          <w:lang w:val="en-GB"/>
        </w:rPr>
        <w:t>32.</w:t>
      </w:r>
      <w:r w:rsidRPr="007A6466">
        <w:rPr>
          <w:lang w:val="en-GB"/>
        </w:rPr>
        <w:tab/>
        <w:t>David S, Gerdin Wärnberg M, Trauma life support training Effectiveness Research Network (TERN) Collaborators. Patient-reported outcomes relevant to post-discharge trauma patients in urban India [Internet]. medRxiv; 2024 [cited 2024 Nov 11]. p. 2024.02.20.24302971. Available from: https://www.medrxiv.org/content/10.1101/2024.02.20.24302971v2</w:t>
      </w:r>
    </w:p>
    <w:p w14:paraId="0976EBBA" w14:textId="77777777" w:rsidR="007A6466" w:rsidRPr="007A6466" w:rsidRDefault="007A6466" w:rsidP="007A6466">
      <w:pPr>
        <w:rPr>
          <w:lang w:val="en-GB"/>
        </w:rPr>
      </w:pPr>
      <w:r w:rsidRPr="007A6466">
        <w:rPr>
          <w:lang w:val="en-GB"/>
        </w:rPr>
        <w:t>33.</w:t>
      </w:r>
      <w:r w:rsidRPr="007A6466">
        <w:rPr>
          <w:lang w:val="en-GB"/>
        </w:rPr>
        <w:tab/>
        <w:t xml:space="preserve">Hemming K, Haines TP, Chilton PJ, Girling AJ, Lilford RJ. The stepped wedge cluster randomised trial: rationale, design, analysis, and reporting. BMJ. 2015 Feb 6;350(feb06 1):h391–h391. </w:t>
      </w:r>
    </w:p>
    <w:p w14:paraId="323DF784" w14:textId="77777777" w:rsidR="007A6466" w:rsidRPr="007A6466" w:rsidRDefault="007A6466" w:rsidP="007A6466">
      <w:pPr>
        <w:rPr>
          <w:lang w:val="en-GB"/>
        </w:rPr>
      </w:pPr>
      <w:r w:rsidRPr="007A6466">
        <w:rPr>
          <w:lang w:val="en-GB"/>
        </w:rPr>
        <w:t>34.</w:t>
      </w:r>
      <w:r w:rsidRPr="007A6466">
        <w:rPr>
          <w:lang w:val="en-GB"/>
        </w:rPr>
        <w:tab/>
        <w:t xml:space="preserve">Grantham KL, Forbes AB, Hooper R, Kasza J. The staircase cluster randomised trial design: A pragmatic alternative to the stepped wedge. Stat Methods Med Res. 2024 Jan 1;33(1):24–41. </w:t>
      </w:r>
    </w:p>
    <w:p w14:paraId="0E4D5E98" w14:textId="77777777" w:rsidR="007A6466" w:rsidRPr="007A6466" w:rsidRDefault="007A6466" w:rsidP="007A6466">
      <w:pPr>
        <w:rPr>
          <w:lang w:val="en-GB"/>
        </w:rPr>
      </w:pPr>
      <w:r w:rsidRPr="007A6466">
        <w:rPr>
          <w:lang w:val="en-GB"/>
        </w:rPr>
        <w:t>35.</w:t>
      </w:r>
      <w:r w:rsidRPr="007A6466">
        <w:rPr>
          <w:lang w:val="en-GB"/>
        </w:rPr>
        <w:tab/>
        <w:t xml:space="preserve">Hemming K, Taljaard M. Reflection on modern methods: when is a stepped-wedge cluster randomized trial a good study design choice? International Journal of Epidemiology. 2020 May;49(3):1043–52. </w:t>
      </w:r>
    </w:p>
    <w:p w14:paraId="4932A650" w14:textId="77777777" w:rsidR="007A6466" w:rsidRPr="007A6466" w:rsidRDefault="007A6466" w:rsidP="007A6466">
      <w:pPr>
        <w:rPr>
          <w:lang w:val="en-GB"/>
        </w:rPr>
      </w:pPr>
      <w:r w:rsidRPr="007A6466">
        <w:rPr>
          <w:lang w:val="en-GB"/>
        </w:rPr>
        <w:t>36.</w:t>
      </w:r>
      <w:r w:rsidRPr="007A6466">
        <w:rPr>
          <w:lang w:val="en-GB"/>
        </w:rPr>
        <w:tab/>
        <w:t xml:space="preserve">Kasza J, Bowden R, Hooper R, Forbes AB. The batched stepped wedge design: A design robust to delays in cluster recruitment. Statistics in Medicine. 2022 May;41(18):3627–41. </w:t>
      </w:r>
    </w:p>
    <w:p w14:paraId="372334A3" w14:textId="77777777" w:rsidR="007A6466" w:rsidRPr="007A6466" w:rsidRDefault="007A6466" w:rsidP="007A6466">
      <w:pPr>
        <w:rPr>
          <w:lang w:val="en-GB"/>
        </w:rPr>
      </w:pPr>
      <w:r w:rsidRPr="007A6466">
        <w:rPr>
          <w:lang w:val="en-GB"/>
        </w:rPr>
        <w:t>37.</w:t>
      </w:r>
      <w:r w:rsidRPr="007A6466">
        <w:rPr>
          <w:lang w:val="en-GB"/>
        </w:rPr>
        <w:tab/>
        <w:t xml:space="preserve">Hemming K, Kasza J, Hooper R, Forbes A, Taljaard M. A tutorial on sample size calculation for multiple-period cluster randomized parallel, cross-over and stepped-wedge trials using the Shiny CRT Calculator. International Journal of Epidemiology. 2020 Feb;49(3):979–95. </w:t>
      </w:r>
    </w:p>
    <w:p w14:paraId="5CA7286E" w14:textId="77777777" w:rsidR="007A6466" w:rsidRPr="007A6466" w:rsidRDefault="007A6466" w:rsidP="007A6466">
      <w:pPr>
        <w:rPr>
          <w:lang w:val="en-GB"/>
        </w:rPr>
      </w:pPr>
      <w:r w:rsidRPr="007A6466">
        <w:rPr>
          <w:lang w:val="en-GB"/>
        </w:rPr>
        <w:t>38.</w:t>
      </w:r>
      <w:r w:rsidRPr="007A6466">
        <w:rPr>
          <w:lang w:val="en-GB"/>
        </w:rPr>
        <w:tab/>
        <w:t xml:space="preserve">Campbell MK, Fayers PM, Grimshaw JM. Determinants of the intracluster correlation coefficient in cluster randomized trials: the case of implementation research. Clinical Trials. 2005 Apr;2(2):99–107. </w:t>
      </w:r>
    </w:p>
    <w:p w14:paraId="13C6EE4A" w14:textId="77777777" w:rsidR="007A6466" w:rsidRPr="007A6466" w:rsidRDefault="007A6466" w:rsidP="007A6466">
      <w:pPr>
        <w:rPr>
          <w:lang w:val="en-GB"/>
        </w:rPr>
      </w:pPr>
      <w:r w:rsidRPr="007A6466">
        <w:rPr>
          <w:lang w:val="en-GB"/>
        </w:rPr>
        <w:t>39.</w:t>
      </w:r>
      <w:r w:rsidRPr="007A6466">
        <w:rPr>
          <w:lang w:val="en-GB"/>
        </w:rPr>
        <w:tab/>
        <w:t xml:space="preserve">Eldridge SM, Costelloe CE, Kahan BC, Lancaster GA, Kerry SM. How big should the pilot study for my cluster randomised trial be? Statistical Methods in Medical Research. 2015 Jun;25(3):1039–56. </w:t>
      </w:r>
    </w:p>
    <w:p w14:paraId="51B036B1" w14:textId="77777777" w:rsidR="007A6466" w:rsidRPr="007A6466" w:rsidRDefault="007A6466" w:rsidP="007A6466">
      <w:pPr>
        <w:rPr>
          <w:lang w:val="en-GB"/>
        </w:rPr>
      </w:pPr>
      <w:r w:rsidRPr="007A6466">
        <w:rPr>
          <w:lang w:val="en-GB"/>
        </w:rPr>
        <w:t>40.</w:t>
      </w:r>
      <w:r w:rsidRPr="007A6466">
        <w:rPr>
          <w:lang w:val="en-GB"/>
        </w:rPr>
        <w:tab/>
        <w:t>Martin J, Girling A, Nirantharakumar K, Ryan R, Marshall T, Hemming K. Intra-cluster and inter-period correlation coefficients for cross-sectional cluster randomised controlled trials for type-2 diabetes in UK primary care. Trials [Internet]. 2016 Aug;17(1). Available from: http://dx.doi.org/10.1186/s13063-016-1532-9</w:t>
      </w:r>
    </w:p>
    <w:p w14:paraId="702F0BC6" w14:textId="77777777" w:rsidR="007A6466" w:rsidRPr="007A6466" w:rsidRDefault="007A6466" w:rsidP="007A6466">
      <w:pPr>
        <w:rPr>
          <w:lang w:val="en-GB"/>
        </w:rPr>
      </w:pPr>
      <w:r w:rsidRPr="007A6466">
        <w:rPr>
          <w:lang w:val="sv-SE"/>
        </w:rPr>
        <w:t>41.</w:t>
      </w:r>
      <w:r w:rsidRPr="007A6466">
        <w:rPr>
          <w:lang w:val="sv-SE"/>
        </w:rPr>
        <w:tab/>
        <w:t xml:space="preserve">Korevaar E, Kasza J, Taljaard M, Hemming K, Haines T, Turner EL, et al. </w:t>
      </w:r>
      <w:r w:rsidRPr="007A6466">
        <w:rPr>
          <w:lang w:val="en-GB"/>
        </w:rPr>
        <w:t xml:space="preserve">Intra-cluster correlations from the CLustered OUtcome Dataset bank to inform the design of longitudinal cluster trials. Clinical Trials. 2021 Jun;18(5):529–40. </w:t>
      </w:r>
    </w:p>
    <w:p w14:paraId="57E3A536" w14:textId="77777777" w:rsidR="007A6466" w:rsidRPr="007A6466" w:rsidRDefault="007A6466" w:rsidP="007A6466">
      <w:pPr>
        <w:rPr>
          <w:lang w:val="sv-SE"/>
        </w:rPr>
      </w:pPr>
      <w:r w:rsidRPr="007A6466">
        <w:rPr>
          <w:lang w:val="en-GB"/>
        </w:rPr>
        <w:t>42.</w:t>
      </w:r>
      <w:r w:rsidRPr="007A6466">
        <w:rPr>
          <w:lang w:val="en-GB"/>
        </w:rPr>
        <w:tab/>
        <w:t xml:space="preserve">Lashoher A, Schneider EB, Juillard C, Stevens K, Colantuoni E, Berry WR, et al. Implementation of the World Health Organization Trauma Care Checklist Program in 11 Centers Across Multiple Economic Strata: Effect on Care Process Measures. </w:t>
      </w:r>
      <w:r w:rsidRPr="007A6466">
        <w:rPr>
          <w:lang w:val="sv-SE"/>
        </w:rPr>
        <w:t xml:space="preserve">World J Surg. 2017 Apr;41(4):954–62. </w:t>
      </w:r>
    </w:p>
    <w:p w14:paraId="5345F33D" w14:textId="77777777" w:rsidR="007A6466" w:rsidRPr="007A6466" w:rsidRDefault="007A6466" w:rsidP="007A6466">
      <w:pPr>
        <w:rPr>
          <w:lang w:val="en-GB"/>
        </w:rPr>
      </w:pPr>
      <w:r w:rsidRPr="007A6466">
        <w:rPr>
          <w:lang w:val="sv-SE"/>
        </w:rPr>
        <w:lastRenderedPageBreak/>
        <w:t>43.</w:t>
      </w:r>
      <w:r w:rsidRPr="007A6466">
        <w:rPr>
          <w:lang w:val="sv-SE"/>
        </w:rPr>
        <w:tab/>
        <w:t xml:space="preserve">Kapitan E, Berg J, David S, N ML, Felländer-Tsai L, Chatterjee S, et al. </w:t>
      </w:r>
      <w:r w:rsidRPr="007A6466">
        <w:rPr>
          <w:lang w:val="en-GB"/>
        </w:rPr>
        <w:t xml:space="preserve">The effect of trauma quality improvement programme implementation on quality of life among trauma patients in urban India. Injury. 2025 Apr 15;112333. </w:t>
      </w:r>
    </w:p>
    <w:p w14:paraId="3D915735" w14:textId="77777777" w:rsidR="007A6466" w:rsidRPr="007A6466" w:rsidRDefault="007A6466" w:rsidP="007A6466">
      <w:pPr>
        <w:rPr>
          <w:lang w:val="en-GB"/>
        </w:rPr>
      </w:pPr>
      <w:r w:rsidRPr="007A6466">
        <w:rPr>
          <w:lang w:val="en-GB"/>
        </w:rPr>
        <w:t>44.</w:t>
      </w:r>
      <w:r w:rsidRPr="007A6466">
        <w:rPr>
          <w:lang w:val="en-GB"/>
        </w:rPr>
        <w:tab/>
        <w:t xml:space="preserve">Higgins AM, Neto AS, Bailey M, Barrett J, Bellomo R, Cooper DJ, et al. The psychometric properties and minimal clinically important difference for disability assessment using WHODAS 2.0 in critically ill patients. Critical Care and Resuscitation. 2021 Mar 1;23(1):103–12. </w:t>
      </w:r>
    </w:p>
    <w:p w14:paraId="0BCB6340" w14:textId="77777777" w:rsidR="007A6466" w:rsidRPr="007A6466" w:rsidRDefault="007A6466" w:rsidP="007A6466">
      <w:pPr>
        <w:rPr>
          <w:lang w:val="sv-SE"/>
        </w:rPr>
      </w:pPr>
      <w:r w:rsidRPr="007A6466">
        <w:rPr>
          <w:lang w:val="en-GB"/>
        </w:rPr>
        <w:t>45.</w:t>
      </w:r>
      <w:r w:rsidRPr="007A6466">
        <w:rPr>
          <w:lang w:val="en-GB"/>
        </w:rPr>
        <w:tab/>
        <w:t xml:space="preserve">Harris PA, Taylor R, Thielke R, Payne J, Gonzalez N, Conde JG. Research electronic data capture (REDCap)--a metadata-driven methodology and workflow process for providing translational research informatics support. </w:t>
      </w:r>
      <w:r w:rsidRPr="007A6466">
        <w:rPr>
          <w:lang w:val="sv-SE"/>
        </w:rPr>
        <w:t xml:space="preserve">J Biomed Inform. 2009 Apr;42(2):377–81. </w:t>
      </w:r>
    </w:p>
    <w:p w14:paraId="14AB3D4F" w14:textId="77777777" w:rsidR="007A6466" w:rsidRPr="007A6466" w:rsidRDefault="007A6466" w:rsidP="007A6466">
      <w:pPr>
        <w:rPr>
          <w:lang w:val="sv-SE"/>
        </w:rPr>
      </w:pPr>
      <w:r w:rsidRPr="007A6466">
        <w:rPr>
          <w:lang w:val="sv-SE"/>
        </w:rPr>
        <w:t>46.</w:t>
      </w:r>
      <w:r w:rsidRPr="007A6466">
        <w:rPr>
          <w:lang w:val="sv-SE"/>
        </w:rPr>
        <w:tab/>
        <w:t xml:space="preserve">Harris PA, Taylor R, Minor BL, Elliott V, Fernandez M, O’Neal L, et al. </w:t>
      </w:r>
      <w:r w:rsidRPr="007A6466">
        <w:rPr>
          <w:lang w:val="en-GB"/>
        </w:rPr>
        <w:t xml:space="preserve">The REDCap consortium: Building an international community of software platform partners. </w:t>
      </w:r>
      <w:r w:rsidRPr="007A6466">
        <w:rPr>
          <w:lang w:val="sv-SE"/>
        </w:rPr>
        <w:t xml:space="preserve">J Biomed Inform. 2019 Jul;95:103208. </w:t>
      </w:r>
    </w:p>
    <w:p w14:paraId="085BB5E0" w14:textId="77777777" w:rsidR="007A6466" w:rsidRPr="007A6466" w:rsidRDefault="007A6466" w:rsidP="007A6466">
      <w:pPr>
        <w:rPr>
          <w:lang w:val="en-GB"/>
        </w:rPr>
      </w:pPr>
      <w:r w:rsidRPr="007A6466">
        <w:rPr>
          <w:lang w:val="sv-SE"/>
        </w:rPr>
        <w:t>47.</w:t>
      </w:r>
      <w:r w:rsidRPr="007A6466">
        <w:rPr>
          <w:lang w:val="sv-SE"/>
        </w:rPr>
        <w:tab/>
        <w:t xml:space="preserve">Li F, Hughes JP, Hemming K, Taljaard M, Melnick ER, Heagerty PJ. </w:t>
      </w:r>
      <w:r w:rsidRPr="007A6466">
        <w:rPr>
          <w:lang w:val="en-GB"/>
        </w:rPr>
        <w:t xml:space="preserve">Mixed-effects models for the design and analysis of stepped wedge cluster randomized trials: An overview. Statistical Methods in Medical Research. 2020 Jul;30(2):612–39. </w:t>
      </w:r>
    </w:p>
    <w:p w14:paraId="415D125D" w14:textId="77777777" w:rsidR="007A6466" w:rsidRPr="007A6466" w:rsidRDefault="007A6466" w:rsidP="007A6466">
      <w:pPr>
        <w:rPr>
          <w:lang w:val="en-GB"/>
        </w:rPr>
      </w:pPr>
      <w:r w:rsidRPr="007A6466">
        <w:rPr>
          <w:lang w:val="en-GB"/>
        </w:rPr>
        <w:t>48.</w:t>
      </w:r>
      <w:r w:rsidRPr="007A6466">
        <w:rPr>
          <w:lang w:val="en-GB"/>
        </w:rPr>
        <w:tab/>
        <w:t xml:space="preserve">Diaz T, Strong KL, Cao B, Guthold R, Moran AC, Moller AB, et al. A call for standardised age-disaggregated health data. The Lancet Healthy Longevity. 2021 Jul 1;2(7):e436–43. </w:t>
      </w:r>
    </w:p>
    <w:p w14:paraId="2A965845" w14:textId="77777777" w:rsidR="007A6466" w:rsidRPr="007A6466" w:rsidRDefault="007A6466" w:rsidP="007A6466">
      <w:pPr>
        <w:rPr>
          <w:lang w:val="en-GB"/>
        </w:rPr>
      </w:pPr>
      <w:r w:rsidRPr="007A6466">
        <w:rPr>
          <w:lang w:val="en-GB"/>
        </w:rPr>
        <w:t>49.</w:t>
      </w:r>
      <w:r w:rsidRPr="007A6466">
        <w:rPr>
          <w:lang w:val="en-GB"/>
        </w:rPr>
        <w:tab/>
        <w:t xml:space="preserve">Hornor MA, Hoeft C, Nathens AB. Quality Benchmarking in Trauma: from the NTDB to TQIP. Current Trauma Reports. 2018 Apr;4(2):160–9. </w:t>
      </w:r>
    </w:p>
    <w:p w14:paraId="64C52AC7" w14:textId="77777777" w:rsidR="007A6466" w:rsidRPr="007A6466" w:rsidRDefault="007A6466" w:rsidP="007A6466">
      <w:pPr>
        <w:rPr>
          <w:lang w:val="en-GB"/>
        </w:rPr>
      </w:pPr>
      <w:r w:rsidRPr="007A6466">
        <w:rPr>
          <w:lang w:val="en-GB"/>
        </w:rPr>
        <w:t>50.</w:t>
      </w:r>
      <w:r w:rsidRPr="007A6466">
        <w:rPr>
          <w:lang w:val="en-GB"/>
        </w:rPr>
        <w:tab/>
        <w:t xml:space="preserve">Kamp CB, Dankiewicz J, Harboe Olsen M, Holgersson J, Saxena M, Young P, et al. Sedation, temperature and pressure after cardiac arrest and resuscitation—The STEPCARE trial: A statistical analysis plan. Acta Anaesthesiologica Scandinavica. 2025;69(5):e70033. </w:t>
      </w:r>
    </w:p>
    <w:p w14:paraId="7B06FAB7" w14:textId="77777777" w:rsidR="007A6466" w:rsidRPr="007A6466" w:rsidRDefault="007A6466" w:rsidP="007A6466">
      <w:pPr>
        <w:rPr>
          <w:lang w:val="en-GB"/>
        </w:rPr>
      </w:pPr>
      <w:r w:rsidRPr="007A6466">
        <w:rPr>
          <w:lang w:val="en-GB"/>
        </w:rPr>
        <w:t>51.</w:t>
      </w:r>
      <w:r w:rsidRPr="007A6466">
        <w:rPr>
          <w:lang w:val="en-GB"/>
        </w:rPr>
        <w:tab/>
        <w:t>ICMJE | Recommendations | Defining the Role of Authors and Contributors [Internet]. [cited 2024 Feb 9]. Available from: https://www.icmje.org/recommendations/browse/roles-and-responsibilities/defining-the-role-of-authors-and-contributors.html</w:t>
      </w:r>
    </w:p>
    <w:p w14:paraId="5115CCE2" w14:textId="5A3A438C" w:rsidR="009D6F40" w:rsidRDefault="00000000" w:rsidP="0058531B">
      <w:r>
        <w:fldChar w:fldCharType="end"/>
      </w:r>
    </w:p>
    <w:sectPr w:rsidR="009D6F40">
      <w:footerReference w:type="default" r:id="rId11"/>
      <w:pgSz w:w="11900" w:h="16840"/>
      <w:pgMar w:top="1440" w:right="1134" w:bottom="1440"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BF21" w14:textId="77777777" w:rsidR="00C34D20" w:rsidRDefault="00C34D20" w:rsidP="00AC3BCA">
      <w:r>
        <w:separator/>
      </w:r>
    </w:p>
  </w:endnote>
  <w:endnote w:type="continuationSeparator" w:id="0">
    <w:p w14:paraId="14D7B444" w14:textId="77777777" w:rsidR="00C34D20" w:rsidRDefault="00C34D20" w:rsidP="00AC3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1135" w14:textId="77777777" w:rsidR="009D6F40" w:rsidRDefault="00000000">
    <w:pPr>
      <w:pStyle w:val="HeaderFooterA"/>
      <w:jc w:val="center"/>
    </w:pPr>
    <w:r>
      <w:rPr>
        <w:rFonts w:ascii="Arial" w:hAnsi="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 xml:space="preserve"> PAGE </w:instrText>
    </w:r>
    <w:r>
      <w:rPr>
        <w:rFonts w:ascii="Arial" w:eastAsia="Arial" w:hAnsi="Arial" w:cs="Arial"/>
        <w:sz w:val="18"/>
        <w:szCs w:val="18"/>
      </w:rPr>
      <w:fldChar w:fldCharType="separate"/>
    </w:r>
    <w:r w:rsidR="00AC3BCA">
      <w:rPr>
        <w:rFonts w:ascii="Arial" w:eastAsia="Arial" w:hAnsi="Arial" w:cs="Arial"/>
        <w:noProof/>
        <w:sz w:val="18"/>
        <w:szCs w:val="18"/>
      </w:rPr>
      <w:t>1</w:t>
    </w:r>
    <w:r>
      <w:rPr>
        <w:rFonts w:ascii="Arial" w:eastAsia="Arial" w:hAnsi="Arial" w:cs="Arial"/>
        <w:sz w:val="18"/>
        <w:szCs w:val="18"/>
      </w:rPr>
      <w:fldChar w:fldCharType="end"/>
    </w:r>
    <w:r>
      <w:rPr>
        <w:rFonts w:ascii="Arial" w:hAnsi="Arial"/>
        <w:sz w:val="18"/>
        <w:szCs w:val="18"/>
      </w:rPr>
      <w:t xml:space="preserve"> of </w:t>
    </w:r>
    <w:r>
      <w:rPr>
        <w:rFonts w:ascii="Arial" w:eastAsia="Arial" w:hAnsi="Arial" w:cs="Arial"/>
        <w:sz w:val="18"/>
        <w:szCs w:val="18"/>
      </w:rPr>
      <w:fldChar w:fldCharType="begin"/>
    </w:r>
    <w:r>
      <w:rPr>
        <w:rFonts w:ascii="Arial" w:eastAsia="Arial" w:hAnsi="Arial" w:cs="Arial"/>
        <w:sz w:val="18"/>
        <w:szCs w:val="18"/>
      </w:rPr>
      <w:instrText xml:space="preserve"> NUMPAGES </w:instrText>
    </w:r>
    <w:r>
      <w:rPr>
        <w:rFonts w:ascii="Arial" w:eastAsia="Arial" w:hAnsi="Arial" w:cs="Arial"/>
        <w:sz w:val="18"/>
        <w:szCs w:val="18"/>
      </w:rPr>
      <w:fldChar w:fldCharType="separate"/>
    </w:r>
    <w:r w:rsidR="00AC3BCA">
      <w:rPr>
        <w:rFonts w:ascii="Arial" w:eastAsia="Arial" w:hAnsi="Arial" w:cs="Arial"/>
        <w:noProof/>
        <w:sz w:val="18"/>
        <w:szCs w:val="18"/>
      </w:rPr>
      <w:t>2</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188B6" w14:textId="77777777" w:rsidR="00C34D20" w:rsidRDefault="00C34D20" w:rsidP="00AC3BCA">
      <w:r>
        <w:separator/>
      </w:r>
    </w:p>
  </w:footnote>
  <w:footnote w:type="continuationSeparator" w:id="0">
    <w:p w14:paraId="6D4EAE84" w14:textId="77777777" w:rsidR="00C34D20" w:rsidRDefault="00C34D20" w:rsidP="00AC3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567E"/>
    <w:multiLevelType w:val="hybridMultilevel"/>
    <w:tmpl w:val="AFCEE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B45BC4"/>
    <w:multiLevelType w:val="multilevel"/>
    <w:tmpl w:val="56ECF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F63A63"/>
    <w:multiLevelType w:val="hybridMultilevel"/>
    <w:tmpl w:val="2B84F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632C11"/>
    <w:multiLevelType w:val="hybridMultilevel"/>
    <w:tmpl w:val="93A24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BA3667"/>
    <w:multiLevelType w:val="multilevel"/>
    <w:tmpl w:val="E458BF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1222794"/>
    <w:multiLevelType w:val="multilevel"/>
    <w:tmpl w:val="27C89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AD7BE9"/>
    <w:multiLevelType w:val="multilevel"/>
    <w:tmpl w:val="B9907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1F93F07"/>
    <w:multiLevelType w:val="multilevel"/>
    <w:tmpl w:val="77A09F86"/>
    <w:lvl w:ilvl="0">
      <w:start w:val="1"/>
      <w:numFmt w:val="decimal"/>
      <w:lvlText w:val="•"/>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343EFE"/>
    <w:multiLevelType w:val="hybridMultilevel"/>
    <w:tmpl w:val="7FE84E38"/>
    <w:numStyleLink w:val="ImportedStyle1"/>
  </w:abstractNum>
  <w:abstractNum w:abstractNumId="9" w15:restartNumberingAfterBreak="0">
    <w:nsid w:val="59722594"/>
    <w:multiLevelType w:val="multilevel"/>
    <w:tmpl w:val="94D8A2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A36A03"/>
    <w:multiLevelType w:val="multilevel"/>
    <w:tmpl w:val="61A43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EA77652"/>
    <w:multiLevelType w:val="hybridMultilevel"/>
    <w:tmpl w:val="F9945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C146CA"/>
    <w:multiLevelType w:val="multilevel"/>
    <w:tmpl w:val="CAE65F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07B752D"/>
    <w:multiLevelType w:val="multilevel"/>
    <w:tmpl w:val="045CB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22134A1"/>
    <w:multiLevelType w:val="hybridMultilevel"/>
    <w:tmpl w:val="7FE84E38"/>
    <w:styleLink w:val="ImportedStyle1"/>
    <w:lvl w:ilvl="0" w:tplc="39B688E6">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1" w:tplc="4FAE295A">
      <w:start w:val="1"/>
      <w:numFmt w:val="bullet"/>
      <w:lvlText w:val="•"/>
      <w:lvlJc w:val="left"/>
      <w:pPr>
        <w:ind w:left="108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2" w:tplc="DB7CD50C">
      <w:start w:val="1"/>
      <w:numFmt w:val="bullet"/>
      <w:lvlText w:val="•"/>
      <w:lvlJc w:val="left"/>
      <w:pPr>
        <w:ind w:left="180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3" w:tplc="EF704188">
      <w:start w:val="1"/>
      <w:numFmt w:val="bullet"/>
      <w:lvlText w:val="•"/>
      <w:lvlJc w:val="left"/>
      <w:pPr>
        <w:ind w:left="252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4" w:tplc="8FE008D6">
      <w:start w:val="1"/>
      <w:numFmt w:val="bullet"/>
      <w:lvlText w:val="•"/>
      <w:lvlJc w:val="left"/>
      <w:pPr>
        <w:ind w:left="324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5" w:tplc="6FE4DF32">
      <w:start w:val="1"/>
      <w:numFmt w:val="bullet"/>
      <w:lvlText w:val="•"/>
      <w:lvlJc w:val="left"/>
      <w:pPr>
        <w:ind w:left="396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6" w:tplc="11C8A000">
      <w:start w:val="1"/>
      <w:numFmt w:val="bullet"/>
      <w:lvlText w:val="•"/>
      <w:lvlJc w:val="left"/>
      <w:pPr>
        <w:ind w:left="468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7" w:tplc="8B82974C">
      <w:start w:val="1"/>
      <w:numFmt w:val="bullet"/>
      <w:lvlText w:val="•"/>
      <w:lvlJc w:val="left"/>
      <w:pPr>
        <w:ind w:left="540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8" w:tplc="E91ED6BA">
      <w:start w:val="1"/>
      <w:numFmt w:val="bullet"/>
      <w:lvlText w:val="•"/>
      <w:lvlJc w:val="left"/>
      <w:pPr>
        <w:ind w:left="612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abstractNum>
  <w:abstractNum w:abstractNumId="15" w15:restartNumberingAfterBreak="0">
    <w:nsid w:val="76574326"/>
    <w:multiLevelType w:val="multilevel"/>
    <w:tmpl w:val="90EEA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A462486"/>
    <w:multiLevelType w:val="multilevel"/>
    <w:tmpl w:val="AC72F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4044957">
    <w:abstractNumId w:val="14"/>
  </w:num>
  <w:num w:numId="2" w16cid:durableId="1652369309">
    <w:abstractNumId w:val="8"/>
  </w:num>
  <w:num w:numId="3" w16cid:durableId="2057967947">
    <w:abstractNumId w:val="2"/>
  </w:num>
  <w:num w:numId="4" w16cid:durableId="1046872667">
    <w:abstractNumId w:val="0"/>
  </w:num>
  <w:num w:numId="5" w16cid:durableId="1459373889">
    <w:abstractNumId w:val="11"/>
  </w:num>
  <w:num w:numId="6" w16cid:durableId="398745416">
    <w:abstractNumId w:val="3"/>
  </w:num>
  <w:num w:numId="7" w16cid:durableId="597905245">
    <w:abstractNumId w:val="1"/>
  </w:num>
  <w:num w:numId="8" w16cid:durableId="1586572202">
    <w:abstractNumId w:val="10"/>
  </w:num>
  <w:num w:numId="9" w16cid:durableId="1542397788">
    <w:abstractNumId w:val="13"/>
  </w:num>
  <w:num w:numId="10" w16cid:durableId="1611279828">
    <w:abstractNumId w:val="5"/>
  </w:num>
  <w:num w:numId="11" w16cid:durableId="1322544313">
    <w:abstractNumId w:val="6"/>
  </w:num>
  <w:num w:numId="12" w16cid:durableId="1114060277">
    <w:abstractNumId w:val="4"/>
  </w:num>
  <w:num w:numId="13" w16cid:durableId="1842892565">
    <w:abstractNumId w:val="7"/>
  </w:num>
  <w:num w:numId="14" w16cid:durableId="612395717">
    <w:abstractNumId w:val="12"/>
  </w:num>
  <w:num w:numId="15" w16cid:durableId="2101636987">
    <w:abstractNumId w:val="16"/>
  </w:num>
  <w:num w:numId="16" w16cid:durableId="413087099">
    <w:abstractNumId w:val="9"/>
  </w:num>
  <w:num w:numId="17" w16cid:durableId="176634158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anjan@masonlive.gmu.edu">
    <w15:presenceInfo w15:providerId="AD" w15:userId="S::sranjan@masonlive.gmu.edu::8d559e46-656f-44b3-9750-0f6fc96ac8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40"/>
    <w:rsid w:val="00090186"/>
    <w:rsid w:val="001B2192"/>
    <w:rsid w:val="00224181"/>
    <w:rsid w:val="003324A8"/>
    <w:rsid w:val="00504CC7"/>
    <w:rsid w:val="0058531B"/>
    <w:rsid w:val="00770235"/>
    <w:rsid w:val="007A6466"/>
    <w:rsid w:val="008015AC"/>
    <w:rsid w:val="008351CF"/>
    <w:rsid w:val="009300A8"/>
    <w:rsid w:val="00946D7D"/>
    <w:rsid w:val="009D6F40"/>
    <w:rsid w:val="009E5730"/>
    <w:rsid w:val="00AC3BCA"/>
    <w:rsid w:val="00C34D20"/>
    <w:rsid w:val="00CB2A66"/>
    <w:rsid w:val="00FA2FA9"/>
  </w:rsids>
  <m:mathPr>
    <m:mathFont m:val="Cambria Math"/>
    <m:brkBin m:val="before"/>
    <m:brkBinSub m:val="--"/>
    <m:smallFrac m:val="0"/>
    <m:dispDef/>
    <m:lMargin m:val="0"/>
    <m:rMargin m:val="0"/>
    <m:defJc m:val="centerGroup"/>
    <m:wrapIndent m:val="1440"/>
    <m:intLim m:val="subSup"/>
    <m:naryLim m:val="undOvr"/>
  </m:mathPr>
  <w:themeFontLang w:bidi="hi-IN"/>
  <w:clrSchemeMapping w:bg1="light1" w:t1="dark1" w:bg2="light2" w:t2="dark2" w:accent1="accent1" w:accent2="accent2" w:accent3="accent3" w:accent4="accent4" w:accent5="accent5" w:accent6="accent6" w:hyperlink="hyperlink" w:followedHyperlink="followedHyperlink"/>
  <w:decimalSymbol w:val="."/>
  <w:listSeparator w:val=","/>
  <w14:docId w14:val="79F9E86F"/>
  <w15:docId w15:val="{F251780A-29B6-C841-AB00-61030070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A9"/>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Normal"/>
    <w:next w:val="Normal"/>
    <w:link w:val="Heading1Char"/>
    <w:uiPriority w:val="9"/>
    <w:qFormat/>
    <w:rsid w:val="00CB2A66"/>
    <w:pPr>
      <w:keepNext/>
      <w:keepLines/>
      <w:widowControl w:val="0"/>
      <w:numPr>
        <w:numId w:val="12"/>
      </w:numPr>
      <w:spacing w:before="240"/>
      <w:jc w:val="both"/>
      <w:outlineLvl w:val="0"/>
    </w:pPr>
    <w:rPr>
      <w:rFonts w:eastAsiaTheme="majorEastAsia" w:cstheme="majorBidi"/>
      <w:b/>
      <w:bCs/>
      <w:lang w:val="en-IN" w:eastAsia="zh-CN"/>
    </w:rPr>
  </w:style>
  <w:style w:type="paragraph" w:styleId="Heading2">
    <w:name w:val="heading 2"/>
    <w:basedOn w:val="Normal"/>
    <w:next w:val="Normal"/>
    <w:link w:val="Heading2Char"/>
    <w:uiPriority w:val="9"/>
    <w:unhideWhenUsed/>
    <w:qFormat/>
    <w:rsid w:val="00CB2A66"/>
    <w:pPr>
      <w:widowControl w:val="0"/>
      <w:numPr>
        <w:ilvl w:val="1"/>
        <w:numId w:val="12"/>
      </w:numPr>
      <w:jc w:val="both"/>
      <w:outlineLvl w:val="1"/>
    </w:pPr>
    <w:rPr>
      <w:b/>
      <w:bCs/>
      <w:lang w:val="en-IN" w:eastAsia="zh-CN"/>
    </w:rPr>
  </w:style>
  <w:style w:type="paragraph" w:styleId="Heading3">
    <w:name w:val="heading 3"/>
    <w:basedOn w:val="Normal"/>
    <w:next w:val="Normal"/>
    <w:link w:val="Heading3Char"/>
    <w:uiPriority w:val="9"/>
    <w:unhideWhenUsed/>
    <w:qFormat/>
    <w:rsid w:val="00CB2A66"/>
    <w:pPr>
      <w:keepNext/>
      <w:keepLines/>
      <w:widowControl w:val="0"/>
      <w:numPr>
        <w:ilvl w:val="2"/>
        <w:numId w:val="12"/>
      </w:numPr>
      <w:spacing w:before="40"/>
      <w:jc w:val="both"/>
      <w:outlineLvl w:val="2"/>
    </w:pPr>
    <w:rPr>
      <w:rFonts w:eastAsiaTheme="majorEastAsia" w:cstheme="majorBidi"/>
      <w:b/>
      <w:lang w:val="en-IN" w:eastAsia="zh-CN"/>
    </w:rPr>
  </w:style>
  <w:style w:type="paragraph" w:styleId="Heading4">
    <w:name w:val="heading 4"/>
    <w:basedOn w:val="Normal"/>
    <w:next w:val="Normal"/>
    <w:link w:val="Heading4Char"/>
    <w:uiPriority w:val="9"/>
    <w:semiHidden/>
    <w:unhideWhenUsed/>
    <w:qFormat/>
    <w:rsid w:val="00CB2A66"/>
    <w:pPr>
      <w:keepNext/>
      <w:keepLines/>
      <w:widowControl w:val="0"/>
      <w:numPr>
        <w:ilvl w:val="3"/>
        <w:numId w:val="12"/>
      </w:numPr>
      <w:spacing w:before="40"/>
      <w:jc w:val="both"/>
      <w:outlineLvl w:val="3"/>
    </w:pPr>
    <w:rPr>
      <w:rFonts w:asciiTheme="majorHAnsi" w:eastAsiaTheme="majorEastAsia" w:hAnsiTheme="majorHAnsi" w:cstheme="majorBidi"/>
      <w:i/>
      <w:iCs/>
      <w:color w:val="0079BF" w:themeColor="accent1" w:themeShade="BF"/>
      <w:lang w:val="en-IN" w:eastAsia="zh-CN"/>
    </w:rPr>
  </w:style>
  <w:style w:type="paragraph" w:styleId="Heading5">
    <w:name w:val="heading 5"/>
    <w:basedOn w:val="Normal"/>
    <w:next w:val="Normal"/>
    <w:link w:val="Heading5Char"/>
    <w:uiPriority w:val="9"/>
    <w:semiHidden/>
    <w:unhideWhenUsed/>
    <w:qFormat/>
    <w:rsid w:val="00CB2A66"/>
    <w:pPr>
      <w:keepNext/>
      <w:keepLines/>
      <w:widowControl w:val="0"/>
      <w:numPr>
        <w:ilvl w:val="4"/>
        <w:numId w:val="12"/>
      </w:numPr>
      <w:spacing w:before="40"/>
      <w:jc w:val="both"/>
      <w:outlineLvl w:val="4"/>
    </w:pPr>
    <w:rPr>
      <w:rFonts w:asciiTheme="majorHAnsi" w:eastAsiaTheme="majorEastAsia" w:hAnsiTheme="majorHAnsi" w:cstheme="majorBidi"/>
      <w:color w:val="0079BF" w:themeColor="accent1" w:themeShade="BF"/>
      <w:lang w:val="en-IN" w:eastAsia="zh-CN"/>
    </w:rPr>
  </w:style>
  <w:style w:type="paragraph" w:styleId="Heading6">
    <w:name w:val="heading 6"/>
    <w:basedOn w:val="Normal"/>
    <w:next w:val="Normal"/>
    <w:link w:val="Heading6Char"/>
    <w:uiPriority w:val="9"/>
    <w:semiHidden/>
    <w:unhideWhenUsed/>
    <w:qFormat/>
    <w:rsid w:val="00CB2A66"/>
    <w:pPr>
      <w:keepNext/>
      <w:keepLines/>
      <w:widowControl w:val="0"/>
      <w:numPr>
        <w:ilvl w:val="5"/>
        <w:numId w:val="12"/>
      </w:numPr>
      <w:spacing w:before="40"/>
      <w:jc w:val="both"/>
      <w:outlineLvl w:val="5"/>
    </w:pPr>
    <w:rPr>
      <w:rFonts w:asciiTheme="majorHAnsi" w:eastAsiaTheme="majorEastAsia" w:hAnsiTheme="majorHAnsi" w:cstheme="majorBidi"/>
      <w:color w:val="243F60"/>
      <w:lang w:val="en-IN" w:eastAsia="zh-CN"/>
    </w:rPr>
  </w:style>
  <w:style w:type="paragraph" w:styleId="Heading7">
    <w:name w:val="heading 7"/>
    <w:basedOn w:val="Normal"/>
    <w:next w:val="Normal"/>
    <w:link w:val="Heading7Char"/>
    <w:uiPriority w:val="9"/>
    <w:unhideWhenUsed/>
    <w:qFormat/>
    <w:rsid w:val="00CB2A66"/>
    <w:pPr>
      <w:keepNext/>
      <w:keepLines/>
      <w:widowControl w:val="0"/>
      <w:numPr>
        <w:ilvl w:val="6"/>
        <w:numId w:val="12"/>
      </w:numPr>
      <w:spacing w:before="40"/>
      <w:jc w:val="both"/>
      <w:outlineLvl w:val="6"/>
    </w:pPr>
    <w:rPr>
      <w:rFonts w:asciiTheme="majorHAnsi" w:eastAsiaTheme="majorEastAsia" w:hAnsiTheme="majorHAnsi" w:cstheme="majorBidi"/>
      <w:i/>
      <w:iCs/>
      <w:color w:val="243F60"/>
      <w:lang w:val="en-IN" w:eastAsia="zh-CN"/>
    </w:rPr>
  </w:style>
  <w:style w:type="paragraph" w:styleId="Heading8">
    <w:name w:val="heading 8"/>
    <w:basedOn w:val="Normal"/>
    <w:next w:val="Normal"/>
    <w:link w:val="Heading8Char"/>
    <w:uiPriority w:val="9"/>
    <w:unhideWhenUsed/>
    <w:qFormat/>
    <w:rsid w:val="00CB2A66"/>
    <w:pPr>
      <w:keepNext/>
      <w:keepLines/>
      <w:widowControl w:val="0"/>
      <w:numPr>
        <w:ilvl w:val="7"/>
        <w:numId w:val="12"/>
      </w:numPr>
      <w:spacing w:before="40"/>
      <w:jc w:val="both"/>
      <w:outlineLvl w:val="7"/>
    </w:pPr>
    <w:rPr>
      <w:rFonts w:asciiTheme="majorHAnsi" w:eastAsiaTheme="majorEastAsia" w:hAnsiTheme="majorHAnsi" w:cstheme="majorBidi"/>
      <w:color w:val="272727"/>
      <w:sz w:val="21"/>
      <w:szCs w:val="21"/>
      <w:lang w:val="en-IN" w:eastAsia="zh-CN"/>
    </w:rPr>
  </w:style>
  <w:style w:type="paragraph" w:styleId="Heading9">
    <w:name w:val="heading 9"/>
    <w:basedOn w:val="Normal"/>
    <w:next w:val="Normal"/>
    <w:link w:val="Heading9Char"/>
    <w:uiPriority w:val="9"/>
    <w:unhideWhenUsed/>
    <w:qFormat/>
    <w:rsid w:val="00CB2A66"/>
    <w:pPr>
      <w:keepNext/>
      <w:keepLines/>
      <w:widowControl w:val="0"/>
      <w:numPr>
        <w:ilvl w:val="8"/>
        <w:numId w:val="12"/>
      </w:numPr>
      <w:spacing w:before="40"/>
      <w:jc w:val="both"/>
      <w:outlineLvl w:val="8"/>
    </w:pPr>
    <w:rPr>
      <w:rFonts w:asciiTheme="majorHAnsi" w:eastAsiaTheme="majorEastAsia" w:hAnsiTheme="majorHAnsi" w:cstheme="majorBidi"/>
      <w:i/>
      <w:iCs/>
      <w:color w:val="272727"/>
      <w:sz w:val="21"/>
      <w:szCs w:val="21"/>
      <w:lang w:val="en-I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erFooterA">
    <w:name w:val="Header &amp; Footer A"/>
    <w:pPr>
      <w:tabs>
        <w:tab w:val="right" w:pos="9020"/>
      </w:tabs>
    </w:pPr>
    <w:rPr>
      <w:rFonts w:ascii="Helvetica Neue" w:hAnsi="Helvetica Neue" w:cs="Arial Unicode MS"/>
      <w:color w:val="000000"/>
      <w:sz w:val="24"/>
      <w:szCs w:val="24"/>
      <w:u w:color="000000"/>
      <w:lang w:val="en-US"/>
    </w:rPr>
  </w:style>
  <w:style w:type="paragraph" w:customStyle="1" w:styleId="BodyA">
    <w:name w:val="Body A"/>
    <w:rPr>
      <w:rFonts w:ascii="Arial" w:hAnsi="Arial" w:cs="Arial Unicode MS"/>
      <w:color w:val="000000"/>
      <w:u w:color="000000"/>
      <w:lang w:val="en-US"/>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6600"/>
      <w:u w:val="single" w:color="004C7F"/>
      <w:lang w:val="en-US"/>
    </w:rPr>
  </w:style>
  <w:style w:type="numbering" w:customStyle="1" w:styleId="ImportedStyle1">
    <w:name w:val="Imported Style 1"/>
    <w:pPr>
      <w:numPr>
        <w:numId w:val="1"/>
      </w:numPr>
    </w:pPr>
  </w:style>
  <w:style w:type="character" w:customStyle="1" w:styleId="Hyperlink1">
    <w:name w:val="Hyperlink.1"/>
    <w:basedOn w:val="Link"/>
    <w:rPr>
      <w:outline w:val="0"/>
      <w:color w:val="000000"/>
      <w:u w:val="single" w:color="000000"/>
    </w:rPr>
  </w:style>
  <w:style w:type="paragraph" w:customStyle="1" w:styleId="FreeForm">
    <w:name w:val="Free Form"/>
    <w:rPr>
      <w:rFonts w:cs="Arial Unicode MS"/>
      <w:color w:val="000000"/>
      <w:sz w:val="22"/>
      <w:szCs w:val="22"/>
      <w:u w:color="000000"/>
      <w:lang w:val="en-US"/>
    </w:rPr>
  </w:style>
  <w:style w:type="character" w:customStyle="1" w:styleId="NoneA">
    <w:name w:val="None A"/>
  </w:style>
  <w:style w:type="character" w:customStyle="1" w:styleId="None">
    <w:name w:val="None"/>
  </w:style>
  <w:style w:type="character" w:customStyle="1" w:styleId="Hyperlink2">
    <w:name w:val="Hyperlink.2"/>
    <w:basedOn w:val="None"/>
    <w:rPr>
      <w:outline w:val="0"/>
      <w:color w:val="006600"/>
      <w:u w:val="single" w:color="006600"/>
      <w:lang w:val="en-US"/>
    </w:rPr>
  </w:style>
  <w:style w:type="character" w:customStyle="1" w:styleId="Hyperlink3">
    <w:name w:val="Hyperlink.3"/>
    <w:basedOn w:val="Link"/>
    <w:rPr>
      <w:outline w:val="0"/>
      <w:color w:val="0000FF"/>
      <w:u w:val="single" w:color="004C7F"/>
      <w:lang w:val="en-US"/>
    </w:rPr>
  </w:style>
  <w:style w:type="character" w:customStyle="1" w:styleId="Hyperlink4">
    <w:name w:val="Hyperlink.4"/>
    <w:basedOn w:val="Link"/>
    <w:rPr>
      <w:outline w:val="0"/>
      <w:color w:val="0000FF"/>
      <w:u w:val="single" w:color="004C7F"/>
      <w:lang w:val="en-US"/>
    </w:rPr>
  </w:style>
  <w:style w:type="character" w:customStyle="1" w:styleId="Hyperlink5">
    <w:name w:val="Hyperlink.5"/>
    <w:basedOn w:val="None"/>
    <w:rPr>
      <w:rFonts w:ascii="Arial" w:eastAsia="Arial" w:hAnsi="Arial" w:cs="Arial"/>
      <w:outline w:val="0"/>
      <w:color w:val="006600"/>
      <w:sz w:val="20"/>
      <w:szCs w:val="20"/>
      <w:u w:val="single" w:color="006600"/>
    </w:rPr>
  </w:style>
  <w:style w:type="character" w:styleId="UnresolvedMention">
    <w:name w:val="Unresolved Mention"/>
    <w:basedOn w:val="DefaultParagraphFont"/>
    <w:uiPriority w:val="99"/>
    <w:semiHidden/>
    <w:unhideWhenUsed/>
    <w:rsid w:val="00AC3BCA"/>
    <w:rPr>
      <w:color w:val="605E5C"/>
      <w:shd w:val="clear" w:color="auto" w:fill="E1DFDD"/>
    </w:rPr>
  </w:style>
  <w:style w:type="paragraph" w:styleId="ListParagraph">
    <w:name w:val="List Paragraph"/>
    <w:basedOn w:val="Normal"/>
    <w:uiPriority w:val="34"/>
    <w:qFormat/>
    <w:rsid w:val="00AC3BCA"/>
    <w:pPr>
      <w:ind w:left="720"/>
      <w:contextualSpacing/>
    </w:pPr>
  </w:style>
  <w:style w:type="character" w:customStyle="1" w:styleId="Heading1Char">
    <w:name w:val="Heading 1 Char"/>
    <w:basedOn w:val="DefaultParagraphFont"/>
    <w:link w:val="Heading1"/>
    <w:uiPriority w:val="9"/>
    <w:rsid w:val="00CB2A66"/>
    <w:rPr>
      <w:rFonts w:eastAsiaTheme="majorEastAsia" w:cstheme="majorBidi"/>
      <w:b/>
      <w:bCs/>
      <w:sz w:val="24"/>
      <w:szCs w:val="24"/>
      <w:bdr w:val="none" w:sz="0" w:space="0" w:color="auto"/>
      <w:lang w:val="en-IN" w:eastAsia="zh-CN"/>
    </w:rPr>
  </w:style>
  <w:style w:type="character" w:customStyle="1" w:styleId="Heading2Char">
    <w:name w:val="Heading 2 Char"/>
    <w:basedOn w:val="DefaultParagraphFont"/>
    <w:link w:val="Heading2"/>
    <w:uiPriority w:val="9"/>
    <w:rsid w:val="00CB2A66"/>
    <w:rPr>
      <w:rFonts w:eastAsia="Times New Roman"/>
      <w:b/>
      <w:bCs/>
      <w:sz w:val="24"/>
      <w:szCs w:val="24"/>
      <w:bdr w:val="none" w:sz="0" w:space="0" w:color="auto"/>
      <w:lang w:val="en-IN" w:eastAsia="zh-CN"/>
    </w:rPr>
  </w:style>
  <w:style w:type="character" w:customStyle="1" w:styleId="Heading3Char">
    <w:name w:val="Heading 3 Char"/>
    <w:basedOn w:val="DefaultParagraphFont"/>
    <w:link w:val="Heading3"/>
    <w:uiPriority w:val="9"/>
    <w:rsid w:val="00CB2A66"/>
    <w:rPr>
      <w:rFonts w:eastAsiaTheme="majorEastAsia" w:cstheme="majorBidi"/>
      <w:b/>
      <w:sz w:val="24"/>
      <w:szCs w:val="24"/>
      <w:bdr w:val="none" w:sz="0" w:space="0" w:color="auto"/>
      <w:lang w:val="en-IN" w:eastAsia="zh-CN"/>
    </w:rPr>
  </w:style>
  <w:style w:type="character" w:customStyle="1" w:styleId="Heading4Char">
    <w:name w:val="Heading 4 Char"/>
    <w:basedOn w:val="DefaultParagraphFont"/>
    <w:link w:val="Heading4"/>
    <w:uiPriority w:val="9"/>
    <w:semiHidden/>
    <w:rsid w:val="00CB2A66"/>
    <w:rPr>
      <w:rFonts w:asciiTheme="majorHAnsi" w:eastAsiaTheme="majorEastAsia" w:hAnsiTheme="majorHAnsi" w:cstheme="majorBidi"/>
      <w:i/>
      <w:iCs/>
      <w:color w:val="0079BF" w:themeColor="accent1" w:themeShade="BF"/>
      <w:sz w:val="24"/>
      <w:szCs w:val="24"/>
      <w:bdr w:val="none" w:sz="0" w:space="0" w:color="auto"/>
      <w:lang w:val="en-IN" w:eastAsia="zh-CN"/>
    </w:rPr>
  </w:style>
  <w:style w:type="character" w:customStyle="1" w:styleId="Heading5Char">
    <w:name w:val="Heading 5 Char"/>
    <w:basedOn w:val="DefaultParagraphFont"/>
    <w:link w:val="Heading5"/>
    <w:uiPriority w:val="9"/>
    <w:semiHidden/>
    <w:rsid w:val="00CB2A66"/>
    <w:rPr>
      <w:rFonts w:asciiTheme="majorHAnsi" w:eastAsiaTheme="majorEastAsia" w:hAnsiTheme="majorHAnsi" w:cstheme="majorBidi"/>
      <w:color w:val="0079BF" w:themeColor="accent1" w:themeShade="BF"/>
      <w:sz w:val="24"/>
      <w:szCs w:val="24"/>
      <w:bdr w:val="none" w:sz="0" w:space="0" w:color="auto"/>
      <w:lang w:val="en-IN" w:eastAsia="zh-CN"/>
    </w:rPr>
  </w:style>
  <w:style w:type="character" w:customStyle="1" w:styleId="Heading6Char">
    <w:name w:val="Heading 6 Char"/>
    <w:basedOn w:val="DefaultParagraphFont"/>
    <w:link w:val="Heading6"/>
    <w:uiPriority w:val="9"/>
    <w:semiHidden/>
    <w:rsid w:val="00CB2A66"/>
    <w:rPr>
      <w:rFonts w:asciiTheme="majorHAnsi" w:eastAsiaTheme="majorEastAsia" w:hAnsiTheme="majorHAnsi" w:cstheme="majorBidi"/>
      <w:color w:val="243F60"/>
      <w:sz w:val="24"/>
      <w:szCs w:val="24"/>
      <w:bdr w:val="none" w:sz="0" w:space="0" w:color="auto"/>
      <w:lang w:val="en-IN" w:eastAsia="zh-CN"/>
    </w:rPr>
  </w:style>
  <w:style w:type="character" w:customStyle="1" w:styleId="Heading7Char">
    <w:name w:val="Heading 7 Char"/>
    <w:basedOn w:val="DefaultParagraphFont"/>
    <w:link w:val="Heading7"/>
    <w:uiPriority w:val="9"/>
    <w:rsid w:val="00CB2A66"/>
    <w:rPr>
      <w:rFonts w:asciiTheme="majorHAnsi" w:eastAsiaTheme="majorEastAsia" w:hAnsiTheme="majorHAnsi" w:cstheme="majorBidi"/>
      <w:i/>
      <w:iCs/>
      <w:color w:val="243F60"/>
      <w:sz w:val="24"/>
      <w:szCs w:val="24"/>
      <w:bdr w:val="none" w:sz="0" w:space="0" w:color="auto"/>
      <w:lang w:val="en-IN" w:eastAsia="zh-CN"/>
    </w:rPr>
  </w:style>
  <w:style w:type="character" w:customStyle="1" w:styleId="Heading8Char">
    <w:name w:val="Heading 8 Char"/>
    <w:basedOn w:val="DefaultParagraphFont"/>
    <w:link w:val="Heading8"/>
    <w:uiPriority w:val="9"/>
    <w:rsid w:val="00CB2A66"/>
    <w:rPr>
      <w:rFonts w:asciiTheme="majorHAnsi" w:eastAsiaTheme="majorEastAsia" w:hAnsiTheme="majorHAnsi" w:cstheme="majorBidi"/>
      <w:color w:val="272727"/>
      <w:sz w:val="21"/>
      <w:szCs w:val="21"/>
      <w:bdr w:val="none" w:sz="0" w:space="0" w:color="auto"/>
      <w:lang w:val="en-IN" w:eastAsia="zh-CN"/>
    </w:rPr>
  </w:style>
  <w:style w:type="character" w:customStyle="1" w:styleId="Heading9Char">
    <w:name w:val="Heading 9 Char"/>
    <w:basedOn w:val="DefaultParagraphFont"/>
    <w:link w:val="Heading9"/>
    <w:uiPriority w:val="9"/>
    <w:rsid w:val="00CB2A66"/>
    <w:rPr>
      <w:rFonts w:asciiTheme="majorHAnsi" w:eastAsiaTheme="majorEastAsia" w:hAnsiTheme="majorHAnsi" w:cstheme="majorBidi"/>
      <w:i/>
      <w:iCs/>
      <w:color w:val="272727"/>
      <w:sz w:val="21"/>
      <w:szCs w:val="21"/>
      <w:bdr w:val="none" w:sz="0" w:space="0" w:color="auto"/>
      <w:lang w:val="en-IN" w:eastAsia="zh-CN"/>
    </w:rPr>
  </w:style>
  <w:style w:type="paragraph" w:styleId="Header">
    <w:name w:val="header"/>
    <w:basedOn w:val="Normal"/>
    <w:link w:val="HeaderChar"/>
    <w:uiPriority w:val="99"/>
    <w:unhideWhenUsed/>
    <w:rsid w:val="00CB2A66"/>
    <w:pPr>
      <w:tabs>
        <w:tab w:val="center" w:pos="4513"/>
        <w:tab w:val="right" w:pos="9026"/>
      </w:tabs>
    </w:pPr>
  </w:style>
  <w:style w:type="character" w:customStyle="1" w:styleId="HeaderChar">
    <w:name w:val="Header Char"/>
    <w:basedOn w:val="DefaultParagraphFont"/>
    <w:link w:val="Header"/>
    <w:uiPriority w:val="99"/>
    <w:rsid w:val="00CB2A66"/>
    <w:rPr>
      <w:rFonts w:ascii="Arial" w:hAnsi="Arial" w:cs="Arial"/>
      <w:sz w:val="24"/>
      <w:szCs w:val="24"/>
      <w:lang w:val="en-US" w:eastAsia="en-US"/>
    </w:rPr>
  </w:style>
  <w:style w:type="paragraph" w:styleId="Footer">
    <w:name w:val="footer"/>
    <w:basedOn w:val="Normal"/>
    <w:link w:val="FooterChar"/>
    <w:uiPriority w:val="99"/>
    <w:unhideWhenUsed/>
    <w:rsid w:val="00CB2A66"/>
    <w:pPr>
      <w:tabs>
        <w:tab w:val="center" w:pos="4513"/>
        <w:tab w:val="right" w:pos="9026"/>
      </w:tabs>
    </w:pPr>
  </w:style>
  <w:style w:type="character" w:customStyle="1" w:styleId="FooterChar">
    <w:name w:val="Footer Char"/>
    <w:basedOn w:val="DefaultParagraphFont"/>
    <w:link w:val="Footer"/>
    <w:uiPriority w:val="99"/>
    <w:rsid w:val="00CB2A66"/>
    <w:rPr>
      <w:rFonts w:ascii="Arial" w:hAnsi="Arial" w:cs="Arial"/>
      <w:sz w:val="24"/>
      <w:szCs w:val="24"/>
      <w:lang w:val="en-US" w:eastAsia="en-US"/>
    </w:rPr>
  </w:style>
  <w:style w:type="table" w:styleId="PlainTable2">
    <w:name w:val="Plain Table 2"/>
    <w:basedOn w:val="TableNormal"/>
    <w:uiPriority w:val="42"/>
    <w:rsid w:val="00CB2A66"/>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sz w:val="24"/>
      <w:szCs w:val="24"/>
      <w:bdr w:val="none" w:sz="0" w:space="0" w:color="auto"/>
      <w:lang w:val="en-IN"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7A6466"/>
    <w:pPr>
      <w:tabs>
        <w:tab w:val="left" w:pos="380"/>
      </w:tabs>
      <w:spacing w:after="240"/>
      <w:ind w:left="384" w:hanging="384"/>
    </w:pPr>
  </w:style>
  <w:style w:type="paragraph" w:styleId="Revision">
    <w:name w:val="Revision"/>
    <w:hidden/>
    <w:uiPriority w:val="99"/>
    <w:semiHidden/>
    <w:rsid w:val="00946D7D"/>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5464">
      <w:bodyDiv w:val="1"/>
      <w:marLeft w:val="0"/>
      <w:marRight w:val="0"/>
      <w:marTop w:val="0"/>
      <w:marBottom w:val="0"/>
      <w:divBdr>
        <w:top w:val="none" w:sz="0" w:space="0" w:color="auto"/>
        <w:left w:val="none" w:sz="0" w:space="0" w:color="auto"/>
        <w:bottom w:val="none" w:sz="0" w:space="0" w:color="auto"/>
        <w:right w:val="none" w:sz="0" w:space="0" w:color="auto"/>
      </w:divBdr>
    </w:div>
    <w:div w:id="428042635">
      <w:bodyDiv w:val="1"/>
      <w:marLeft w:val="0"/>
      <w:marRight w:val="0"/>
      <w:marTop w:val="0"/>
      <w:marBottom w:val="0"/>
      <w:divBdr>
        <w:top w:val="none" w:sz="0" w:space="0" w:color="auto"/>
        <w:left w:val="none" w:sz="0" w:space="0" w:color="auto"/>
        <w:bottom w:val="none" w:sz="0" w:space="0" w:color="auto"/>
        <w:right w:val="none" w:sz="0" w:space="0" w:color="auto"/>
      </w:divBdr>
    </w:div>
    <w:div w:id="1078861485">
      <w:bodyDiv w:val="1"/>
      <w:marLeft w:val="0"/>
      <w:marRight w:val="0"/>
      <w:marTop w:val="0"/>
      <w:marBottom w:val="0"/>
      <w:divBdr>
        <w:top w:val="none" w:sz="0" w:space="0" w:color="auto"/>
        <w:left w:val="none" w:sz="0" w:space="0" w:color="auto"/>
        <w:bottom w:val="none" w:sz="0" w:space="0" w:color="auto"/>
        <w:right w:val="none" w:sz="0" w:space="0" w:color="auto"/>
      </w:divBdr>
    </w:div>
    <w:div w:id="1238444737">
      <w:bodyDiv w:val="1"/>
      <w:marLeft w:val="0"/>
      <w:marRight w:val="0"/>
      <w:marTop w:val="0"/>
      <w:marBottom w:val="0"/>
      <w:divBdr>
        <w:top w:val="none" w:sz="0" w:space="0" w:color="auto"/>
        <w:left w:val="none" w:sz="0" w:space="0" w:color="auto"/>
        <w:bottom w:val="none" w:sz="0" w:space="0" w:color="auto"/>
        <w:right w:val="none" w:sz="0" w:space="0" w:color="auto"/>
      </w:divBdr>
    </w:div>
    <w:div w:id="1749811885">
      <w:bodyDiv w:val="1"/>
      <w:marLeft w:val="0"/>
      <w:marRight w:val="0"/>
      <w:marTop w:val="0"/>
      <w:marBottom w:val="0"/>
      <w:divBdr>
        <w:top w:val="none" w:sz="0" w:space="0" w:color="auto"/>
        <w:left w:val="none" w:sz="0" w:space="0" w:color="auto"/>
        <w:bottom w:val="none" w:sz="0" w:space="0" w:color="auto"/>
        <w:right w:val="none" w:sz="0" w:space="0" w:color="auto"/>
      </w:divBdr>
    </w:div>
    <w:div w:id="1772508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26</Pages>
  <Words>22086</Words>
  <Characters>125891</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sranjan@masonlive.gmu.edu</cp:lastModifiedBy>
  <cp:revision>6</cp:revision>
  <dcterms:created xsi:type="dcterms:W3CDTF">2025-07-25T07:25:00Z</dcterms:created>
  <dcterms:modified xsi:type="dcterms:W3CDTF">2025-11-11T17:36:00Z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id="YCgwfGO6"/&gt;&lt;style id="http://www.zotero.org/styles/vancouver" locale="en-GB" hasBibliography="1" bibliographyStyleHasBeenSet="1"/&gt;&lt;prefs&gt;&lt;pref name="fieldType" value="Field"/&gt;&lt;/prefs&gt;&lt;/data&gt;</vt:lpwstr>
  </property>
</Properties>
</file>