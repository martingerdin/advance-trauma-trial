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B35ED" w14:textId="4D1B196B" w:rsidR="00AB4563" w:rsidRPr="00AB4563" w:rsidRDefault="00AB4563" w:rsidP="00AB4563">
      <w:pPr>
        <w:pStyle w:val="NormalWeb"/>
      </w:pPr>
      <w:r w:rsidRPr="00AB4563">
        <w:t>Dear Editor,</w:t>
      </w:r>
    </w:p>
    <w:p w14:paraId="4DDDE11B" w14:textId="77777777" w:rsidR="00AB4563" w:rsidRPr="00AB4563" w:rsidRDefault="00AB4563" w:rsidP="00AB4563">
      <w:pPr>
        <w:pStyle w:val="NormalWeb"/>
      </w:pPr>
      <w:r w:rsidRPr="00AB4563">
        <w:t xml:space="preserve">Thank you for giving us the opportunity to revise and resubmit our protocol paper: </w:t>
      </w:r>
    </w:p>
    <w:p w14:paraId="01124E53" w14:textId="44B77A5B" w:rsidR="00AB4563" w:rsidRPr="00AB4563" w:rsidRDefault="00AB4563" w:rsidP="00AB4563">
      <w:pPr>
        <w:pStyle w:val="NormalWeb"/>
      </w:pPr>
      <w:r w:rsidRPr="00AB4563">
        <w:t>Effects of Advanced Trauma Life Support® Training Compared with Standard Care on Adult Trauma Patient Outcomes (ADVANCE TRAUMA): Study Protocol for a Stepped-Wedge Cluster Randomised Trial.</w:t>
      </w:r>
    </w:p>
    <w:p w14:paraId="7B501D4B" w14:textId="77777777" w:rsidR="00AB4563" w:rsidRPr="00AB4563" w:rsidRDefault="00AB4563" w:rsidP="00AB4563">
      <w:pPr>
        <w:pStyle w:val="NormalWeb"/>
      </w:pPr>
      <w:r w:rsidRPr="00AB4563">
        <w:t>Our point-by-point response is below. We believe that addressing these comments significantly improved our paper and we thank the reviewers for taking time to read and comment on our paper.</w:t>
      </w:r>
    </w:p>
    <w:p w14:paraId="43204F48" w14:textId="6FFBFD95" w:rsidR="00AB4563" w:rsidRPr="00AB4563" w:rsidRDefault="00AB4563" w:rsidP="00AB4563">
      <w:pPr>
        <w:pStyle w:val="NormalWeb"/>
      </w:pPr>
      <w:r w:rsidRPr="00AB4563">
        <w:t>On behalf of all authors,</w:t>
      </w:r>
    </w:p>
    <w:p w14:paraId="7781313D" w14:textId="624836E4" w:rsidR="00AB4563" w:rsidRPr="00AB4563" w:rsidRDefault="00AB4563" w:rsidP="00AB4563">
      <w:pPr>
        <w:pStyle w:val="NormalWeb"/>
      </w:pPr>
      <w:r w:rsidRPr="00AB4563">
        <w:t>Martin Gerdin Wärnberg</w:t>
      </w:r>
    </w:p>
    <w:p w14:paraId="0CBC0034" w14:textId="77777777" w:rsidR="00AB4563" w:rsidRPr="00AB4563" w:rsidRDefault="00AB4563" w:rsidP="00AB4563">
      <w:pPr>
        <w:pStyle w:val="NormalWeb"/>
      </w:pPr>
    </w:p>
    <w:p w14:paraId="7DA9381F" w14:textId="2E956731" w:rsidR="00AB4563" w:rsidRPr="001A2536" w:rsidRDefault="00A9261E" w:rsidP="00AB4563">
      <w:pPr>
        <w:pStyle w:val="NormalWeb"/>
        <w:rPr>
          <w:b/>
          <w:bCs/>
        </w:rPr>
      </w:pPr>
      <w:r w:rsidRPr="001A2536">
        <w:rPr>
          <w:b/>
          <w:bCs/>
        </w:rPr>
        <w:t>Reviewer reports</w:t>
      </w:r>
    </w:p>
    <w:p w14:paraId="3A91F531" w14:textId="5144E78A" w:rsidR="00AB4563" w:rsidRPr="001A2536" w:rsidRDefault="00A9261E" w:rsidP="00AB4563">
      <w:pPr>
        <w:pStyle w:val="NormalWeb"/>
        <w:rPr>
          <w:i/>
          <w:iCs/>
        </w:rPr>
      </w:pPr>
      <w:r w:rsidRPr="001A2536">
        <w:rPr>
          <w:i/>
          <w:iCs/>
        </w:rPr>
        <w:t xml:space="preserve">Reviewer #1 </w:t>
      </w:r>
    </w:p>
    <w:p w14:paraId="00CB2CAA" w14:textId="57195BD9" w:rsidR="00A9261E" w:rsidRPr="00AB4563" w:rsidRDefault="00AB4563" w:rsidP="00AB4563">
      <w:pPr>
        <w:pStyle w:val="NormalWeb"/>
      </w:pPr>
      <w:r w:rsidRPr="00AB4563">
        <w:rPr>
          <w:b/>
          <w:bCs/>
        </w:rPr>
        <w:t>Q1.1</w:t>
      </w:r>
      <w:r w:rsidRPr="00AB4563">
        <w:t xml:space="preserve"> </w:t>
      </w:r>
      <w:r w:rsidR="00A9261E" w:rsidRPr="00AB4563">
        <w:t>Thank you for addressing the points highlighted in the previous review.</w:t>
      </w:r>
    </w:p>
    <w:p w14:paraId="733EBEF6" w14:textId="6ED24D3F" w:rsidR="00AB4563" w:rsidRPr="00AB4563" w:rsidRDefault="00AB4563" w:rsidP="00AB4563">
      <w:pPr>
        <w:pStyle w:val="NormalWeb"/>
      </w:pPr>
      <w:r w:rsidRPr="00AB4563">
        <w:rPr>
          <w:b/>
          <w:bCs/>
        </w:rPr>
        <w:t xml:space="preserve">R1.1 </w:t>
      </w:r>
      <w:r w:rsidRPr="00AB4563">
        <w:t>Thank you for reviewing our manuscript!</w:t>
      </w:r>
    </w:p>
    <w:p w14:paraId="7A11067A" w14:textId="20B398D1" w:rsidR="00AB4563" w:rsidRPr="001A2536" w:rsidRDefault="00A9261E" w:rsidP="00AB4563">
      <w:pPr>
        <w:pStyle w:val="NormalWeb"/>
        <w:rPr>
          <w:i/>
          <w:iCs/>
        </w:rPr>
      </w:pPr>
      <w:r w:rsidRPr="001A2536">
        <w:rPr>
          <w:i/>
          <w:iCs/>
        </w:rPr>
        <w:t xml:space="preserve">Reviewer #2 </w:t>
      </w:r>
    </w:p>
    <w:p w14:paraId="619FEF3C" w14:textId="77777777" w:rsidR="00AB4563" w:rsidRPr="00AB4563" w:rsidRDefault="00A9261E" w:rsidP="00AB4563">
      <w:pPr>
        <w:pStyle w:val="NormalWeb"/>
      </w:pPr>
      <w:r w:rsidRPr="00AB4563">
        <w:t>Peer review of: Effects of Advanced Trauma Life Support® Training Compared with Standard Care on Adult Trauma Patient Outcomes (ADVANCE TRAUMA): Study Protocol for a Stepped-Wedge Cluster Randomised Trial</w:t>
      </w:r>
      <w:r w:rsidRPr="00AB4563">
        <w:br/>
        <w:t>Ba Tuan Nguyen MD, PhD</w:t>
      </w:r>
      <w:r w:rsidRPr="00AB4563">
        <w:br/>
        <w:t>Hanoi Medical University</w:t>
      </w:r>
      <w:r w:rsidRPr="00AB4563">
        <w:br/>
        <w:t>Surgical Intensive Care Unit Viet Duc Hospital</w:t>
      </w:r>
      <w:r w:rsidRPr="00AB4563">
        <w:br/>
        <w:t>Manuscript ID: TRLS-D-25-01007_R1</w:t>
      </w:r>
      <w:r w:rsidRPr="00AB4563">
        <w:rPr>
          <w:rFonts w:eastAsia="MS Gothic"/>
        </w:rPr>
        <w:t> </w:t>
      </w:r>
      <w:r w:rsidRPr="00AB4563">
        <w:t>Overall recommendation: major revision</w:t>
      </w:r>
    </w:p>
    <w:p w14:paraId="75B1B369" w14:textId="77777777" w:rsidR="00AB4563" w:rsidRPr="00AB4563" w:rsidRDefault="00A9261E" w:rsidP="00AB4563">
      <w:pPr>
        <w:pStyle w:val="NormalWeb"/>
      </w:pPr>
      <w:r w:rsidRPr="00AB4563">
        <w:t>Summary</w:t>
      </w:r>
    </w:p>
    <w:p w14:paraId="0936D207" w14:textId="194C75D0" w:rsidR="00AB4563" w:rsidRPr="00AB4563" w:rsidRDefault="00AB4563" w:rsidP="00AB4563">
      <w:pPr>
        <w:pStyle w:val="NormalWeb"/>
      </w:pPr>
      <w:r w:rsidRPr="00AB4563">
        <w:rPr>
          <w:b/>
          <w:bCs/>
        </w:rPr>
        <w:t>Q2.1</w:t>
      </w:r>
      <w:r w:rsidRPr="00AB4563">
        <w:t xml:space="preserve"> </w:t>
      </w:r>
      <w:r w:rsidR="00A9261E" w:rsidRPr="00AB4563">
        <w:t>This is a well-motivated, ambitious batched stepped-wedge cluster randomised trial of ATLS® training versus standard care in 30 hospitals across India, with the primary outcome of in-hospital mortality within 30 days. The protocol is clear in many parts (design, outcomes, oversight) and addresses an important knowledge gap because high-quality evidence for ATLS®'s effect on patient outcomes is lacking.</w:t>
      </w:r>
    </w:p>
    <w:p w14:paraId="09209D09" w14:textId="77777777" w:rsidR="00AB4563" w:rsidRPr="00AB4563" w:rsidRDefault="00A9261E" w:rsidP="00AB4563">
      <w:pPr>
        <w:pStyle w:val="NormalWeb"/>
      </w:pPr>
      <w:r w:rsidRPr="00AB4563">
        <w:t>Major strengths</w:t>
      </w:r>
    </w:p>
    <w:p w14:paraId="6F9E772A" w14:textId="20CC2557" w:rsidR="00AB4563" w:rsidRPr="00AB4563" w:rsidRDefault="00A9261E" w:rsidP="00AB4563">
      <w:pPr>
        <w:pStyle w:val="NormalWeb"/>
      </w:pPr>
      <w:r w:rsidRPr="00AB4563">
        <w:t>1.</w:t>
      </w:r>
      <w:r w:rsidR="00AB4563">
        <w:t xml:space="preserve"> </w:t>
      </w:r>
      <w:r w:rsidRPr="00AB4563">
        <w:t>Important clinical question and large scale. The trial addresses a major evidence gap about ATLS® and trauma outcomes; the planned 30 clusters and 4,320 participants provide potential for informative, policy-relevant results.</w:t>
      </w:r>
    </w:p>
    <w:p w14:paraId="417CBDBB" w14:textId="700CB885" w:rsidR="00AB4563" w:rsidRPr="00AB4563" w:rsidRDefault="00A9261E" w:rsidP="00AB4563">
      <w:pPr>
        <w:pStyle w:val="NormalWeb"/>
      </w:pPr>
      <w:r w:rsidRPr="00AB4563">
        <w:lastRenderedPageBreak/>
        <w:t>2</w:t>
      </w:r>
      <w:r w:rsidR="00AB4563">
        <w:t xml:space="preserve">. </w:t>
      </w:r>
      <w:r w:rsidRPr="00AB4563">
        <w:t>Appropriate and thoughtful design. Use of a batched stepped-wedge and nested staircase for intensive secondary outcome measurement is pragmatic and justified given logistics and training constraints.</w:t>
      </w:r>
    </w:p>
    <w:p w14:paraId="2B8345FC" w14:textId="7F151F3A" w:rsidR="00AB4563" w:rsidRPr="00AB4563" w:rsidRDefault="00A9261E" w:rsidP="00AB4563">
      <w:pPr>
        <w:pStyle w:val="NormalWeb"/>
      </w:pPr>
      <w:r w:rsidRPr="00AB4563">
        <w:t>3</w:t>
      </w:r>
      <w:r w:rsidR="00AB4563">
        <w:t xml:space="preserve">. </w:t>
      </w:r>
      <w:r w:rsidRPr="00AB4563">
        <w:t>Comprehensive oversight and intention for open data. The trial has Trial Management and Steering/DMC structures and plans to make protocol, code, and deidentified data available.</w:t>
      </w:r>
    </w:p>
    <w:p w14:paraId="21ACBE87" w14:textId="2A77C319" w:rsidR="00AB4563" w:rsidRPr="00AB4563" w:rsidRDefault="00AB4563" w:rsidP="00AB4563">
      <w:pPr>
        <w:pStyle w:val="NormalWeb"/>
      </w:pPr>
      <w:r w:rsidRPr="00AB4563">
        <w:rPr>
          <w:b/>
          <w:bCs/>
        </w:rPr>
        <w:t xml:space="preserve">R2.1 </w:t>
      </w:r>
      <w:r w:rsidRPr="00AB4563">
        <w:t>Thank you for</w:t>
      </w:r>
      <w:r w:rsidR="001A2536">
        <w:t xml:space="preserve"> a thorough and helpful review</w:t>
      </w:r>
      <w:r w:rsidRPr="00AB4563">
        <w:t xml:space="preserve"> </w:t>
      </w:r>
      <w:r w:rsidR="001A2536">
        <w:t>of</w:t>
      </w:r>
      <w:r w:rsidRPr="00AB4563">
        <w:t xml:space="preserve"> our manuscript</w:t>
      </w:r>
      <w:r w:rsidR="001A2536">
        <w:t>. Your comments really helped us improving the manuscript and w</w:t>
      </w:r>
      <w:r w:rsidRPr="00AB4563">
        <w:t>e are hopeful that this trial, once complete, will provide meaningful evidence to strengthen the care of trauma patients globally.</w:t>
      </w:r>
    </w:p>
    <w:p w14:paraId="4186A903" w14:textId="77777777" w:rsidR="00AB4563" w:rsidRPr="00AB4563" w:rsidRDefault="00A9261E" w:rsidP="00AB4563">
      <w:pPr>
        <w:pStyle w:val="NormalWeb"/>
      </w:pPr>
      <w:r w:rsidRPr="00AB4563">
        <w:t>Major concerns — please address before submission</w:t>
      </w:r>
      <w:r w:rsidRPr="00AB4563">
        <w:br/>
        <w:t>1) Primary outcome definition and ascertainment — practical risks and bias</w:t>
      </w:r>
      <w:r w:rsidRPr="00AB4563">
        <w:br/>
        <w:t>Issue: The primary outcome is "in-hospital mortality within 30 days of arrival". For patients transferred between hospitals the protocol relies on telephone follow-up or contacting the receiving hospital. This risks differential ascertainment (e.g., loss to follow-up differing by cluster/time) and potential misclassification.</w:t>
      </w:r>
    </w:p>
    <w:p w14:paraId="0D7D26D7" w14:textId="7063D8F2" w:rsidR="00A9261E" w:rsidRPr="00AB4563" w:rsidRDefault="00A9261E" w:rsidP="00AB4563">
      <w:pPr>
        <w:pStyle w:val="NormalWeb"/>
      </w:pPr>
      <w:r w:rsidRPr="00AB4563">
        <w:t>Suggested actions (required):</w:t>
      </w:r>
    </w:p>
    <w:p w14:paraId="57CE2DCD" w14:textId="4FF9ADC0" w:rsidR="00AB4563" w:rsidRPr="00AB4563" w:rsidRDefault="00AB4563" w:rsidP="00AB4563">
      <w:pPr>
        <w:pStyle w:val="NormalWeb"/>
      </w:pPr>
      <w:r w:rsidRPr="00AB4563">
        <w:rPr>
          <w:b/>
          <w:bCs/>
        </w:rPr>
        <w:t>Q2.2</w:t>
      </w:r>
      <w:r w:rsidRPr="00AB4563">
        <w:t xml:space="preserve"> </w:t>
      </w:r>
      <w:commentRangeStart w:id="0"/>
      <w:commentRangeStart w:id="1"/>
      <w:commentRangeStart w:id="2"/>
      <w:commentRangeStart w:id="3"/>
      <w:r w:rsidR="00A9261E" w:rsidRPr="00AB4563">
        <w:t>Provide concrete procedures and responsibilities for ascertaining 30-day status for transferred/discharged patients (who calls, how many attempts, what records are checked). State acceptable sources of confirmation (hospital EHR, death registry, phone with next-of-kin) and planned documentation.</w:t>
      </w:r>
      <w:commentRangeEnd w:id="0"/>
      <w:r w:rsidR="003764F3" w:rsidRPr="00AB4563">
        <w:rPr>
          <w:rStyle w:val="CommentReference"/>
          <w:rFonts w:eastAsiaTheme="minorHAnsi"/>
          <w:kern w:val="2"/>
          <w:sz w:val="24"/>
          <w:szCs w:val="24"/>
          <w:lang w:val="en-US" w:eastAsia="en-US"/>
          <w14:ligatures w14:val="standardContextual"/>
        </w:rPr>
        <w:commentReference w:id="0"/>
      </w:r>
      <w:commentRangeEnd w:id="1"/>
      <w:r>
        <w:rPr>
          <w:rStyle w:val="CommentReference"/>
          <w:rFonts w:asciiTheme="minorHAnsi" w:eastAsiaTheme="minorHAnsi" w:hAnsiTheme="minorHAnsi" w:cs="Mangal"/>
          <w:kern w:val="2"/>
          <w:lang w:val="en-US" w:eastAsia="en-US"/>
          <w14:ligatures w14:val="standardContextual"/>
        </w:rPr>
        <w:commentReference w:id="1"/>
      </w:r>
      <w:commentRangeEnd w:id="2"/>
      <w:r w:rsidR="00416ECB">
        <w:rPr>
          <w:rStyle w:val="CommentReference"/>
        </w:rPr>
        <w:commentReference w:id="2"/>
      </w:r>
      <w:commentRangeEnd w:id="3"/>
      <w:r w:rsidR="003E7884">
        <w:rPr>
          <w:rStyle w:val="CommentReference"/>
        </w:rPr>
        <w:commentReference w:id="3"/>
      </w:r>
    </w:p>
    <w:p w14:paraId="32314547" w14:textId="74DB4F5C" w:rsidR="00AB4563" w:rsidRDefault="00AB4563" w:rsidP="00AB4563">
      <w:pPr>
        <w:pStyle w:val="NormalWeb"/>
      </w:pPr>
      <w:commentRangeStart w:id="4"/>
      <w:r w:rsidRPr="00AB4563">
        <w:rPr>
          <w:b/>
          <w:bCs/>
        </w:rPr>
        <w:t>R2.2</w:t>
      </w:r>
      <w:r>
        <w:t xml:space="preserve"> </w:t>
      </w:r>
      <w:commentRangeEnd w:id="4"/>
      <w:r w:rsidR="004E2B44">
        <w:rPr>
          <w:rStyle w:val="CommentReference"/>
        </w:rPr>
        <w:commentReference w:id="4"/>
      </w:r>
      <w:r>
        <w:t>We have now clarified that f</w:t>
      </w:r>
      <w:r w:rsidR="00D82FDE" w:rsidRPr="00AB4563">
        <w:t>ollow-up of patient participants is conducted by the Clinical Research Coordinator (CRC) at each site. The site coordinators regularly review clinical notes and hospital registers to determine whether participants have been discharged or transferred. For participants who have been transferred, the CRC conducts telephonic follow-up calls with either the participant or their next of kin.</w:t>
      </w:r>
    </w:p>
    <w:p w14:paraId="3DAB59AC" w14:textId="64E4ED2C" w:rsidR="00D82FDE" w:rsidRPr="00AB4563" w:rsidRDefault="00D82FDE" w:rsidP="00AB4563">
      <w:pPr>
        <w:pStyle w:val="NormalWeb"/>
      </w:pPr>
      <w:r w:rsidRPr="00AB4563">
        <w:t xml:space="preserve">Deaths are confirmed through verification of hospital records. For outcome assessments such as EQ-5D, WHODAS, and return-to-work status, the CRC makes regular follow-up calls to obtain updates from the participant or their nearest kin. </w:t>
      </w:r>
      <w:ins w:id="5" w:author="sranjan@masonlive.gmu.edu" w:date="2025-12-05T16:37:00Z">
        <w:r w:rsidR="003E7884" w:rsidRPr="003E7884">
          <w:t xml:space="preserve">By Day 30, at least three to four phone calls </w:t>
        </w:r>
      </w:ins>
      <w:ins w:id="6" w:author="sranjan@masonlive.gmu.edu" w:date="2025-12-05T16:37:00Z" w16du:dateUtc="2025-12-05T21:37:00Z">
        <w:r w:rsidR="003E7884">
          <w:t>a</w:t>
        </w:r>
      </w:ins>
      <w:ins w:id="7" w:author="sranjan@masonlive.gmu.edu" w:date="2025-12-05T16:38:00Z" w16du:dateUtc="2025-12-05T21:38:00Z">
        <w:r w:rsidR="003E7884">
          <w:t>re</w:t>
        </w:r>
      </w:ins>
      <w:ins w:id="8" w:author="sranjan@masonlive.gmu.edu" w:date="2025-12-05T16:37:00Z">
        <w:r w:rsidR="003E7884" w:rsidRPr="003E7884">
          <w:t xml:space="preserve"> attempted. Depending on the response, a subsequent telephone follow-up will be scheduled. </w:t>
        </w:r>
      </w:ins>
      <w:r w:rsidRPr="00AB4563">
        <w:t>In cases where no contact can be established despite repeated attempts, the participant is classified as a loss to follow-up.</w:t>
      </w:r>
    </w:p>
    <w:p w14:paraId="5FC78BC6" w14:textId="77777777" w:rsidR="00AB4563" w:rsidRDefault="00AB4563" w:rsidP="00AB4563">
      <w:pPr>
        <w:pStyle w:val="NormalWeb"/>
      </w:pPr>
      <w:r w:rsidRPr="00AB4563">
        <w:rPr>
          <w:b/>
          <w:bCs/>
        </w:rPr>
        <w:t>Q2.3</w:t>
      </w:r>
      <w:r>
        <w:t xml:space="preserve"> </w:t>
      </w:r>
      <w:commentRangeStart w:id="9"/>
      <w:commentRangeStart w:id="10"/>
      <w:r w:rsidR="00A9261E" w:rsidRPr="00AB4563">
        <w:t>Prespecify how you will handle deaths that cannot be confirmed at 30 days (e.g., treat as alive, treat as missing — and how this choice will be handled in sensitivity analyses). Add an analysis plan for differential loss to follow-up (e.g., inverse-probability weighting or worst-case/best-case sensitivity analyses).</w:t>
      </w:r>
      <w:commentRangeEnd w:id="9"/>
      <w:r w:rsidR="00391B5E" w:rsidRPr="00AB4563">
        <w:rPr>
          <w:rStyle w:val="CommentReference"/>
          <w:rFonts w:eastAsiaTheme="minorHAnsi"/>
          <w:kern w:val="2"/>
          <w:sz w:val="24"/>
          <w:szCs w:val="24"/>
          <w:lang w:val="en-US" w:eastAsia="en-US"/>
          <w14:ligatures w14:val="standardContextual"/>
        </w:rPr>
        <w:commentReference w:id="9"/>
      </w:r>
      <w:commentRangeEnd w:id="10"/>
      <w:r w:rsidR="00DA1310">
        <w:rPr>
          <w:rStyle w:val="CommentReference"/>
        </w:rPr>
        <w:commentReference w:id="10"/>
      </w:r>
    </w:p>
    <w:p w14:paraId="33AB7855" w14:textId="00720AB6" w:rsidR="00DA1310" w:rsidRPr="00DA1310" w:rsidRDefault="00AB4563" w:rsidP="00AB4563">
      <w:pPr>
        <w:pStyle w:val="NormalWeb"/>
      </w:pPr>
      <w:r>
        <w:rPr>
          <w:b/>
          <w:bCs/>
        </w:rPr>
        <w:t xml:space="preserve">R2.3 </w:t>
      </w:r>
      <w:r>
        <w:t>Deaths that cannot be confirmed at 30 days will be treated as missing. We will handle missing data in the primary outcome depending on the amount of missing. If there is less than 10% missingness in the primary outcome, then we will conduct a complete case analysis. If there is more than 10% missingness then we will use multiple imputation, unless we have reason to believe that the data may be missing not at random. We have clarified this in the manuscript, item 12 and 20c.</w:t>
      </w:r>
    </w:p>
    <w:p w14:paraId="6C0C58C3" w14:textId="77777777" w:rsidR="00AB4563" w:rsidRDefault="00A9261E" w:rsidP="00AB4563">
      <w:pPr>
        <w:pStyle w:val="NormalWeb"/>
      </w:pPr>
      <w:r w:rsidRPr="00AB4563">
        <w:lastRenderedPageBreak/>
        <w:t xml:space="preserve">2) </w:t>
      </w:r>
      <w:commentRangeStart w:id="11"/>
      <w:r w:rsidRPr="00AB4563">
        <w:t>Blinding and outcome assessment bias</w:t>
      </w:r>
      <w:commentRangeEnd w:id="11"/>
      <w:r w:rsidR="005C6D9D" w:rsidRPr="00AB4563">
        <w:rPr>
          <w:rStyle w:val="CommentReference"/>
          <w:rFonts w:eastAsiaTheme="minorHAnsi"/>
          <w:kern w:val="2"/>
          <w:sz w:val="24"/>
          <w:szCs w:val="24"/>
          <w:lang w:val="en-US" w:eastAsia="en-US"/>
          <w14:ligatures w14:val="standardContextual"/>
        </w:rPr>
        <w:commentReference w:id="11"/>
      </w:r>
    </w:p>
    <w:p w14:paraId="67244AF8" w14:textId="08958B44" w:rsidR="00AB4563" w:rsidRDefault="00A9261E" w:rsidP="00AB4563">
      <w:pPr>
        <w:pStyle w:val="NormalWeb"/>
      </w:pPr>
      <w:r w:rsidRPr="00AB4563">
        <w:t>Issue: No blinding of outcome assessors or data analysts is planned because of time-randomised intervention. While understandable, this raises the possibility of ascertainment bias for outcomes that require judgement (e.g., ICU admission criteria, adherence assessment).</w:t>
      </w:r>
    </w:p>
    <w:p w14:paraId="0CC19A05" w14:textId="77777777" w:rsidR="00AB4563" w:rsidRDefault="00A9261E" w:rsidP="00AB4563">
      <w:pPr>
        <w:pStyle w:val="NormalWeb"/>
      </w:pPr>
      <w:r w:rsidRPr="00AB4563">
        <w:t>Suggested actions:</w:t>
      </w:r>
    </w:p>
    <w:p w14:paraId="2FAFA570" w14:textId="77777777" w:rsidR="00AB4563" w:rsidRDefault="00AB4563" w:rsidP="00AB4563">
      <w:pPr>
        <w:pStyle w:val="NormalWeb"/>
      </w:pPr>
      <w:r w:rsidRPr="00AB4563">
        <w:rPr>
          <w:b/>
          <w:bCs/>
        </w:rPr>
        <w:t>Q2.4</w:t>
      </w:r>
      <w:r>
        <w:t xml:space="preserve"> </w:t>
      </w:r>
      <w:r w:rsidR="00A9261E" w:rsidRPr="00AB4563">
        <w:t>For objective outcomes (mortality) ensure independent verification where feasible (e.g., central adjudication of ambiguous deaths).</w:t>
      </w:r>
    </w:p>
    <w:p w14:paraId="54AB426A" w14:textId="1ABCCC76" w:rsidR="00DA1310" w:rsidRPr="002B0C15" w:rsidRDefault="00DA1310" w:rsidP="00AB4563">
      <w:pPr>
        <w:pStyle w:val="NormalWeb"/>
      </w:pPr>
      <w:commentRangeStart w:id="12"/>
      <w:commentRangeStart w:id="13"/>
      <w:commentRangeStart w:id="14"/>
      <w:r w:rsidRPr="00DA1310">
        <w:rPr>
          <w:b/>
          <w:bCs/>
        </w:rPr>
        <w:t xml:space="preserve">R2.4 </w:t>
      </w:r>
      <w:ins w:id="15" w:author="sranjan@masonlive.gmu.edu" w:date="2025-12-05T16:42:00Z" w16du:dateUtc="2025-12-05T21:42:00Z">
        <w:r w:rsidR="003E7884" w:rsidRPr="003E7884">
          <w:rPr>
            <w:rPrChange w:id="16" w:author="sranjan@masonlive.gmu.edu" w:date="2025-12-05T16:42:00Z" w16du:dateUtc="2025-12-05T21:42:00Z">
              <w:rPr>
                <w:b/>
                <w:bCs/>
              </w:rPr>
            </w:rPrChange>
          </w:rPr>
          <w:t xml:space="preserve">In case </w:t>
        </w:r>
      </w:ins>
      <w:ins w:id="17" w:author="sranjan@masonlive.gmu.edu" w:date="2025-12-05T16:41:00Z">
        <w:r w:rsidR="003E7884" w:rsidRPr="003E7884">
          <w:rPr>
            <w:rPrChange w:id="18" w:author="sranjan@masonlive.gmu.edu" w:date="2025-12-05T16:42:00Z" w16du:dateUtc="2025-12-05T21:42:00Z">
              <w:rPr>
                <w:b/>
                <w:bCs/>
              </w:rPr>
            </w:rPrChange>
          </w:rPr>
          <w:t xml:space="preserve">death occurs in </w:t>
        </w:r>
      </w:ins>
      <w:ins w:id="19" w:author="sranjan@masonlive.gmu.edu" w:date="2025-12-05T16:42:00Z" w16du:dateUtc="2025-12-05T21:42:00Z">
        <w:r w:rsidR="003E7884" w:rsidRPr="003E7884">
          <w:rPr>
            <w:rPrChange w:id="20" w:author="sranjan@masonlive.gmu.edu" w:date="2025-12-05T16:42:00Z" w16du:dateUtc="2025-12-05T21:42:00Z">
              <w:rPr>
                <w:b/>
                <w:bCs/>
              </w:rPr>
            </w:rPrChange>
          </w:rPr>
          <w:t xml:space="preserve">the </w:t>
        </w:r>
      </w:ins>
      <w:ins w:id="21" w:author="sranjan@masonlive.gmu.edu" w:date="2025-12-05T16:41:00Z">
        <w:r w:rsidR="003E7884" w:rsidRPr="003E7884">
          <w:rPr>
            <w:rPrChange w:id="22" w:author="sranjan@masonlive.gmu.edu" w:date="2025-12-05T16:42:00Z" w16du:dateUtc="2025-12-05T21:42:00Z">
              <w:rPr>
                <w:b/>
                <w:bCs/>
              </w:rPr>
            </w:rPrChange>
          </w:rPr>
          <w:t xml:space="preserve">hospital, </w:t>
        </w:r>
      </w:ins>
      <w:ins w:id="23" w:author="sranjan@masonlive.gmu.edu" w:date="2025-12-05T16:42:00Z" w16du:dateUtc="2025-12-05T21:42:00Z">
        <w:r w:rsidR="003E7884">
          <w:t xml:space="preserve">a hundred </w:t>
        </w:r>
      </w:ins>
      <w:ins w:id="24" w:author="sranjan@masonlive.gmu.edu" w:date="2025-12-05T16:59:00Z" w16du:dateUtc="2025-12-05T21:59:00Z">
        <w:r w:rsidR="00C80238">
          <w:t xml:space="preserve">percent </w:t>
        </w:r>
        <w:r w:rsidR="00C80238" w:rsidRPr="00C80238">
          <w:t>review</w:t>
        </w:r>
      </w:ins>
      <w:ins w:id="25" w:author="sranjan@masonlive.gmu.edu" w:date="2025-12-05T16:42:00Z" w16du:dateUtc="2025-12-05T21:42:00Z">
        <w:r w:rsidR="003E7884">
          <w:t xml:space="preserve"> of the </w:t>
        </w:r>
      </w:ins>
      <w:ins w:id="26" w:author="sranjan@masonlive.gmu.edu" w:date="2025-12-05T16:41:00Z">
        <w:r w:rsidR="003E7884" w:rsidRPr="003E7884">
          <w:rPr>
            <w:rPrChange w:id="27" w:author="sranjan@masonlive.gmu.edu" w:date="2025-12-05T16:42:00Z" w16du:dateUtc="2025-12-05T21:42:00Z">
              <w:rPr>
                <w:b/>
                <w:bCs/>
              </w:rPr>
            </w:rPrChange>
          </w:rPr>
          <w:t>source data</w:t>
        </w:r>
      </w:ins>
      <w:ins w:id="28" w:author="sranjan@masonlive.gmu.edu" w:date="2025-12-05T16:42:00Z" w16du:dateUtc="2025-12-05T21:42:00Z">
        <w:r w:rsidR="003E7884">
          <w:t xml:space="preserve"> is done</w:t>
        </w:r>
      </w:ins>
      <w:ins w:id="29" w:author="sranjan@masonlive.gmu.edu" w:date="2025-12-05T16:44:00Z" w16du:dateUtc="2025-12-05T21:44:00Z">
        <w:r w:rsidR="003E7884">
          <w:t xml:space="preserve"> through onsite and remote monitoring</w:t>
        </w:r>
      </w:ins>
      <w:ins w:id="30" w:author="sranjan@masonlive.gmu.edu" w:date="2025-12-05T16:41:00Z">
        <w:r w:rsidR="003E7884" w:rsidRPr="003E7884">
          <w:rPr>
            <w:rPrChange w:id="31" w:author="sranjan@masonlive.gmu.edu" w:date="2025-12-05T16:42:00Z" w16du:dateUtc="2025-12-05T21:42:00Z">
              <w:rPr>
                <w:b/>
                <w:bCs/>
              </w:rPr>
            </w:rPrChange>
          </w:rPr>
          <w:t xml:space="preserve">. If the death happens after discharge, we attempt to determine the cause of mortality. </w:t>
        </w:r>
      </w:ins>
      <w:r w:rsidR="002B0C15">
        <w:t>Outcome recording will be verified for a sample of observations through remote and on-site monitoring of source data by the coordinating centre. This has been clarified in the manuscript, item 18a.</w:t>
      </w:r>
      <w:commentRangeEnd w:id="12"/>
      <w:r w:rsidR="002B0C15">
        <w:rPr>
          <w:rStyle w:val="CommentReference"/>
        </w:rPr>
        <w:commentReference w:id="12"/>
      </w:r>
      <w:commentRangeEnd w:id="13"/>
      <w:r w:rsidR="00416ECB">
        <w:rPr>
          <w:rStyle w:val="CommentReference"/>
        </w:rPr>
        <w:commentReference w:id="13"/>
      </w:r>
      <w:commentRangeEnd w:id="14"/>
      <w:r w:rsidR="003E7884">
        <w:rPr>
          <w:rStyle w:val="CommentReference"/>
        </w:rPr>
        <w:commentReference w:id="14"/>
      </w:r>
    </w:p>
    <w:p w14:paraId="773D8BA5" w14:textId="77777777" w:rsidR="00AB4563" w:rsidRDefault="00AB4563" w:rsidP="00AB4563">
      <w:pPr>
        <w:pStyle w:val="NormalWeb"/>
      </w:pPr>
      <w:r w:rsidRPr="00AB4563">
        <w:rPr>
          <w:b/>
          <w:bCs/>
        </w:rPr>
        <w:t>Q2.5</w:t>
      </w:r>
      <w:r>
        <w:t xml:space="preserve"> </w:t>
      </w:r>
      <w:r w:rsidR="00A9261E" w:rsidRPr="00AB4563">
        <w:t xml:space="preserve">For outcomes subject to ascertainment (ICU admission, length of stay), describe standardised, </w:t>
      </w:r>
      <w:commentRangeStart w:id="32"/>
      <w:r w:rsidR="00A9261E" w:rsidRPr="00AB4563">
        <w:t xml:space="preserve">objective definitions </w:t>
      </w:r>
      <w:commentRangeEnd w:id="32"/>
      <w:r w:rsidR="00352E90">
        <w:rPr>
          <w:rStyle w:val="CommentReference"/>
        </w:rPr>
        <w:commentReference w:id="32"/>
      </w:r>
      <w:r w:rsidR="00A9261E" w:rsidRPr="00AB4563">
        <w:t>and whether any central adjudication will occur.</w:t>
      </w:r>
    </w:p>
    <w:p w14:paraId="79534D6C" w14:textId="59ECA71F" w:rsidR="00DA1310" w:rsidRPr="002B0C15" w:rsidRDefault="00DA1310" w:rsidP="00AB4563">
      <w:pPr>
        <w:pStyle w:val="NormalWeb"/>
      </w:pPr>
      <w:r w:rsidRPr="00DA1310">
        <w:rPr>
          <w:b/>
          <w:bCs/>
        </w:rPr>
        <w:t xml:space="preserve">R2.5 </w:t>
      </w:r>
      <w:r w:rsidR="002B0C15">
        <w:t>See R2.4.</w:t>
      </w:r>
    </w:p>
    <w:p w14:paraId="55AA823A" w14:textId="77777777" w:rsidR="00AB4563" w:rsidRDefault="00AB4563" w:rsidP="00AB4563">
      <w:pPr>
        <w:pStyle w:val="NormalWeb"/>
      </w:pPr>
      <w:r w:rsidRPr="00AB4563">
        <w:rPr>
          <w:b/>
          <w:bCs/>
        </w:rPr>
        <w:t>Q2.6</w:t>
      </w:r>
      <w:r>
        <w:t xml:space="preserve"> </w:t>
      </w:r>
      <w:r w:rsidR="00A9261E" w:rsidRPr="00AB4563">
        <w:t>If possible, blind the statistician performing the primary analysis to intervention timing (e.g., anonymised period labels) or document why blinding the analyst is infeasible and how you will mitigate bias.</w:t>
      </w:r>
    </w:p>
    <w:p w14:paraId="748B0BEA" w14:textId="25894ACF" w:rsidR="00DA1310" w:rsidRPr="00B55ED4" w:rsidRDefault="00DA1310" w:rsidP="00AB4563">
      <w:pPr>
        <w:pStyle w:val="NormalWeb"/>
      </w:pPr>
      <w:r w:rsidRPr="00DA1310">
        <w:rPr>
          <w:b/>
          <w:bCs/>
        </w:rPr>
        <w:t xml:space="preserve">R2.6 </w:t>
      </w:r>
      <w:commentRangeStart w:id="33"/>
      <w:commentRangeStart w:id="34"/>
      <w:commentRangeStart w:id="35"/>
      <w:r w:rsidR="00B55ED4">
        <w:t xml:space="preserve">Would </w:t>
      </w:r>
      <w:commentRangeEnd w:id="33"/>
      <w:r w:rsidR="002A1C67">
        <w:rPr>
          <w:rStyle w:val="CommentReference"/>
        </w:rPr>
        <w:commentReference w:id="33"/>
      </w:r>
      <w:r w:rsidR="00B55ED4">
        <w:t>it be possible to blind the statistician? Won’t allocation be obvious from the data structure?</w:t>
      </w:r>
      <w:commentRangeEnd w:id="34"/>
      <w:r w:rsidR="00B55ED4">
        <w:rPr>
          <w:rStyle w:val="CommentReference"/>
        </w:rPr>
        <w:commentReference w:id="34"/>
      </w:r>
      <w:commentRangeEnd w:id="35"/>
      <w:r w:rsidR="00C647D3">
        <w:rPr>
          <w:rStyle w:val="CommentReference"/>
        </w:rPr>
        <w:commentReference w:id="35"/>
      </w:r>
    </w:p>
    <w:p w14:paraId="63852546" w14:textId="77777777" w:rsidR="00DA1310" w:rsidRDefault="00A9261E" w:rsidP="00AB4563">
      <w:pPr>
        <w:pStyle w:val="NormalWeb"/>
      </w:pPr>
      <w:r w:rsidRPr="00AB4563">
        <w:t>3</w:t>
      </w:r>
      <w:commentRangeStart w:id="36"/>
      <w:r w:rsidRPr="00AB4563">
        <w:t xml:space="preserve">) Statistical analysis </w:t>
      </w:r>
      <w:commentRangeEnd w:id="36"/>
      <w:r w:rsidR="005C6D9D" w:rsidRPr="00AB4563">
        <w:rPr>
          <w:rStyle w:val="CommentReference"/>
          <w:rFonts w:eastAsiaTheme="minorHAnsi"/>
          <w:kern w:val="2"/>
          <w:sz w:val="24"/>
          <w:szCs w:val="24"/>
          <w:lang w:val="en-US" w:eastAsia="en-US"/>
          <w14:ligatures w14:val="standardContextual"/>
        </w:rPr>
        <w:commentReference w:id="36"/>
      </w:r>
      <w:r w:rsidRPr="00AB4563">
        <w:t>— small number of clusters and choice of corrections</w:t>
      </w:r>
    </w:p>
    <w:p w14:paraId="3DA93A7F" w14:textId="77777777" w:rsidR="00B55ED4" w:rsidRDefault="00A9261E" w:rsidP="00AB4563">
      <w:pPr>
        <w:pStyle w:val="NormalWeb"/>
      </w:pPr>
      <w:r w:rsidRPr="00AB4563">
        <w:t>Issue: The protocol recognises the small cluster number (30) and plans a "correction for a small number of clusters" but does not pre-specify which method (e.g., Kenward-Roger, permutation, cluster-robust variance with small-sample correction, bootstrap).</w:t>
      </w:r>
    </w:p>
    <w:p w14:paraId="5689B124" w14:textId="68C3E15A" w:rsidR="00DA1310" w:rsidRDefault="00A9261E" w:rsidP="00AB4563">
      <w:pPr>
        <w:pStyle w:val="NormalWeb"/>
      </w:pPr>
      <w:r w:rsidRPr="00AB4563">
        <w:t>Suggested actions (required):</w:t>
      </w:r>
    </w:p>
    <w:p w14:paraId="78E35665" w14:textId="195E7B36" w:rsidR="00DA1310" w:rsidRDefault="00DA1310" w:rsidP="00AB4563">
      <w:pPr>
        <w:pStyle w:val="NormalWeb"/>
      </w:pPr>
      <w:r w:rsidRPr="00DA1310">
        <w:rPr>
          <w:b/>
          <w:bCs/>
        </w:rPr>
        <w:t>Q2.7</w:t>
      </w:r>
      <w:r>
        <w:t xml:space="preserve"> </w:t>
      </w:r>
      <w:r w:rsidR="00A9261E" w:rsidRPr="00AB4563">
        <w:t>Pre-specify the primary small-sample correction method (or provide a decision algorithm with ranked preferred methods and justification). Common choices: (a) use cluster-level summaries with permutation tests, (b) use GLMM with Kenward-Roger or Satterthwaite df, or (c) use bias-corrected cluster-robust standard errors with a recommended correction (e.g., Webb/</w:t>
      </w:r>
      <w:proofErr w:type="spellStart"/>
      <w:r w:rsidR="00A9261E" w:rsidRPr="00AB4563">
        <w:t>Imbens</w:t>
      </w:r>
      <w:proofErr w:type="spellEnd"/>
      <w:r w:rsidR="00A9261E" w:rsidRPr="00AB4563">
        <w:t>). Cite supporting references</w:t>
      </w:r>
      <w:r w:rsidR="00B55ED4">
        <w:t>.</w:t>
      </w:r>
    </w:p>
    <w:p w14:paraId="64EB50D3" w14:textId="2B09285E" w:rsidR="00DA1310" w:rsidRPr="00B55ED4" w:rsidRDefault="00DA1310" w:rsidP="00AB4563">
      <w:pPr>
        <w:pStyle w:val="NormalWeb"/>
      </w:pPr>
      <w:r w:rsidRPr="00DA1310">
        <w:rPr>
          <w:b/>
          <w:bCs/>
        </w:rPr>
        <w:t xml:space="preserve">R2.7 </w:t>
      </w:r>
      <w:r w:rsidR="00B55ED4">
        <w:t xml:space="preserve">What small-sample correction method to use is an active area of research, particularly in the context of stepped-wedge and batched stepped-wedge designs. We have therefore decided not to specify the small sample correction that we will use, but instead justify our final choice based on the latest </w:t>
      </w:r>
      <w:commentRangeStart w:id="37"/>
      <w:r w:rsidR="00B55ED4">
        <w:t>literature before patient inclusion has stopped</w:t>
      </w:r>
      <w:commentRangeEnd w:id="37"/>
      <w:r w:rsidR="001D4B25">
        <w:rPr>
          <w:rStyle w:val="CommentReference"/>
        </w:rPr>
        <w:commentReference w:id="37"/>
      </w:r>
      <w:r w:rsidR="00B55ED4">
        <w:t xml:space="preserve">. </w:t>
      </w:r>
    </w:p>
    <w:p w14:paraId="1C8958B4" w14:textId="5C1CC383" w:rsidR="00B55ED4" w:rsidRDefault="00DA1310" w:rsidP="00AB4563">
      <w:pPr>
        <w:pStyle w:val="NormalWeb"/>
      </w:pPr>
      <w:r w:rsidRPr="00DA1310">
        <w:rPr>
          <w:b/>
          <w:bCs/>
        </w:rPr>
        <w:lastRenderedPageBreak/>
        <w:t>Q2.8</w:t>
      </w:r>
      <w:r>
        <w:t xml:space="preserve"> </w:t>
      </w:r>
      <w:r w:rsidR="00A9261E" w:rsidRPr="00AB4563">
        <w:t xml:space="preserve">Clearly state the primary </w:t>
      </w:r>
      <w:proofErr w:type="spellStart"/>
      <w:r w:rsidR="00A9261E" w:rsidRPr="00AB4563">
        <w:t>estimand</w:t>
      </w:r>
      <w:proofErr w:type="spellEnd"/>
      <w:r w:rsidR="00A9261E" w:rsidRPr="00AB4563">
        <w:t xml:space="preserve"> (risk difference or risk ratio/OR) and primary modelling choice (e.g., binomial identity model for risk difference; if non-convergence, report odds ratio). You already mention this — but make it explicit which effect will be the main inference and how small-cluster bias will be corrected.</w:t>
      </w:r>
    </w:p>
    <w:p w14:paraId="009C8519" w14:textId="7AF638D6" w:rsidR="00DA1310" w:rsidRPr="00B55ED4" w:rsidRDefault="00DA1310" w:rsidP="00AB4563">
      <w:pPr>
        <w:pStyle w:val="NormalWeb"/>
      </w:pPr>
      <w:r w:rsidRPr="00DA1310">
        <w:rPr>
          <w:b/>
          <w:bCs/>
        </w:rPr>
        <w:t xml:space="preserve">R2.9 </w:t>
      </w:r>
      <w:r w:rsidR="00B55ED4">
        <w:t xml:space="preserve">The primary </w:t>
      </w:r>
      <w:proofErr w:type="spellStart"/>
      <w:r w:rsidR="00B55ED4">
        <w:t>estimand</w:t>
      </w:r>
      <w:proofErr w:type="spellEnd"/>
      <w:r w:rsidR="00B55ED4">
        <w:t xml:space="preserve"> will be the odds ratio. This has been clarified under item 20a.</w:t>
      </w:r>
    </w:p>
    <w:p w14:paraId="3CD70DFB" w14:textId="77777777" w:rsidR="00DA1310" w:rsidRDefault="00A9261E" w:rsidP="00AB4563">
      <w:pPr>
        <w:pStyle w:val="NormalWeb"/>
      </w:pPr>
      <w:r w:rsidRPr="00AB4563">
        <w:t>4) Handling of cluster size imbalance and time trends</w:t>
      </w:r>
    </w:p>
    <w:p w14:paraId="30FCF360" w14:textId="77777777" w:rsidR="00DA1310" w:rsidRDefault="00A9261E" w:rsidP="00AB4563">
      <w:pPr>
        <w:pStyle w:val="NormalWeb"/>
      </w:pPr>
      <w:r w:rsidRPr="00AB4563">
        <w:t>Issue: Stepped-wedge designs are sensitive to secular trends and cluster size imbalance. While the protocol will adjust for period effects, more detail is needed on preplanned checks and adjustments.</w:t>
      </w:r>
    </w:p>
    <w:p w14:paraId="16C783A0" w14:textId="77777777" w:rsidR="00DA1310" w:rsidRDefault="00A9261E" w:rsidP="00AB4563">
      <w:pPr>
        <w:pStyle w:val="NormalWeb"/>
      </w:pPr>
      <w:commentRangeStart w:id="38"/>
      <w:commentRangeStart w:id="39"/>
      <w:r w:rsidRPr="00AB4563">
        <w:t>Suggested actions</w:t>
      </w:r>
      <w:commentRangeEnd w:id="38"/>
      <w:r w:rsidR="00391B5E" w:rsidRPr="00AB4563">
        <w:rPr>
          <w:rStyle w:val="CommentReference"/>
          <w:rFonts w:eastAsiaTheme="minorHAnsi"/>
          <w:kern w:val="2"/>
          <w:sz w:val="24"/>
          <w:szCs w:val="24"/>
          <w:lang w:val="en-US" w:eastAsia="en-US"/>
          <w14:ligatures w14:val="standardContextual"/>
        </w:rPr>
        <w:commentReference w:id="38"/>
      </w:r>
      <w:commentRangeEnd w:id="39"/>
      <w:r w:rsidR="008311C5">
        <w:rPr>
          <w:rStyle w:val="CommentReference"/>
        </w:rPr>
        <w:commentReference w:id="39"/>
      </w:r>
      <w:r w:rsidRPr="00AB4563">
        <w:t>:</w:t>
      </w:r>
    </w:p>
    <w:p w14:paraId="6585AB97" w14:textId="77777777" w:rsidR="00DA1310" w:rsidRDefault="00DA1310" w:rsidP="00AB4563">
      <w:pPr>
        <w:pStyle w:val="NormalWeb"/>
      </w:pPr>
      <w:r w:rsidRPr="00DA1310">
        <w:rPr>
          <w:b/>
          <w:bCs/>
        </w:rPr>
        <w:t>Q2.9</w:t>
      </w:r>
      <w:r>
        <w:t xml:space="preserve"> </w:t>
      </w:r>
      <w:r w:rsidR="00A9261E" w:rsidRPr="00AB4563">
        <w:t>Prosperity diagnostics for secular trends (plots of outcome rates by period), and the approach if strong secular trends are present (e.g., spline for time, additional covariate adjustment). You mention the spline option — indicate thresholds that would trigger spline modelling.</w:t>
      </w:r>
    </w:p>
    <w:p w14:paraId="665A405E" w14:textId="6A9E1C68" w:rsidR="00DA1310" w:rsidRPr="00B55ED4" w:rsidRDefault="00DA1310" w:rsidP="00AB4563">
      <w:pPr>
        <w:pStyle w:val="NormalWeb"/>
      </w:pPr>
      <w:r w:rsidRPr="00DA1310">
        <w:rPr>
          <w:b/>
          <w:bCs/>
        </w:rPr>
        <w:t>R2.9</w:t>
      </w:r>
      <w:r w:rsidR="00B55ED4">
        <w:rPr>
          <w:b/>
          <w:bCs/>
        </w:rPr>
        <w:t xml:space="preserve"> </w:t>
      </w:r>
      <w:r w:rsidR="00B55ED4">
        <w:t>We will conduct the analysis with the time effect modelled using a spline function regardless of whether we think that a strong secular trend is present, thus there is no need to specify thresholds.</w:t>
      </w:r>
    </w:p>
    <w:p w14:paraId="27B29C55" w14:textId="77777777" w:rsidR="00DA1310" w:rsidRDefault="00DA1310" w:rsidP="00AB4563">
      <w:pPr>
        <w:pStyle w:val="NormalWeb"/>
      </w:pPr>
      <w:r w:rsidRPr="00DA1310">
        <w:rPr>
          <w:b/>
          <w:bCs/>
        </w:rPr>
        <w:t>Q2.10</w:t>
      </w:r>
      <w:r>
        <w:t xml:space="preserve"> </w:t>
      </w:r>
      <w:r w:rsidR="00A9261E" w:rsidRPr="00AB4563">
        <w:t>Describe how you will account for variable cluster sizes in sample-size re-estimation or analysis (you mention allowing for variation — state if any cluster-weighted analyses or robust SEs will be used).</w:t>
      </w:r>
    </w:p>
    <w:p w14:paraId="5E6C2378" w14:textId="7AAAB923" w:rsidR="00DA1310" w:rsidRPr="00B55ED4" w:rsidRDefault="00DA1310" w:rsidP="00AB4563">
      <w:pPr>
        <w:pStyle w:val="NormalWeb"/>
      </w:pPr>
      <w:r w:rsidRPr="00DA1310">
        <w:rPr>
          <w:b/>
          <w:bCs/>
        </w:rPr>
        <w:t xml:space="preserve">R2.10 </w:t>
      </w:r>
      <w:r w:rsidR="00B55ED4">
        <w:t>We will not re-estimate the sample size in the interim analysis, see section 21b. Variable cluster sizes were accounted for in the original sample size calculation, based on data from previous projects.</w:t>
      </w:r>
    </w:p>
    <w:p w14:paraId="7A7974A5" w14:textId="77777777" w:rsidR="00B55ED4" w:rsidRDefault="00A9261E" w:rsidP="00AB4563">
      <w:pPr>
        <w:pStyle w:val="NormalWeb"/>
      </w:pPr>
      <w:r w:rsidRPr="00AB4563">
        <w:t>5) Interim analysis stopping rules and multiplicity</w:t>
      </w:r>
    </w:p>
    <w:p w14:paraId="2570C3B0" w14:textId="067CBD5E" w:rsidR="00DA1310" w:rsidRDefault="00A9261E" w:rsidP="00AB4563">
      <w:pPr>
        <w:pStyle w:val="NormalWeb"/>
      </w:pPr>
      <w:r w:rsidRPr="00AB4563">
        <w:t>Issue: An interim analysis is planned for feasibility after half the batches complete, but no stopping rules or decision criteria are specified (e.g., for harm, efficacy, futility).</w:t>
      </w:r>
    </w:p>
    <w:p w14:paraId="12D3CD1F" w14:textId="77777777" w:rsidR="00DA1310" w:rsidRDefault="00A9261E" w:rsidP="00AB4563">
      <w:pPr>
        <w:pStyle w:val="NormalWeb"/>
      </w:pPr>
      <w:r w:rsidRPr="00AB4563">
        <w:t>Suggested actions:</w:t>
      </w:r>
    </w:p>
    <w:p w14:paraId="2CAC5DC3" w14:textId="684475F0" w:rsidR="00DA1310" w:rsidRDefault="00DA1310" w:rsidP="00AB4563">
      <w:pPr>
        <w:pStyle w:val="NormalWeb"/>
      </w:pPr>
      <w:r w:rsidRPr="00DA1310">
        <w:rPr>
          <w:b/>
          <w:bCs/>
        </w:rPr>
        <w:t>Q2.11</w:t>
      </w:r>
      <w:r>
        <w:t xml:space="preserve"> </w:t>
      </w:r>
      <w:commentRangeStart w:id="40"/>
      <w:r w:rsidR="00A9261E" w:rsidRPr="00AB4563">
        <w:t>Clarify the exact objectives of the interim review and prespecified quantitative criteria that would trigger stopping (for feasibility) and how the SDMC will make recommendations. If no efficacy stopping is planned, state explicitly. If harm could prompt stopping, set specific thresholds or statistical boundaries (or explain why not applicable).</w:t>
      </w:r>
      <w:commentRangeEnd w:id="40"/>
      <w:r w:rsidR="00CC4FE8" w:rsidRPr="00AB4563">
        <w:rPr>
          <w:rStyle w:val="CommentReference"/>
          <w:rFonts w:eastAsiaTheme="minorHAnsi"/>
          <w:kern w:val="2"/>
          <w:sz w:val="24"/>
          <w:szCs w:val="24"/>
          <w:lang w:val="en-US" w:eastAsia="en-US"/>
          <w14:ligatures w14:val="standardContextual"/>
        </w:rPr>
        <w:commentReference w:id="40"/>
      </w:r>
    </w:p>
    <w:p w14:paraId="35C1DD0F" w14:textId="3AAFAD32" w:rsidR="00DA1310" w:rsidRPr="00B55ED4" w:rsidRDefault="00DA1310" w:rsidP="00AB4563">
      <w:pPr>
        <w:pStyle w:val="NormalWeb"/>
      </w:pPr>
      <w:r w:rsidRPr="00DA1310">
        <w:rPr>
          <w:b/>
          <w:bCs/>
        </w:rPr>
        <w:t>R2.11</w:t>
      </w:r>
      <w:r w:rsidR="00B55ED4">
        <w:rPr>
          <w:b/>
          <w:bCs/>
        </w:rPr>
        <w:t xml:space="preserve"> </w:t>
      </w:r>
      <w:r w:rsidR="00B55ED4">
        <w:t>The purpose of the interim analysis is to stop the trial if it is deemed not feasible. This will be a qualitative decision based on an overall assessment of the trial’s progress so far. We now explicitly state that no efficacy stopping is planned and provide a justification, see item 21b.</w:t>
      </w:r>
    </w:p>
    <w:p w14:paraId="4069B0FA" w14:textId="77777777" w:rsidR="00DA1310" w:rsidRDefault="00A9261E" w:rsidP="00AB4563">
      <w:pPr>
        <w:pStyle w:val="NormalWeb"/>
      </w:pPr>
      <w:r w:rsidRPr="00AB4563">
        <w:t>6) Consent and ethical considerations</w:t>
      </w:r>
    </w:p>
    <w:p w14:paraId="425D7E0A" w14:textId="77777777" w:rsidR="00DA1310" w:rsidRDefault="00A9261E" w:rsidP="00AB4563">
      <w:pPr>
        <w:pStyle w:val="NormalWeb"/>
      </w:pPr>
      <w:r w:rsidRPr="00AB4563">
        <w:lastRenderedPageBreak/>
        <w:t>Issue: The protocol uses opt-out consent for routine data and opt-in for non-routine data; waiver for unconscious patients is also planned. While justified as minimal risk, opt-out and waiver approaches require detailed local justification and documentation.</w:t>
      </w:r>
    </w:p>
    <w:p w14:paraId="3A00ADA3" w14:textId="7B7493F8" w:rsidR="00DA1310" w:rsidRDefault="00A9261E" w:rsidP="00AB4563">
      <w:pPr>
        <w:pStyle w:val="NormalWeb"/>
      </w:pPr>
      <w:r w:rsidRPr="00AB4563">
        <w:t>Suggested actions:</w:t>
      </w:r>
    </w:p>
    <w:p w14:paraId="584A39C2" w14:textId="11F17167" w:rsidR="00CC4FE8" w:rsidRPr="00AB4563" w:rsidRDefault="00DA1310" w:rsidP="00AB4563">
      <w:pPr>
        <w:pStyle w:val="NormalWeb"/>
      </w:pPr>
      <w:r w:rsidRPr="00DA1310">
        <w:rPr>
          <w:b/>
          <w:bCs/>
          <w:color w:val="000000" w:themeColor="text1"/>
        </w:rPr>
        <w:t>Q2.12</w:t>
      </w:r>
      <w:r>
        <w:rPr>
          <w:color w:val="000000" w:themeColor="text1"/>
        </w:rPr>
        <w:t xml:space="preserve"> </w:t>
      </w:r>
      <w:commentRangeStart w:id="41"/>
      <w:commentRangeStart w:id="42"/>
      <w:r w:rsidR="00A9261E" w:rsidRPr="00AB4563">
        <w:rPr>
          <w:color w:val="000000" w:themeColor="text1"/>
        </w:rPr>
        <w:t>Include the exact text (or a summary) of patient information sheets and how opt-out is communicated at arrival (timing, language, signage). State whether local ethics committees approved opt-out/waiver approaches (you indicate approvals but list only 1-2 bodies). Provide the ethical approval reference numbers in the main text.</w:t>
      </w:r>
      <w:commentRangeEnd w:id="41"/>
      <w:r w:rsidR="00CC4FE8" w:rsidRPr="00AB4563">
        <w:rPr>
          <w:rStyle w:val="CommentReference"/>
          <w:rFonts w:eastAsiaTheme="minorHAnsi"/>
          <w:color w:val="000000" w:themeColor="text1"/>
          <w:kern w:val="2"/>
          <w:sz w:val="24"/>
          <w:szCs w:val="24"/>
          <w:lang w:val="en-US" w:eastAsia="en-US"/>
          <w14:ligatures w14:val="standardContextual"/>
        </w:rPr>
        <w:commentReference w:id="41"/>
      </w:r>
      <w:commentRangeEnd w:id="42"/>
      <w:r w:rsidR="0070380E" w:rsidRPr="00AB4563">
        <w:rPr>
          <w:rStyle w:val="CommentReference"/>
          <w:rFonts w:eastAsiaTheme="minorHAnsi"/>
          <w:color w:val="000000" w:themeColor="text1"/>
          <w:kern w:val="2"/>
          <w:sz w:val="24"/>
          <w:szCs w:val="24"/>
          <w:lang w:val="en-US" w:eastAsia="en-US"/>
          <w14:ligatures w14:val="standardContextual"/>
        </w:rPr>
        <w:commentReference w:id="42"/>
      </w:r>
    </w:p>
    <w:p w14:paraId="03D897D0" w14:textId="644D2160" w:rsidR="00703B7D" w:rsidRDefault="00DA1310" w:rsidP="00AB4563">
      <w:pPr>
        <w:pStyle w:val="NormalWeb"/>
        <w:rPr>
          <w:ins w:id="43" w:author="Prashant Kharat" w:date="2025-11-27T12:21:00Z"/>
        </w:rPr>
      </w:pPr>
      <w:r w:rsidRPr="00DA1310">
        <w:rPr>
          <w:b/>
          <w:bCs/>
        </w:rPr>
        <w:t>R2.12</w:t>
      </w:r>
      <w:r>
        <w:t xml:space="preserve"> </w:t>
      </w:r>
      <w:commentRangeStart w:id="44"/>
      <w:ins w:id="45" w:author="sranjan@masonlive.gmu.edu" w:date="2025-11-11T11:36:00Z">
        <w:r w:rsidR="00703B7D" w:rsidRPr="00AB4563">
          <w:t>[Add text from consent]</w:t>
        </w:r>
      </w:ins>
      <w:commentRangeEnd w:id="44"/>
      <w:r w:rsidR="00841847">
        <w:rPr>
          <w:rStyle w:val="CommentReference"/>
        </w:rPr>
        <w:commentReference w:id="44"/>
      </w:r>
    </w:p>
    <w:p w14:paraId="3F96892F" w14:textId="77777777" w:rsidR="00416ECB" w:rsidRPr="00900EF1" w:rsidRDefault="00416ECB" w:rsidP="00416ECB">
      <w:pPr>
        <w:spacing w:line="276" w:lineRule="auto"/>
        <w:jc w:val="both"/>
        <w:rPr>
          <w:ins w:id="46" w:author="Prashant Kharat" w:date="2025-11-27T12:21:00Z"/>
        </w:rPr>
      </w:pPr>
      <w:ins w:id="47" w:author="Prashant Kharat" w:date="2025-11-27T12:21:00Z">
        <w:r w:rsidRPr="00900EF1">
          <w:t>You are invited to participate in a research study. Before deciding to take part, it's important to understand the purpose of this research and what it involves. Please read the following information carefully and feel free to discuss the study with others if you wish. If anything is unclear or if you would like more information, do not hesitate to ask us. Please take your time to decide whether you wish to participate.</w:t>
        </w:r>
      </w:ins>
    </w:p>
    <w:p w14:paraId="0D199490" w14:textId="77777777" w:rsidR="00416ECB" w:rsidRPr="00900EF1" w:rsidRDefault="00416ECB" w:rsidP="00416ECB">
      <w:pPr>
        <w:spacing w:line="276" w:lineRule="auto"/>
        <w:rPr>
          <w:ins w:id="48" w:author="Prashant Kharat" w:date="2025-11-27T12:21:00Z"/>
        </w:rPr>
      </w:pPr>
      <w:ins w:id="49" w:author="Prashant Kharat" w:date="2025-11-27T12:21:00Z">
        <w:r w:rsidRPr="00900EF1">
          <w:t>Purpose of the Study and Potential Outcomes</w:t>
        </w:r>
      </w:ins>
    </w:p>
    <w:p w14:paraId="29650C8A" w14:textId="77777777" w:rsidR="00416ECB" w:rsidRPr="00900EF1" w:rsidRDefault="00416ECB" w:rsidP="00416ECB">
      <w:pPr>
        <w:pStyle w:val="ListParagraph"/>
        <w:numPr>
          <w:ilvl w:val="0"/>
          <w:numId w:val="1"/>
        </w:numPr>
        <w:shd w:val="clear" w:color="auto" w:fill="auto"/>
        <w:spacing w:beforeAutospacing="0" w:afterAutospacing="0" w:line="276" w:lineRule="auto"/>
        <w:rPr>
          <w:ins w:id="50" w:author="Prashant Kharat" w:date="2025-11-27T12:21:00Z"/>
        </w:rPr>
      </w:pPr>
      <w:ins w:id="51" w:author="Prashant Kharat" w:date="2025-11-27T12:21:00Z">
        <w:r w:rsidRPr="00900EF1">
          <w:t>What is the purpose of the study?</w:t>
        </w:r>
      </w:ins>
    </w:p>
    <w:p w14:paraId="249ED4C3" w14:textId="77777777" w:rsidR="00416ECB" w:rsidRPr="00900EF1" w:rsidRDefault="00416ECB" w:rsidP="00416ECB">
      <w:pPr>
        <w:spacing w:line="276" w:lineRule="auto"/>
        <w:jc w:val="both"/>
        <w:rPr>
          <w:ins w:id="52" w:author="Prashant Kharat" w:date="2025-11-27T12:21:00Z"/>
        </w:rPr>
      </w:pPr>
      <w:ins w:id="53" w:author="Prashant Kharat" w:date="2025-11-27T12:21:00Z">
        <w:r w:rsidRPr="00900EF1">
          <w:t>We are conducting a study at this hospital to determine whether special training, known as Advanced Trauma Life Support (ATLS), provided to doctors, improves the care and outcomes for trauma patients.</w:t>
        </w:r>
      </w:ins>
    </w:p>
    <w:p w14:paraId="7C551361" w14:textId="77777777" w:rsidR="00416ECB" w:rsidRPr="00900EF1" w:rsidRDefault="00416ECB" w:rsidP="00416ECB">
      <w:pPr>
        <w:pStyle w:val="ListParagraph"/>
        <w:numPr>
          <w:ilvl w:val="0"/>
          <w:numId w:val="1"/>
        </w:numPr>
        <w:shd w:val="clear" w:color="auto" w:fill="auto"/>
        <w:spacing w:beforeAutospacing="0" w:afterAutospacing="0" w:line="276" w:lineRule="auto"/>
        <w:jc w:val="both"/>
        <w:rPr>
          <w:ins w:id="54" w:author="Prashant Kharat" w:date="2025-11-27T12:21:00Z"/>
        </w:rPr>
      </w:pPr>
      <w:ins w:id="55" w:author="Prashant Kharat" w:date="2025-11-27T12:21:00Z">
        <w:r w:rsidRPr="00900EF1">
          <w:t>What does the intervention involve?</w:t>
        </w:r>
      </w:ins>
    </w:p>
    <w:p w14:paraId="66D56892" w14:textId="77777777" w:rsidR="00416ECB" w:rsidRPr="00900EF1" w:rsidRDefault="00416ECB" w:rsidP="00416ECB">
      <w:pPr>
        <w:spacing w:line="276" w:lineRule="auto"/>
        <w:jc w:val="both"/>
        <w:rPr>
          <w:ins w:id="56" w:author="Prashant Kharat" w:date="2025-11-27T12:21:00Z"/>
        </w:rPr>
      </w:pPr>
      <w:ins w:id="57" w:author="Prashant Kharat" w:date="2025-11-27T12:21:00Z">
        <w:r w:rsidRPr="00900EF1">
          <w:t>You will not receive any direct intervention as part of this study. The intervention consists of a two-and-a-half-day specialized training course for the doctors who will be treating you.</w:t>
        </w:r>
      </w:ins>
    </w:p>
    <w:p w14:paraId="24199E74" w14:textId="77777777" w:rsidR="00416ECB" w:rsidRPr="00900EF1" w:rsidRDefault="00416ECB" w:rsidP="00416ECB">
      <w:pPr>
        <w:pStyle w:val="ListParagraph"/>
        <w:numPr>
          <w:ilvl w:val="0"/>
          <w:numId w:val="1"/>
        </w:numPr>
        <w:shd w:val="clear" w:color="auto" w:fill="auto"/>
        <w:spacing w:beforeAutospacing="0" w:afterAutospacing="0" w:line="276" w:lineRule="auto"/>
        <w:jc w:val="both"/>
        <w:rPr>
          <w:ins w:id="58" w:author="Prashant Kharat" w:date="2025-11-27T12:21:00Z"/>
        </w:rPr>
      </w:pPr>
      <w:ins w:id="59" w:author="Prashant Kharat" w:date="2025-11-27T12:21:00Z">
        <w:r w:rsidRPr="00900EF1">
          <w:t>Why have I been invited?</w:t>
        </w:r>
      </w:ins>
    </w:p>
    <w:p w14:paraId="05E093D2" w14:textId="77777777" w:rsidR="00416ECB" w:rsidRPr="00900EF1" w:rsidRDefault="00416ECB" w:rsidP="00416ECB">
      <w:pPr>
        <w:spacing w:line="276" w:lineRule="auto"/>
        <w:jc w:val="both"/>
        <w:rPr>
          <w:ins w:id="60" w:author="Prashant Kharat" w:date="2025-11-27T12:21:00Z"/>
        </w:rPr>
      </w:pPr>
      <w:ins w:id="61" w:author="Prashant Kharat" w:date="2025-11-27T12:21:00Z">
        <w:r w:rsidRPr="00900EF1">
          <w:t>You have been invited to participate in this study because you were admitted to this hospital after an injury. We plan to include more than 4,000 participants from 30 hospitals across India.</w:t>
        </w:r>
      </w:ins>
    </w:p>
    <w:p w14:paraId="1393A44D" w14:textId="77777777" w:rsidR="00416ECB" w:rsidRPr="00900EF1" w:rsidRDefault="00416ECB" w:rsidP="00416ECB">
      <w:pPr>
        <w:pStyle w:val="ListParagraph"/>
        <w:numPr>
          <w:ilvl w:val="0"/>
          <w:numId w:val="1"/>
        </w:numPr>
        <w:shd w:val="clear" w:color="auto" w:fill="auto"/>
        <w:spacing w:beforeAutospacing="0" w:afterAutospacing="0" w:line="276" w:lineRule="auto"/>
        <w:jc w:val="both"/>
        <w:rPr>
          <w:ins w:id="62" w:author="Prashant Kharat" w:date="2025-11-27T12:21:00Z"/>
        </w:rPr>
      </w:pPr>
      <w:ins w:id="63" w:author="Prashant Kharat" w:date="2025-11-27T12:21:00Z">
        <w:r w:rsidRPr="00900EF1">
          <w:t>What will happen if I participate?</w:t>
        </w:r>
      </w:ins>
    </w:p>
    <w:p w14:paraId="2212DC9D" w14:textId="77777777" w:rsidR="00416ECB" w:rsidRPr="00900EF1" w:rsidRDefault="00416ECB" w:rsidP="00416ECB">
      <w:pPr>
        <w:spacing w:line="276" w:lineRule="auto"/>
        <w:jc w:val="both"/>
        <w:rPr>
          <w:ins w:id="64" w:author="Prashant Kharat" w:date="2025-11-27T12:21:00Z"/>
        </w:rPr>
      </w:pPr>
      <w:ins w:id="65" w:author="Prashant Kharat" w:date="2025-11-27T12:21:00Z">
        <w:r w:rsidRPr="00900EF1">
          <w:t>During your hospital stay, we will collect certain information required for this study from your routine medical records. This includes your age, gender, medical history, details of your injury, and the treatment you received. During the study's follow-up phase, the hospital research team will:</w:t>
        </w:r>
      </w:ins>
    </w:p>
    <w:p w14:paraId="48A6472E" w14:textId="77777777" w:rsidR="00416ECB" w:rsidRPr="00900EF1" w:rsidRDefault="00416ECB" w:rsidP="00416ECB">
      <w:pPr>
        <w:pStyle w:val="ListParagraph"/>
        <w:numPr>
          <w:ilvl w:val="0"/>
          <w:numId w:val="2"/>
        </w:numPr>
        <w:shd w:val="clear" w:color="auto" w:fill="auto"/>
        <w:spacing w:beforeAutospacing="0" w:afterAutospacing="0" w:line="276" w:lineRule="auto"/>
        <w:jc w:val="both"/>
        <w:rPr>
          <w:ins w:id="66" w:author="Prashant Kharat" w:date="2025-11-27T12:21:00Z"/>
        </w:rPr>
      </w:pPr>
      <w:ins w:id="67" w:author="Prashant Kharat" w:date="2025-11-27T12:21:00Z">
        <w:r w:rsidRPr="00900EF1">
          <w:t>Call you or a relative one day after your arrival at the hospital to check on your well-being. If you are still in the hospital, we may visit you in the ward.</w:t>
        </w:r>
      </w:ins>
    </w:p>
    <w:p w14:paraId="2E0588E1" w14:textId="77777777" w:rsidR="00416ECB" w:rsidRPr="00900EF1" w:rsidRDefault="00416ECB" w:rsidP="00416ECB">
      <w:pPr>
        <w:pStyle w:val="ListParagraph"/>
        <w:numPr>
          <w:ilvl w:val="0"/>
          <w:numId w:val="2"/>
        </w:numPr>
        <w:shd w:val="clear" w:color="auto" w:fill="auto"/>
        <w:spacing w:beforeAutospacing="0" w:afterAutospacing="0" w:line="276" w:lineRule="auto"/>
        <w:jc w:val="both"/>
        <w:rPr>
          <w:ins w:id="68" w:author="Prashant Kharat" w:date="2025-11-27T12:21:00Z"/>
        </w:rPr>
      </w:pPr>
      <w:ins w:id="69" w:author="Prashant Kharat" w:date="2025-11-27T12:21:00Z">
        <w:r w:rsidRPr="00900EF1">
          <w:lastRenderedPageBreak/>
          <w:t>Call you or a relative 30 days after your arrival to check on your well-being. We may visit if you are still in the hospital.</w:t>
        </w:r>
      </w:ins>
    </w:p>
    <w:p w14:paraId="2560D90F" w14:textId="77777777" w:rsidR="00416ECB" w:rsidRPr="00900EF1" w:rsidRDefault="00416ECB" w:rsidP="00416ECB">
      <w:pPr>
        <w:pStyle w:val="ListParagraph"/>
        <w:numPr>
          <w:ilvl w:val="0"/>
          <w:numId w:val="2"/>
        </w:numPr>
        <w:shd w:val="clear" w:color="auto" w:fill="auto"/>
        <w:spacing w:beforeAutospacing="0" w:afterAutospacing="0" w:line="276" w:lineRule="auto"/>
        <w:jc w:val="both"/>
        <w:rPr>
          <w:ins w:id="70" w:author="Prashant Kharat" w:date="2025-11-27T12:21:00Z"/>
        </w:rPr>
      </w:pPr>
      <w:ins w:id="71" w:author="Prashant Kharat" w:date="2025-11-27T12:21:00Z">
        <w:r w:rsidRPr="00900EF1">
          <w:t>Call you or a relative three months (90 days) after your arrival to check on your well-being. If you are still in the hospital, we may visit you in the ward. During this time, we may also conduct a short interview, lasting less than five minutes, to inquire about your health status.</w:t>
        </w:r>
      </w:ins>
    </w:p>
    <w:p w14:paraId="0F73EC91" w14:textId="77777777" w:rsidR="00416ECB" w:rsidRPr="00900EF1" w:rsidRDefault="00416ECB" w:rsidP="00416ECB">
      <w:pPr>
        <w:pStyle w:val="ListParagraph"/>
        <w:numPr>
          <w:ilvl w:val="0"/>
          <w:numId w:val="1"/>
        </w:numPr>
        <w:shd w:val="clear" w:color="auto" w:fill="auto"/>
        <w:spacing w:beforeAutospacing="0" w:afterAutospacing="0" w:line="276" w:lineRule="auto"/>
        <w:jc w:val="both"/>
        <w:rPr>
          <w:ins w:id="72" w:author="Prashant Kharat" w:date="2025-11-27T12:21:00Z"/>
        </w:rPr>
      </w:pPr>
      <w:ins w:id="73" w:author="Prashant Kharat" w:date="2025-11-27T12:21:00Z">
        <w:r w:rsidRPr="00900EF1">
          <w:t>Do I have to participate?</w:t>
        </w:r>
      </w:ins>
    </w:p>
    <w:p w14:paraId="6D474187" w14:textId="77777777" w:rsidR="00416ECB" w:rsidRPr="00900EF1" w:rsidRDefault="00416ECB" w:rsidP="00416ECB">
      <w:pPr>
        <w:spacing w:line="276" w:lineRule="auto"/>
        <w:jc w:val="both"/>
        <w:rPr>
          <w:ins w:id="74" w:author="Prashant Kharat" w:date="2025-11-27T12:21:00Z"/>
        </w:rPr>
      </w:pPr>
      <w:ins w:id="75" w:author="Prashant Kharat" w:date="2025-11-27T12:21:00Z">
        <w:r w:rsidRPr="00900EF1">
          <w:t>Participation in this study is entirely voluntary. For the follow-up phase of this study (after hospital discharge), we may request you or your relative to sign an Informed Consent Form. However, you are free to change your mind and request us to stop collecting follow-up data at any time without providing a reason. Choosing not to be contacted for follow-up data collection will not affect your future medical treatment or standard care in any way. Any data already collected from your medical records will continue to be used in the analysis, unless you or your relative ask the site research team not to use the previously collected data by signing an 'opt-out' form, which is enclosed with this information sheet. The details of the site research team are provided in this document.</w:t>
        </w:r>
      </w:ins>
    </w:p>
    <w:p w14:paraId="61A9C37D" w14:textId="77777777" w:rsidR="00416ECB" w:rsidRPr="00900EF1" w:rsidRDefault="00416ECB" w:rsidP="00416ECB">
      <w:pPr>
        <w:pStyle w:val="ListParagraph"/>
        <w:numPr>
          <w:ilvl w:val="0"/>
          <w:numId w:val="1"/>
        </w:numPr>
        <w:shd w:val="clear" w:color="auto" w:fill="auto"/>
        <w:spacing w:beforeAutospacing="0" w:afterAutospacing="0" w:line="276" w:lineRule="auto"/>
        <w:jc w:val="both"/>
        <w:rPr>
          <w:ins w:id="76" w:author="Prashant Kharat" w:date="2025-11-27T12:21:00Z"/>
        </w:rPr>
      </w:pPr>
      <w:ins w:id="77" w:author="Prashant Kharat" w:date="2025-11-27T12:21:00Z">
        <w:r w:rsidRPr="00900EF1">
          <w:t>What will I be required to do?</w:t>
        </w:r>
      </w:ins>
    </w:p>
    <w:p w14:paraId="48BD7E88" w14:textId="77777777" w:rsidR="00416ECB" w:rsidRPr="00900EF1" w:rsidRDefault="00416ECB" w:rsidP="00416ECB">
      <w:pPr>
        <w:spacing w:line="276" w:lineRule="auto"/>
        <w:jc w:val="both"/>
        <w:rPr>
          <w:ins w:id="78" w:author="Prashant Kharat" w:date="2025-11-27T12:21:00Z"/>
        </w:rPr>
      </w:pPr>
      <w:ins w:id="79" w:author="Prashant Kharat" w:date="2025-11-27T12:21:00Z">
        <w:r w:rsidRPr="00900EF1">
          <w:t>You will be asked to provide responses to questions about your health and recovery during telephonic follow-ups or in-person follow-up visits.</w:t>
        </w:r>
      </w:ins>
    </w:p>
    <w:p w14:paraId="28AC055E" w14:textId="77777777" w:rsidR="00416ECB" w:rsidRPr="00900EF1" w:rsidRDefault="00416ECB" w:rsidP="00416ECB">
      <w:pPr>
        <w:pStyle w:val="ListParagraph"/>
        <w:numPr>
          <w:ilvl w:val="0"/>
          <w:numId w:val="1"/>
        </w:numPr>
        <w:shd w:val="clear" w:color="auto" w:fill="auto"/>
        <w:spacing w:beforeAutospacing="0" w:afterAutospacing="0" w:line="276" w:lineRule="auto"/>
        <w:jc w:val="both"/>
        <w:rPr>
          <w:ins w:id="80" w:author="Prashant Kharat" w:date="2025-11-27T12:21:00Z"/>
        </w:rPr>
      </w:pPr>
      <w:ins w:id="81" w:author="Prashant Kharat" w:date="2025-11-27T12:21:00Z">
        <w:r w:rsidRPr="00900EF1">
          <w:t>What are the side effects of the intervention?</w:t>
        </w:r>
      </w:ins>
    </w:p>
    <w:p w14:paraId="6A56B872" w14:textId="77777777" w:rsidR="00416ECB" w:rsidRPr="00900EF1" w:rsidRDefault="00416ECB" w:rsidP="00416ECB">
      <w:pPr>
        <w:spacing w:line="276" w:lineRule="auto"/>
        <w:jc w:val="both"/>
        <w:rPr>
          <w:ins w:id="82" w:author="Prashant Kharat" w:date="2025-11-27T12:21:00Z"/>
        </w:rPr>
      </w:pPr>
      <w:ins w:id="83" w:author="Prashant Kharat" w:date="2025-11-27T12:21:00Z">
        <w:r w:rsidRPr="00900EF1">
          <w:t>There are no foreseeable side effects of this intervention, as no direct intervention will be administered to you.</w:t>
        </w:r>
      </w:ins>
    </w:p>
    <w:p w14:paraId="1BEECA54" w14:textId="77777777" w:rsidR="00416ECB" w:rsidRPr="00900EF1" w:rsidRDefault="00416ECB" w:rsidP="00416ECB">
      <w:pPr>
        <w:pStyle w:val="ListParagraph"/>
        <w:numPr>
          <w:ilvl w:val="0"/>
          <w:numId w:val="1"/>
        </w:numPr>
        <w:shd w:val="clear" w:color="auto" w:fill="auto"/>
        <w:spacing w:beforeAutospacing="0" w:afterAutospacing="0" w:line="276" w:lineRule="auto"/>
        <w:jc w:val="both"/>
        <w:rPr>
          <w:ins w:id="84" w:author="Prashant Kharat" w:date="2025-11-27T12:21:00Z"/>
        </w:rPr>
      </w:pPr>
      <w:ins w:id="85" w:author="Prashant Kharat" w:date="2025-11-27T12:21:00Z">
        <w:r w:rsidRPr="00900EF1">
          <w:t>What are the potential disadvantages and risks of participating?</w:t>
        </w:r>
      </w:ins>
    </w:p>
    <w:p w14:paraId="32D4B4FC" w14:textId="77777777" w:rsidR="00416ECB" w:rsidRPr="00900EF1" w:rsidRDefault="00416ECB" w:rsidP="00416ECB">
      <w:pPr>
        <w:spacing w:line="276" w:lineRule="auto"/>
        <w:jc w:val="both"/>
        <w:rPr>
          <w:ins w:id="86" w:author="Prashant Kharat" w:date="2025-11-27T12:21:00Z"/>
        </w:rPr>
      </w:pPr>
      <w:ins w:id="87" w:author="Prashant Kharat" w:date="2025-11-27T12:21:00Z">
        <w:r w:rsidRPr="00900EF1">
          <w:t>We have not identified any risks associated with participating in this study.</w:t>
        </w:r>
      </w:ins>
    </w:p>
    <w:p w14:paraId="252FF16E" w14:textId="77777777" w:rsidR="00416ECB" w:rsidRPr="00900EF1" w:rsidRDefault="00416ECB" w:rsidP="00416ECB">
      <w:pPr>
        <w:pStyle w:val="ListParagraph"/>
        <w:numPr>
          <w:ilvl w:val="0"/>
          <w:numId w:val="1"/>
        </w:numPr>
        <w:shd w:val="clear" w:color="auto" w:fill="auto"/>
        <w:spacing w:beforeAutospacing="0" w:afterAutospacing="0" w:line="276" w:lineRule="auto"/>
        <w:jc w:val="both"/>
        <w:rPr>
          <w:ins w:id="88" w:author="Prashant Kharat" w:date="2025-11-27T12:21:00Z"/>
        </w:rPr>
      </w:pPr>
      <w:ins w:id="89" w:author="Prashant Kharat" w:date="2025-11-27T12:21:00Z">
        <w:r w:rsidRPr="00900EF1">
          <w:t>What are the possible benefits of participating?</w:t>
        </w:r>
      </w:ins>
    </w:p>
    <w:p w14:paraId="3B4DC02F" w14:textId="77777777" w:rsidR="00416ECB" w:rsidRPr="00900EF1" w:rsidRDefault="00416ECB" w:rsidP="00416ECB">
      <w:pPr>
        <w:spacing w:line="276" w:lineRule="auto"/>
        <w:jc w:val="both"/>
        <w:rPr>
          <w:ins w:id="90" w:author="Prashant Kharat" w:date="2025-11-27T12:21:00Z"/>
        </w:rPr>
      </w:pPr>
      <w:ins w:id="91" w:author="Prashant Kharat" w:date="2025-11-27T12:21:00Z">
        <w:r w:rsidRPr="00900EF1">
          <w:t>Our research may help to discover tools that better identify injured patients in need of immediate care. While this research will not affect the care you receive in this hospital, its results may benefit others who are injured in the future. There is no guarantee that you will benefit directly from this study. However, your participation will contribute to medical knowledge about the use of this intervention.</w:t>
        </w:r>
      </w:ins>
    </w:p>
    <w:p w14:paraId="30D29FE5" w14:textId="77777777" w:rsidR="00416ECB" w:rsidRPr="00900EF1" w:rsidRDefault="00416ECB" w:rsidP="00416ECB">
      <w:pPr>
        <w:pStyle w:val="ListParagraph"/>
        <w:numPr>
          <w:ilvl w:val="0"/>
          <w:numId w:val="1"/>
        </w:numPr>
        <w:shd w:val="clear" w:color="auto" w:fill="auto"/>
        <w:spacing w:beforeAutospacing="0" w:afterAutospacing="0" w:line="276" w:lineRule="auto"/>
        <w:jc w:val="both"/>
        <w:rPr>
          <w:ins w:id="92" w:author="Prashant Kharat" w:date="2025-11-27T12:21:00Z"/>
        </w:rPr>
      </w:pPr>
      <w:ins w:id="93" w:author="Prashant Kharat" w:date="2025-11-27T12:21:00Z">
        <w:r w:rsidRPr="00900EF1">
          <w:t>Can I be compensated for participating?</w:t>
        </w:r>
      </w:ins>
    </w:p>
    <w:p w14:paraId="1B4CDF59" w14:textId="77777777" w:rsidR="00416ECB" w:rsidRPr="00900EF1" w:rsidRDefault="00416ECB" w:rsidP="00416ECB">
      <w:pPr>
        <w:spacing w:line="276" w:lineRule="auto"/>
        <w:jc w:val="both"/>
        <w:rPr>
          <w:ins w:id="94" w:author="Prashant Kharat" w:date="2025-11-27T12:21:00Z"/>
        </w:rPr>
      </w:pPr>
      <w:ins w:id="95" w:author="Prashant Kharat" w:date="2025-11-27T12:21:00Z">
        <w:r w:rsidRPr="00900EF1">
          <w:t>You will not receive any payment for participating in this study.</w:t>
        </w:r>
      </w:ins>
    </w:p>
    <w:p w14:paraId="6F2113EC" w14:textId="77777777" w:rsidR="00416ECB" w:rsidRPr="00900EF1" w:rsidRDefault="00416ECB" w:rsidP="00416ECB">
      <w:pPr>
        <w:pStyle w:val="ListParagraph"/>
        <w:numPr>
          <w:ilvl w:val="0"/>
          <w:numId w:val="1"/>
        </w:numPr>
        <w:shd w:val="clear" w:color="auto" w:fill="auto"/>
        <w:spacing w:beforeAutospacing="0" w:afterAutospacing="0" w:line="276" w:lineRule="auto"/>
        <w:jc w:val="both"/>
        <w:rPr>
          <w:ins w:id="96" w:author="Prashant Kharat" w:date="2025-11-27T12:21:00Z"/>
        </w:rPr>
      </w:pPr>
      <w:ins w:id="97" w:author="Prashant Kharat" w:date="2025-11-27T12:21:00Z">
        <w:r w:rsidRPr="00900EF1">
          <w:t>What if I decide I no longer wish to participate?</w:t>
        </w:r>
      </w:ins>
    </w:p>
    <w:p w14:paraId="63064695" w14:textId="77777777" w:rsidR="00416ECB" w:rsidRPr="00900EF1" w:rsidRDefault="00416ECB" w:rsidP="00416ECB">
      <w:pPr>
        <w:spacing w:line="276" w:lineRule="auto"/>
        <w:jc w:val="both"/>
        <w:rPr>
          <w:ins w:id="98" w:author="Prashant Kharat" w:date="2025-11-27T12:21:00Z"/>
        </w:rPr>
      </w:pPr>
      <w:ins w:id="99" w:author="Prashant Kharat" w:date="2025-11-27T12:21:00Z">
        <w:r w:rsidRPr="00900EF1">
          <w:lastRenderedPageBreak/>
          <w:t>You are free to withdraw from this study at any time without needing to provide a reason. Your decision will not affect your future care or medical treatment.</w:t>
        </w:r>
      </w:ins>
    </w:p>
    <w:p w14:paraId="02CEBA18" w14:textId="77777777" w:rsidR="00416ECB" w:rsidRPr="00900EF1" w:rsidRDefault="00416ECB" w:rsidP="00416ECB">
      <w:pPr>
        <w:pStyle w:val="ListParagraph"/>
        <w:numPr>
          <w:ilvl w:val="0"/>
          <w:numId w:val="1"/>
        </w:numPr>
        <w:shd w:val="clear" w:color="auto" w:fill="auto"/>
        <w:spacing w:beforeAutospacing="0" w:afterAutospacing="0" w:line="276" w:lineRule="auto"/>
        <w:jc w:val="both"/>
        <w:rPr>
          <w:ins w:id="100" w:author="Prashant Kharat" w:date="2025-11-27T12:21:00Z"/>
        </w:rPr>
      </w:pPr>
      <w:ins w:id="101" w:author="Prashant Kharat" w:date="2025-11-27T12:21:00Z">
        <w:r w:rsidRPr="00900EF1">
          <w:t>Will my participation in this study be kept confidential?</w:t>
        </w:r>
      </w:ins>
    </w:p>
    <w:p w14:paraId="4FC5D6C7" w14:textId="77777777" w:rsidR="00416ECB" w:rsidRPr="00900EF1" w:rsidRDefault="00416ECB" w:rsidP="00416ECB">
      <w:pPr>
        <w:spacing w:line="276" w:lineRule="auto"/>
        <w:jc w:val="both"/>
        <w:rPr>
          <w:ins w:id="102" w:author="Prashant Kharat" w:date="2025-11-27T12:21:00Z"/>
        </w:rPr>
      </w:pPr>
      <w:ins w:id="103" w:author="Prashant Kharat" w:date="2025-11-27T12:21:00Z">
        <w:r w:rsidRPr="00900EF1">
          <w:t>All information collected about you as part of your participation in this study will be kept strictly confidential and used solely for research purposes. Your information will be anonymized and stored on a highly secured server. All de-identified information about you will be managed in accordance with Indian data protection laws to ensure the utmost confidentiality. At the end of the study, your anonymized and grouped data may be shared with researchers outside the George Institute for Global Health, both in India and internationally, to further advance knowledge on injury care.</w:t>
        </w:r>
      </w:ins>
    </w:p>
    <w:p w14:paraId="73CD62A3" w14:textId="77777777" w:rsidR="00416ECB" w:rsidRPr="00900EF1" w:rsidRDefault="00416ECB" w:rsidP="00416ECB">
      <w:pPr>
        <w:pStyle w:val="ListParagraph"/>
        <w:numPr>
          <w:ilvl w:val="0"/>
          <w:numId w:val="1"/>
        </w:numPr>
        <w:shd w:val="clear" w:color="auto" w:fill="auto"/>
        <w:spacing w:beforeAutospacing="0" w:afterAutospacing="0" w:line="276" w:lineRule="auto"/>
        <w:jc w:val="both"/>
        <w:rPr>
          <w:ins w:id="104" w:author="Prashant Kharat" w:date="2025-11-27T12:21:00Z"/>
        </w:rPr>
      </w:pPr>
      <w:ins w:id="105" w:author="Prashant Kharat" w:date="2025-11-27T12:21:00Z">
        <w:r w:rsidRPr="00900EF1">
          <w:t>What will happen to the results of this study?</w:t>
        </w:r>
      </w:ins>
    </w:p>
    <w:p w14:paraId="294E0FF6" w14:textId="77777777" w:rsidR="00416ECB" w:rsidRPr="00900EF1" w:rsidRDefault="00416ECB" w:rsidP="00416ECB">
      <w:pPr>
        <w:spacing w:line="276" w:lineRule="auto"/>
        <w:jc w:val="both"/>
        <w:rPr>
          <w:ins w:id="106" w:author="Prashant Kharat" w:date="2025-11-27T12:21:00Z"/>
        </w:rPr>
      </w:pPr>
      <w:ins w:id="107" w:author="Prashant Kharat" w:date="2025-11-27T12:21:00Z">
        <w:r w:rsidRPr="00900EF1">
          <w:t>The findings of this research may be published in scientific journals; however, it will not be possible to identify you from any published article. Additionally, data from this project may be shared with other researchers in India and abroad without revealing your identity.</w:t>
        </w:r>
      </w:ins>
    </w:p>
    <w:p w14:paraId="32C716E0" w14:textId="77777777" w:rsidR="00416ECB" w:rsidRPr="00900EF1" w:rsidRDefault="00416ECB" w:rsidP="00416ECB">
      <w:pPr>
        <w:pStyle w:val="ListParagraph"/>
        <w:numPr>
          <w:ilvl w:val="0"/>
          <w:numId w:val="1"/>
        </w:numPr>
        <w:shd w:val="clear" w:color="auto" w:fill="auto"/>
        <w:spacing w:beforeAutospacing="0" w:afterAutospacing="0" w:line="276" w:lineRule="auto"/>
        <w:jc w:val="both"/>
        <w:rPr>
          <w:ins w:id="108" w:author="Prashant Kharat" w:date="2025-11-27T12:21:00Z"/>
        </w:rPr>
      </w:pPr>
      <w:ins w:id="109" w:author="Prashant Kharat" w:date="2025-11-27T12:21:00Z">
        <w:r w:rsidRPr="00900EF1">
          <w:t>Who is funding this study?</w:t>
        </w:r>
      </w:ins>
    </w:p>
    <w:p w14:paraId="1AC5664B" w14:textId="77777777" w:rsidR="00416ECB" w:rsidRPr="00900EF1" w:rsidRDefault="00416ECB" w:rsidP="00416ECB">
      <w:pPr>
        <w:spacing w:line="276" w:lineRule="auto"/>
        <w:jc w:val="both"/>
        <w:rPr>
          <w:ins w:id="110" w:author="Prashant Kharat" w:date="2025-11-27T12:21:00Z"/>
        </w:rPr>
      </w:pPr>
      <w:ins w:id="111" w:author="Prashant Kharat" w:date="2025-11-27T12:21:00Z">
        <w:r w:rsidRPr="00900EF1">
          <w:t xml:space="preserve">This study is supported by the Karolinska </w:t>
        </w:r>
        <w:proofErr w:type="spellStart"/>
        <w:r w:rsidRPr="00900EF1">
          <w:t>Institutet</w:t>
        </w:r>
        <w:proofErr w:type="spellEnd"/>
        <w:r w:rsidRPr="00900EF1">
          <w:t>, Sweden, through a grant from the Swedish Research Council.</w:t>
        </w:r>
      </w:ins>
    </w:p>
    <w:p w14:paraId="21F219B3" w14:textId="77777777" w:rsidR="00416ECB" w:rsidRPr="00900EF1" w:rsidRDefault="00416ECB" w:rsidP="00416ECB">
      <w:pPr>
        <w:spacing w:line="276" w:lineRule="auto"/>
        <w:jc w:val="both"/>
        <w:rPr>
          <w:ins w:id="112" w:author="Prashant Kharat" w:date="2025-11-27T12:21:00Z"/>
        </w:rPr>
      </w:pPr>
      <w:ins w:id="113" w:author="Prashant Kharat" w:date="2025-11-27T12:21:00Z">
        <w:r w:rsidRPr="00900EF1">
          <w:t>If you have questions about this research study, you may contact the Principal Investigator.</w:t>
        </w:r>
      </w:ins>
    </w:p>
    <w:p w14:paraId="65C329A2" w14:textId="5FD0A252" w:rsidR="00416ECB" w:rsidRPr="00AB4563" w:rsidRDefault="00416ECB" w:rsidP="00416ECB">
      <w:pPr>
        <w:pStyle w:val="NormalWeb"/>
        <w:rPr>
          <w:ins w:id="114" w:author="sranjan@masonlive.gmu.edu" w:date="2025-11-11T11:36:00Z"/>
        </w:rPr>
      </w:pPr>
      <w:ins w:id="115" w:author="Prashant Kharat" w:date="2025-11-27T12:21:00Z">
        <w:r w:rsidRPr="00B8589E">
          <w:rPr>
            <w:b/>
            <w:bCs/>
          </w:rPr>
          <w:t>Opt out summary:</w:t>
        </w:r>
        <w:r w:rsidRPr="00900EF1">
          <w:t xml:space="preserve"> 1. I hereby request deletion of any routine medical information previously collected about me (or my relative) and ask that no further data be collected for this study.</w:t>
        </w:r>
        <w:r w:rsidRPr="00900EF1">
          <w:br/>
          <w:t>2. I also request that we not be contacted — by phone or in person — for any follow-up data collection.</w:t>
        </w:r>
        <w:r w:rsidRPr="00900EF1">
          <w:br/>
        </w:r>
      </w:ins>
    </w:p>
    <w:p w14:paraId="7CE5C164" w14:textId="0C7D5669" w:rsidR="00703B7D" w:rsidRPr="00AB4563" w:rsidDel="003E7884" w:rsidRDefault="00703B7D" w:rsidP="00AB4563">
      <w:pPr>
        <w:pStyle w:val="NormalWeb"/>
        <w:rPr>
          <w:del w:id="116" w:author="sranjan@masonlive.gmu.edu" w:date="2025-12-05T16:45:00Z" w16du:dateUtc="2025-12-05T21:45:00Z"/>
        </w:rPr>
      </w:pPr>
      <w:ins w:id="117" w:author="sranjan@masonlive.gmu.edu" w:date="2025-11-11T11:36:00Z">
        <w:r w:rsidRPr="00AB4563">
          <w:t>Since the trial is pan India, consent form has been translated into the regional languages. CRC takes the consent in the local languages, which the participants or its relatives are in comfortable with.</w:t>
        </w:r>
      </w:ins>
    </w:p>
    <w:p w14:paraId="4FB79585" w14:textId="7DB820F2" w:rsidR="00DA1310" w:rsidRDefault="00DA1310" w:rsidP="00AB4563">
      <w:pPr>
        <w:pStyle w:val="NormalWeb"/>
        <w:rPr>
          <w:ins w:id="118" w:author="Prashant Kharat" w:date="2025-11-27T12:21:00Z"/>
        </w:rPr>
      </w:pPr>
    </w:p>
    <w:tbl>
      <w:tblPr>
        <w:tblStyle w:val="TableGrid"/>
        <w:tblW w:w="0" w:type="auto"/>
        <w:tblLayout w:type="fixed"/>
        <w:tblLook w:val="04A0" w:firstRow="1" w:lastRow="0" w:firstColumn="1" w:lastColumn="0" w:noHBand="0" w:noVBand="1"/>
      </w:tblPr>
      <w:tblGrid>
        <w:gridCol w:w="733"/>
        <w:gridCol w:w="3007"/>
        <w:gridCol w:w="1925"/>
        <w:gridCol w:w="3351"/>
      </w:tblGrid>
      <w:tr w:rsidR="00416ECB" w:rsidRPr="008D7C59" w14:paraId="457AB30B" w14:textId="77777777" w:rsidTr="00515604">
        <w:trPr>
          <w:ins w:id="119" w:author="Prashant Kharat" w:date="2025-11-27T12:21:00Z"/>
        </w:trPr>
        <w:tc>
          <w:tcPr>
            <w:tcW w:w="733" w:type="dxa"/>
          </w:tcPr>
          <w:p w14:paraId="653C8A06" w14:textId="77777777" w:rsidR="00416ECB" w:rsidRPr="008D7C59" w:rsidRDefault="00416ECB" w:rsidP="00515604">
            <w:pPr>
              <w:rPr>
                <w:ins w:id="120" w:author="Prashant Kharat" w:date="2025-11-27T12:21:00Z"/>
              </w:rPr>
            </w:pPr>
            <w:ins w:id="121" w:author="Prashant Kharat" w:date="2025-11-27T12:21:00Z">
              <w:r w:rsidRPr="008D7C59">
                <w:t>Sr. No.</w:t>
              </w:r>
            </w:ins>
          </w:p>
        </w:tc>
        <w:tc>
          <w:tcPr>
            <w:tcW w:w="3007" w:type="dxa"/>
          </w:tcPr>
          <w:p w14:paraId="5E87FBA5" w14:textId="77777777" w:rsidR="00416ECB" w:rsidRPr="008D7C59" w:rsidRDefault="00416ECB" w:rsidP="00515604">
            <w:pPr>
              <w:rPr>
                <w:ins w:id="122" w:author="Prashant Kharat" w:date="2025-11-27T12:21:00Z"/>
              </w:rPr>
            </w:pPr>
            <w:ins w:id="123" w:author="Prashant Kharat" w:date="2025-11-27T12:21:00Z">
              <w:r w:rsidRPr="008D7C59">
                <w:t>EC</w:t>
              </w:r>
              <w:r>
                <w:t xml:space="preserve"> </w:t>
              </w:r>
              <w:r w:rsidRPr="008D7C59">
                <w:t>and</w:t>
              </w:r>
              <w:r>
                <w:t xml:space="preserve"> </w:t>
              </w:r>
              <w:r w:rsidRPr="008D7C59">
                <w:t>Site Name</w:t>
              </w:r>
            </w:ins>
          </w:p>
        </w:tc>
        <w:tc>
          <w:tcPr>
            <w:tcW w:w="1925" w:type="dxa"/>
          </w:tcPr>
          <w:p w14:paraId="21CDBF43" w14:textId="77777777" w:rsidR="00416ECB" w:rsidRPr="008D7C59" w:rsidRDefault="00416ECB" w:rsidP="00515604">
            <w:pPr>
              <w:rPr>
                <w:ins w:id="124" w:author="Prashant Kharat" w:date="2025-11-27T12:21:00Z"/>
              </w:rPr>
            </w:pPr>
            <w:ins w:id="125" w:author="Prashant Kharat" w:date="2025-11-27T12:21:00Z">
              <w:r w:rsidRPr="008D7C59">
                <w:t>EC Approval Reference Number</w:t>
              </w:r>
            </w:ins>
          </w:p>
        </w:tc>
        <w:tc>
          <w:tcPr>
            <w:tcW w:w="3351" w:type="dxa"/>
          </w:tcPr>
          <w:p w14:paraId="6D2F2A67" w14:textId="77777777" w:rsidR="00416ECB" w:rsidRPr="008D7C59" w:rsidRDefault="00416ECB" w:rsidP="00515604">
            <w:pPr>
              <w:rPr>
                <w:ins w:id="126" w:author="Prashant Kharat" w:date="2025-11-27T12:21:00Z"/>
              </w:rPr>
            </w:pPr>
            <w:ins w:id="127" w:author="Prashant Kharat" w:date="2025-11-27T12:21:00Z">
              <w:r>
                <w:t>Text from EC Approval Letter</w:t>
              </w:r>
            </w:ins>
          </w:p>
        </w:tc>
      </w:tr>
      <w:tr w:rsidR="00416ECB" w:rsidRPr="008D7C59" w14:paraId="504DCF2A" w14:textId="77777777" w:rsidTr="00515604">
        <w:trPr>
          <w:trHeight w:val="2328"/>
          <w:ins w:id="128" w:author="Prashant Kharat" w:date="2025-11-27T12:21:00Z"/>
        </w:trPr>
        <w:tc>
          <w:tcPr>
            <w:tcW w:w="733" w:type="dxa"/>
          </w:tcPr>
          <w:p w14:paraId="0F339021" w14:textId="77777777" w:rsidR="00416ECB" w:rsidRPr="008D7C59" w:rsidRDefault="00416ECB" w:rsidP="00515604">
            <w:pPr>
              <w:rPr>
                <w:ins w:id="129" w:author="Prashant Kharat" w:date="2025-11-27T12:21:00Z"/>
              </w:rPr>
            </w:pPr>
            <w:ins w:id="130" w:author="Prashant Kharat" w:date="2025-11-27T12:21:00Z">
              <w:r>
                <w:lastRenderedPageBreak/>
                <w:t>1</w:t>
              </w:r>
            </w:ins>
          </w:p>
        </w:tc>
        <w:tc>
          <w:tcPr>
            <w:tcW w:w="3007" w:type="dxa"/>
          </w:tcPr>
          <w:p w14:paraId="482D0161" w14:textId="77777777" w:rsidR="00416ECB" w:rsidRPr="00BF26CA" w:rsidRDefault="00416ECB" w:rsidP="00515604">
            <w:pPr>
              <w:shd w:val="clear" w:color="auto" w:fill="auto"/>
              <w:rPr>
                <w:ins w:id="131" w:author="Prashant Kharat" w:date="2025-11-27T12:21:00Z"/>
                <w:rFonts w:eastAsiaTheme="minorEastAsia"/>
                <w:color w:val="auto"/>
              </w:rPr>
            </w:pPr>
            <w:ins w:id="132" w:author="Prashant Kharat" w:date="2025-11-27T12:21:00Z">
              <w:r>
                <w:t xml:space="preserve">Institutional Ethics Committee, </w:t>
              </w:r>
              <w:proofErr w:type="spellStart"/>
              <w:r w:rsidRPr="008D7C59">
                <w:rPr>
                  <w:rFonts w:eastAsiaTheme="minorEastAsia"/>
                  <w:color w:val="auto"/>
                </w:rPr>
                <w:t>Hinduhridaysamrat</w:t>
              </w:r>
              <w:proofErr w:type="spellEnd"/>
              <w:r w:rsidRPr="008D7C59">
                <w:rPr>
                  <w:rFonts w:eastAsiaTheme="minorEastAsia"/>
                  <w:color w:val="auto"/>
                </w:rPr>
                <w:t xml:space="preserve"> </w:t>
              </w:r>
              <w:proofErr w:type="spellStart"/>
              <w:r w:rsidRPr="008D7C59">
                <w:rPr>
                  <w:rFonts w:eastAsiaTheme="minorEastAsia"/>
                  <w:color w:val="auto"/>
                </w:rPr>
                <w:t>Balasaheb</w:t>
              </w:r>
              <w:proofErr w:type="spellEnd"/>
              <w:r w:rsidRPr="008D7C59">
                <w:rPr>
                  <w:rFonts w:eastAsiaTheme="minorEastAsia"/>
                  <w:color w:val="auto"/>
                </w:rPr>
                <w:t xml:space="preserve"> Thackeray Medical College and Dr. R. N. Cooper Municipal General Hospital</w:t>
              </w:r>
              <w:r>
                <w:t>, Mumbai-400056.</w:t>
              </w:r>
            </w:ins>
          </w:p>
        </w:tc>
        <w:tc>
          <w:tcPr>
            <w:tcW w:w="1925" w:type="dxa"/>
          </w:tcPr>
          <w:p w14:paraId="019AB358" w14:textId="77777777" w:rsidR="00416ECB" w:rsidRPr="008D7C59" w:rsidRDefault="00416ECB" w:rsidP="00515604">
            <w:pPr>
              <w:rPr>
                <w:ins w:id="133" w:author="Prashant Kharat" w:date="2025-11-27T12:21:00Z"/>
              </w:rPr>
            </w:pPr>
            <w:ins w:id="134" w:author="Prashant Kharat" w:date="2025-11-27T12:21:00Z">
              <w:r>
                <w:t>HBTMC/IEC/72-2024/0/RP/249/13082024/2025</w:t>
              </w:r>
            </w:ins>
          </w:p>
        </w:tc>
        <w:tc>
          <w:tcPr>
            <w:tcW w:w="3351" w:type="dxa"/>
          </w:tcPr>
          <w:p w14:paraId="26DEE6ED" w14:textId="77777777" w:rsidR="00416ECB" w:rsidRPr="008D7C59" w:rsidRDefault="00416ECB" w:rsidP="00515604">
            <w:pPr>
              <w:rPr>
                <w:ins w:id="135" w:author="Prashant Kharat" w:date="2025-11-27T12:21:00Z"/>
              </w:rPr>
            </w:pPr>
            <w:ins w:id="136" w:author="Prashant Kharat" w:date="2025-11-27T12:21:00Z">
              <w:r>
                <w:t>We approve the study to be conducted in its presented form based upon reviewing study documents which included: Clinical Trial Protocol, CRF and Health Questionnaires, PIS-ICD, Assent Form – English, Hindi and Marathi.</w:t>
              </w:r>
            </w:ins>
          </w:p>
        </w:tc>
      </w:tr>
      <w:tr w:rsidR="00416ECB" w:rsidRPr="008D7C59" w14:paraId="5A4A4128" w14:textId="77777777" w:rsidTr="00515604">
        <w:trPr>
          <w:ins w:id="137" w:author="Prashant Kharat" w:date="2025-11-27T12:21:00Z"/>
        </w:trPr>
        <w:tc>
          <w:tcPr>
            <w:tcW w:w="733" w:type="dxa"/>
          </w:tcPr>
          <w:p w14:paraId="54116505" w14:textId="77777777" w:rsidR="00416ECB" w:rsidRPr="008D7C59" w:rsidRDefault="00416ECB" w:rsidP="00515604">
            <w:pPr>
              <w:rPr>
                <w:ins w:id="138" w:author="Prashant Kharat" w:date="2025-11-27T12:21:00Z"/>
              </w:rPr>
            </w:pPr>
            <w:ins w:id="139" w:author="Prashant Kharat" w:date="2025-11-27T12:21:00Z">
              <w:r>
                <w:t>2</w:t>
              </w:r>
            </w:ins>
          </w:p>
        </w:tc>
        <w:tc>
          <w:tcPr>
            <w:tcW w:w="3007" w:type="dxa"/>
          </w:tcPr>
          <w:p w14:paraId="3A5D6269" w14:textId="77777777" w:rsidR="00416ECB" w:rsidRPr="008D7C59" w:rsidRDefault="00416ECB" w:rsidP="00515604">
            <w:pPr>
              <w:rPr>
                <w:ins w:id="140" w:author="Prashant Kharat" w:date="2025-11-27T12:21:00Z"/>
              </w:rPr>
            </w:pPr>
            <w:ins w:id="141" w:author="Prashant Kharat" w:date="2025-11-27T12:21:00Z">
              <w:r>
                <w:t>Institute Ethics Committee, Holy Family Hospital, Delhi-110025.</w:t>
              </w:r>
            </w:ins>
          </w:p>
        </w:tc>
        <w:tc>
          <w:tcPr>
            <w:tcW w:w="1925" w:type="dxa"/>
          </w:tcPr>
          <w:p w14:paraId="2B9517B5" w14:textId="77777777" w:rsidR="00416ECB" w:rsidRPr="008D7C59" w:rsidRDefault="00416ECB" w:rsidP="00515604">
            <w:pPr>
              <w:rPr>
                <w:ins w:id="142" w:author="Prashant Kharat" w:date="2025-11-27T12:21:00Z"/>
              </w:rPr>
            </w:pPr>
            <w:ins w:id="143" w:author="Prashant Kharat" w:date="2025-11-27T12:21:00Z">
              <w:r>
                <w:t>HFH/Admin/2025/132</w:t>
              </w:r>
            </w:ins>
          </w:p>
        </w:tc>
        <w:tc>
          <w:tcPr>
            <w:tcW w:w="3351" w:type="dxa"/>
          </w:tcPr>
          <w:p w14:paraId="11BB5220" w14:textId="77777777" w:rsidR="00416ECB" w:rsidRPr="008D7C59" w:rsidRDefault="00416ECB" w:rsidP="00515604">
            <w:pPr>
              <w:rPr>
                <w:ins w:id="144" w:author="Prashant Kharat" w:date="2025-11-27T12:21:00Z"/>
              </w:rPr>
            </w:pPr>
            <w:ins w:id="145" w:author="Prashant Kharat" w:date="2025-11-27T12:21:00Z">
              <w:r>
                <w:t>Following Documents were reviewed: Study Protocol, CRF and Health Questionnaires, PIS-ICD, Assent Form – English and Hindi. After Careful consideration, the IEC grants ethical approval for the conduct of this study.</w:t>
              </w:r>
            </w:ins>
          </w:p>
        </w:tc>
      </w:tr>
    </w:tbl>
    <w:p w14:paraId="2A71AB47" w14:textId="77777777" w:rsidR="00416ECB" w:rsidRDefault="00416ECB" w:rsidP="00AB4563">
      <w:pPr>
        <w:pStyle w:val="NormalWeb"/>
      </w:pPr>
    </w:p>
    <w:p w14:paraId="1D05E8BA" w14:textId="65750F14" w:rsidR="00703B7D" w:rsidRPr="00DA1310" w:rsidRDefault="00DA1310" w:rsidP="00AB4563">
      <w:pPr>
        <w:pStyle w:val="NormalWeb"/>
      </w:pPr>
      <w:r w:rsidRPr="00DA1310">
        <w:rPr>
          <w:b/>
          <w:bCs/>
        </w:rPr>
        <w:t>Q2.13</w:t>
      </w:r>
      <w:r>
        <w:t xml:space="preserve"> </w:t>
      </w:r>
      <w:r w:rsidR="00A9261E" w:rsidRPr="00AB4563">
        <w:t>Clarify process for obtaining proxy consent and for post-recovery consent from previously unconscious participants, including time windows and how refusal would be handled for already collected data.</w:t>
      </w:r>
    </w:p>
    <w:p w14:paraId="5128BF73" w14:textId="557B40BF" w:rsidR="00143E50" w:rsidRPr="00AB4563" w:rsidRDefault="00DA1310" w:rsidP="00AB4563">
      <w:pPr>
        <w:pStyle w:val="NormalWeb"/>
      </w:pPr>
      <w:r w:rsidRPr="00DA1310">
        <w:rPr>
          <w:b/>
          <w:bCs/>
        </w:rPr>
        <w:t>R2.13</w:t>
      </w:r>
      <w:r>
        <w:t xml:space="preserve"> </w:t>
      </w:r>
      <w:r w:rsidR="00143E50" w:rsidRPr="00AB4563">
        <w:t xml:space="preserve">Participant consent is obtained by the designated CRC at each site, either from the participant or from the nearest kin, </w:t>
      </w:r>
      <w:commentRangeStart w:id="146"/>
      <w:r w:rsidR="00143E50" w:rsidRPr="00AB4563">
        <w:t>depending on the participant’s level of consciousness</w:t>
      </w:r>
      <w:commentRangeEnd w:id="146"/>
      <w:r w:rsidR="0048030F">
        <w:rPr>
          <w:rStyle w:val="CommentReference"/>
        </w:rPr>
        <w:commentReference w:id="146"/>
      </w:r>
      <w:r w:rsidR="00143E50" w:rsidRPr="00AB4563">
        <w:t>. If consent is obtained from the nearest kin, re-consent will be sought from the participant once they are in a condition to provide consent.</w:t>
      </w:r>
    </w:p>
    <w:p w14:paraId="234572B3" w14:textId="77777777" w:rsidR="00143E50" w:rsidRPr="00AB4563" w:rsidRDefault="00143E50" w:rsidP="00AB4563">
      <w:pPr>
        <w:pStyle w:val="NormalWeb"/>
      </w:pPr>
      <w:r w:rsidRPr="00AB4563">
        <w:t>During the consent process, the CRC explains the study details and the data collection procedures that have been carried out since the participant’s hospital admission. If the participant agrees to continue in the study, the participant or their nearest kin is informed about additional non-routine data collection procedures involved in the study.</w:t>
      </w:r>
    </w:p>
    <w:p w14:paraId="3A4E014A" w14:textId="72860FEE" w:rsidR="00143E50" w:rsidRPr="00AB4563" w:rsidRDefault="00143E50" w:rsidP="00AB4563">
      <w:pPr>
        <w:pStyle w:val="NormalWeb"/>
        <w:rPr>
          <w:ins w:id="147" w:author="sranjan@masonlive.gmu.edu" w:date="2025-11-11T11:42:00Z"/>
        </w:rPr>
      </w:pPr>
      <w:r w:rsidRPr="00AB4563">
        <w:t>If the participant or their nearest kin declines participation, they are given the option to remove any previously collected data or to stop further data collection (opt-out). Due to the nature of the trial, it is challenging to define a specific timeline for obtaining consent, as it largely depends on the availability of the participant or their relative</w:t>
      </w:r>
      <w:r w:rsidR="00841847">
        <w:t>, but it occurs before discharge.</w:t>
      </w:r>
    </w:p>
    <w:p w14:paraId="1B2131E7" w14:textId="77777777" w:rsidR="00DA1310" w:rsidRDefault="00A9261E" w:rsidP="00AB4563">
      <w:pPr>
        <w:pStyle w:val="NormalWeb"/>
      </w:pPr>
      <w:r w:rsidRPr="00AB4563">
        <w:t xml:space="preserve">7) </w:t>
      </w:r>
      <w:commentRangeStart w:id="148"/>
      <w:r w:rsidRPr="00AB4563">
        <w:t>Adherence (fidelity) measurement</w:t>
      </w:r>
      <w:commentRangeEnd w:id="148"/>
      <w:r w:rsidR="00143E50" w:rsidRPr="00AB4563">
        <w:rPr>
          <w:rStyle w:val="CommentReference"/>
          <w:rFonts w:eastAsiaTheme="minorHAnsi"/>
          <w:kern w:val="2"/>
          <w:sz w:val="24"/>
          <w:szCs w:val="24"/>
          <w:lang w:val="en-US" w:eastAsia="en-US"/>
          <w14:ligatures w14:val="standardContextual"/>
        </w:rPr>
        <w:commentReference w:id="148"/>
      </w:r>
    </w:p>
    <w:p w14:paraId="27992290" w14:textId="77777777" w:rsidR="00DA1310" w:rsidRDefault="00A9261E" w:rsidP="00AB4563">
      <w:pPr>
        <w:pStyle w:val="NormalWeb"/>
      </w:pPr>
      <w:r w:rsidRPr="00AB4563">
        <w:t>Issue: Adherence to ATLS® principles will be measured using a 14-item checklist by observers. Observer measurement risks Hawthorne effects and inter-observer variability.</w:t>
      </w:r>
      <w:r w:rsidRPr="00AB4563">
        <w:br/>
        <w:t>Suggested actions:</w:t>
      </w:r>
    </w:p>
    <w:p w14:paraId="2996171D" w14:textId="77777777" w:rsidR="00DA1310" w:rsidRDefault="00DA1310" w:rsidP="00AB4563">
      <w:pPr>
        <w:pStyle w:val="NormalWeb"/>
      </w:pPr>
      <w:r w:rsidRPr="00DA1310">
        <w:rPr>
          <w:b/>
          <w:bCs/>
        </w:rPr>
        <w:t>Q2.14</w:t>
      </w:r>
      <w:r>
        <w:t xml:space="preserve"> </w:t>
      </w:r>
      <w:r w:rsidR="00A9261E" w:rsidRPr="00AB4563">
        <w:t>Describe observer training, inter-rater reliability assessments (e.g., kappa targets) and whether observers will be independent and blinded to period where possible.</w:t>
      </w:r>
    </w:p>
    <w:p w14:paraId="104FD2BD" w14:textId="01C6F429" w:rsidR="00DA1310" w:rsidRPr="00841847" w:rsidRDefault="00DA1310" w:rsidP="00AB4563">
      <w:pPr>
        <w:pStyle w:val="NormalWeb"/>
      </w:pPr>
      <w:r w:rsidRPr="00DA1310">
        <w:rPr>
          <w:b/>
          <w:bCs/>
        </w:rPr>
        <w:lastRenderedPageBreak/>
        <w:t>R2.14</w:t>
      </w:r>
      <w:r w:rsidR="00841847">
        <w:rPr>
          <w:b/>
          <w:bCs/>
        </w:rPr>
        <w:t xml:space="preserve"> </w:t>
      </w:r>
      <w:r w:rsidR="0035134E">
        <w:t xml:space="preserve">Adherence is assessed by trained CRCs. The training </w:t>
      </w:r>
      <w:proofErr w:type="gramStart"/>
      <w:r w:rsidR="0035134E">
        <w:t>involve</w:t>
      </w:r>
      <w:proofErr w:type="gramEnd"/>
      <w:r w:rsidR="0035134E">
        <w:t xml:space="preserve"> online sessions on ATLS procedures using the designated checklist. Before collecting this data for the trial, CRCs collect pilot data from ten patients under the supervision of a local investigator or senior clinician. This pilot data is then discussed with the trial team. We do not formally assess inter-rater reliability for this secondary outcome. The CRCs are not blinded to period.</w:t>
      </w:r>
    </w:p>
    <w:p w14:paraId="71BB12BD" w14:textId="77777777" w:rsidR="00DA1310" w:rsidRDefault="00DA1310" w:rsidP="00AB4563">
      <w:pPr>
        <w:pStyle w:val="NormalWeb"/>
      </w:pPr>
      <w:r w:rsidRPr="00DA1310">
        <w:rPr>
          <w:b/>
          <w:bCs/>
        </w:rPr>
        <w:t>Q2.15</w:t>
      </w:r>
      <w:r>
        <w:t xml:space="preserve"> </w:t>
      </w:r>
      <w:r w:rsidR="00A9261E" w:rsidRPr="00AB4563">
        <w:t>State plans to minimise Hawthorne bias (e.g., discreet observation, sampling across shifts) and how missing adherence observations will be handled.</w:t>
      </w:r>
    </w:p>
    <w:p w14:paraId="4798D34E" w14:textId="326FC439" w:rsidR="00DA1310" w:rsidRPr="0035134E" w:rsidRDefault="00DA1310" w:rsidP="00AB4563">
      <w:pPr>
        <w:pStyle w:val="NormalWeb"/>
      </w:pPr>
      <w:r w:rsidRPr="00DA1310">
        <w:rPr>
          <w:b/>
          <w:bCs/>
        </w:rPr>
        <w:t>R2.15</w:t>
      </w:r>
      <w:r w:rsidR="0035134E">
        <w:t xml:space="preserve"> The busy, crowded and noisy environment where the observations are taking place help limit </w:t>
      </w:r>
      <w:r w:rsidR="0035134E" w:rsidRPr="00AB4563">
        <w:t>Hawthorne bias</w:t>
      </w:r>
      <w:r w:rsidR="0035134E">
        <w:t>. The nested staircase design and sampled shifts also helps in limiting this bias. Missing adherence observations will be handled as missing, and managed using the methods described under item 20c.</w:t>
      </w:r>
    </w:p>
    <w:p w14:paraId="7B76D98D" w14:textId="77777777" w:rsidR="00DA1310" w:rsidRDefault="00A9261E" w:rsidP="00AB4563">
      <w:pPr>
        <w:pStyle w:val="NormalWeb"/>
      </w:pPr>
      <w:r w:rsidRPr="00AB4563">
        <w:t>8) Harms definition and reporting</w:t>
      </w:r>
    </w:p>
    <w:p w14:paraId="286D0652" w14:textId="77777777" w:rsidR="00DA1310" w:rsidRDefault="00A9261E" w:rsidP="00AB4563">
      <w:pPr>
        <w:pStyle w:val="NormalWeb"/>
      </w:pPr>
      <w:r w:rsidRPr="00AB4563">
        <w:t>Issue: Protocol excludes routine AE/SAE reporting because events are common in critically ill patients but identifies a small set of "safety events". The approach risks underreporting intervention-related harms or unintended consequences (e.g., delays in care due to added tasks).</w:t>
      </w:r>
    </w:p>
    <w:p w14:paraId="17C3EB35" w14:textId="77777777" w:rsidR="00DA1310" w:rsidRDefault="00A9261E" w:rsidP="00AB4563">
      <w:pPr>
        <w:pStyle w:val="NormalWeb"/>
      </w:pPr>
      <w:r w:rsidRPr="00AB4563">
        <w:t>Suggested actions:</w:t>
      </w:r>
    </w:p>
    <w:p w14:paraId="38ACA748" w14:textId="6048B9C7" w:rsidR="003E7884" w:rsidRDefault="00DA1310" w:rsidP="00AB4563">
      <w:pPr>
        <w:pStyle w:val="NormalWeb"/>
        <w:rPr>
          <w:ins w:id="149" w:author="sranjan@masonlive.gmu.edu" w:date="2025-12-05T16:52:00Z" w16du:dateUtc="2025-12-05T21:52:00Z"/>
        </w:rPr>
      </w:pPr>
      <w:r w:rsidRPr="00DA1310">
        <w:rPr>
          <w:b/>
          <w:bCs/>
        </w:rPr>
        <w:t>Q2.16</w:t>
      </w:r>
      <w:r>
        <w:t xml:space="preserve"> </w:t>
      </w:r>
      <w:commentRangeStart w:id="150"/>
      <w:commentRangeStart w:id="151"/>
      <w:r w:rsidR="00A9261E" w:rsidRPr="00AB4563">
        <w:t xml:space="preserve">Define a more comprehensive, preplanned list or criteria for safety signal detection beyond the three items listed, and specify how increases will be assessed (statistically vs. clinically). Clarify </w:t>
      </w:r>
      <w:commentRangeEnd w:id="150"/>
      <w:r w:rsidR="00143E50" w:rsidRPr="00AB4563">
        <w:rPr>
          <w:rStyle w:val="CommentReference"/>
          <w:rFonts w:eastAsiaTheme="minorHAnsi"/>
          <w:kern w:val="2"/>
          <w:sz w:val="24"/>
          <w:szCs w:val="24"/>
          <w:lang w:val="en-US" w:eastAsia="en-US"/>
          <w14:ligatures w14:val="standardContextual"/>
        </w:rPr>
        <w:commentReference w:id="150"/>
      </w:r>
      <w:commentRangeEnd w:id="151"/>
      <w:r w:rsidR="00697B08" w:rsidRPr="00AB4563">
        <w:rPr>
          <w:rStyle w:val="CommentReference"/>
          <w:rFonts w:eastAsiaTheme="minorHAnsi"/>
          <w:kern w:val="2"/>
          <w:sz w:val="24"/>
          <w:szCs w:val="24"/>
          <w:lang w:val="en-US" w:eastAsia="en-US"/>
          <w14:ligatures w14:val="standardContextual"/>
        </w:rPr>
        <w:commentReference w:id="151"/>
      </w:r>
      <w:commentRangeStart w:id="152"/>
      <w:commentRangeStart w:id="153"/>
      <w:r w:rsidR="00A9261E" w:rsidRPr="00AB4563">
        <w:t>reporting timelines and responsibilities.</w:t>
      </w:r>
      <w:commentRangeEnd w:id="152"/>
      <w:r w:rsidR="00697B08" w:rsidRPr="00AB4563">
        <w:rPr>
          <w:rStyle w:val="CommentReference"/>
          <w:rFonts w:eastAsiaTheme="minorHAnsi"/>
          <w:kern w:val="2"/>
          <w:sz w:val="24"/>
          <w:szCs w:val="24"/>
          <w:lang w:val="en-US" w:eastAsia="en-US"/>
          <w14:ligatures w14:val="standardContextual"/>
        </w:rPr>
        <w:commentReference w:id="152"/>
      </w:r>
      <w:commentRangeEnd w:id="153"/>
      <w:r w:rsidR="00416ECB">
        <w:rPr>
          <w:rStyle w:val="CommentReference"/>
        </w:rPr>
        <w:commentReference w:id="153"/>
      </w:r>
    </w:p>
    <w:p w14:paraId="6AC7B543" w14:textId="77777777" w:rsidR="003E7884" w:rsidRPr="003E7884" w:rsidRDefault="003E7884" w:rsidP="003E7884">
      <w:pPr>
        <w:pStyle w:val="NormalWeb"/>
        <w:rPr>
          <w:ins w:id="154" w:author="sranjan@masonlive.gmu.edu" w:date="2025-12-05T16:52:00Z"/>
        </w:rPr>
      </w:pPr>
      <w:ins w:id="155" w:author="sranjan@masonlive.gmu.edu" w:date="2025-12-05T16:52:00Z">
        <w:r w:rsidRPr="003E7884">
          <w:rPr>
            <w:lang w:val="en-IN"/>
          </w:rPr>
          <w:t>This trial will not collect adverse events or serious adverse events. Only the enlisted events will be documented as safety events. Safety events to be tracked both in standard care and in intervention phase. Any other safety events that are identified by the clinical research coordinators or local investigators during the trial will also be reported. This may include missed injuries or missed investigations, which could be suspected if certain injuries or investigations are identified during the intervention phase.  </w:t>
        </w:r>
      </w:ins>
    </w:p>
    <w:p w14:paraId="0A81CADF" w14:textId="77777777" w:rsidR="003E7884" w:rsidRPr="003E7884" w:rsidRDefault="003E7884" w:rsidP="003E7884">
      <w:pPr>
        <w:pStyle w:val="NormalWeb"/>
        <w:rPr>
          <w:ins w:id="156" w:author="sranjan@masonlive.gmu.edu" w:date="2025-12-05T16:52:00Z"/>
        </w:rPr>
      </w:pPr>
      <w:ins w:id="157" w:author="sranjan@masonlive.gmu.edu" w:date="2025-12-05T16:52:00Z">
        <w:r w:rsidRPr="003E7884">
          <w:rPr>
            <w:lang w:val="en-IN"/>
          </w:rPr>
          <w:t>The safety events will include following: </w:t>
        </w:r>
      </w:ins>
    </w:p>
    <w:p w14:paraId="30508655" w14:textId="77777777" w:rsidR="003E7884" w:rsidRPr="003E7884" w:rsidRDefault="003E7884" w:rsidP="003E7884">
      <w:pPr>
        <w:pStyle w:val="NormalWeb"/>
        <w:numPr>
          <w:ilvl w:val="0"/>
          <w:numId w:val="3"/>
        </w:numPr>
        <w:rPr>
          <w:ins w:id="158" w:author="sranjan@masonlive.gmu.edu" w:date="2025-12-05T16:52:00Z"/>
        </w:rPr>
      </w:pPr>
      <w:ins w:id="159" w:author="sranjan@masonlive.gmu.edu" w:date="2025-12-05T16:52:00Z">
        <w:r w:rsidRPr="003E7884">
          <w:rPr>
            <w:lang w:val="en-IN"/>
          </w:rPr>
          <w:t>There is a life-threatening condition  </w:t>
        </w:r>
      </w:ins>
    </w:p>
    <w:p w14:paraId="1C3E42FF" w14:textId="77777777" w:rsidR="003E7884" w:rsidRPr="003E7884" w:rsidRDefault="003E7884" w:rsidP="003E7884">
      <w:pPr>
        <w:pStyle w:val="NormalWeb"/>
        <w:numPr>
          <w:ilvl w:val="0"/>
          <w:numId w:val="3"/>
        </w:numPr>
        <w:rPr>
          <w:ins w:id="160" w:author="sranjan@masonlive.gmu.edu" w:date="2025-12-05T16:52:00Z"/>
        </w:rPr>
      </w:pPr>
      <w:ins w:id="161" w:author="sranjan@masonlive.gmu.edu" w:date="2025-12-05T16:52:00Z">
        <w:r w:rsidRPr="003E7884">
          <w:rPr>
            <w:lang w:val="en-IN"/>
          </w:rPr>
          <w:t>Prolong hospitalization </w:t>
        </w:r>
      </w:ins>
    </w:p>
    <w:p w14:paraId="1B9CFB7E" w14:textId="77777777" w:rsidR="003E7884" w:rsidRPr="003E7884" w:rsidRDefault="003E7884" w:rsidP="003E7884">
      <w:pPr>
        <w:pStyle w:val="NormalWeb"/>
        <w:numPr>
          <w:ilvl w:val="0"/>
          <w:numId w:val="3"/>
        </w:numPr>
        <w:rPr>
          <w:ins w:id="162" w:author="sranjan@masonlive.gmu.edu" w:date="2025-12-05T16:52:00Z"/>
        </w:rPr>
      </w:pPr>
      <w:ins w:id="163" w:author="sranjan@masonlive.gmu.edu" w:date="2025-12-05T16:52:00Z">
        <w:r w:rsidRPr="003E7884">
          <w:rPr>
            <w:lang w:val="en-IN"/>
          </w:rPr>
          <w:t>Result in meaningful harm to the participant </w:t>
        </w:r>
      </w:ins>
    </w:p>
    <w:p w14:paraId="7068D5DB" w14:textId="77777777" w:rsidR="003E7884" w:rsidRPr="003E7884" w:rsidRDefault="003E7884" w:rsidP="003E7884">
      <w:pPr>
        <w:pStyle w:val="NormalWeb"/>
        <w:numPr>
          <w:ilvl w:val="0"/>
          <w:numId w:val="3"/>
        </w:numPr>
        <w:rPr>
          <w:ins w:id="164" w:author="sranjan@masonlive.gmu.edu" w:date="2025-12-05T16:52:00Z"/>
        </w:rPr>
      </w:pPr>
      <w:ins w:id="165" w:author="sranjan@masonlive.gmu.edu" w:date="2025-12-05T16:52:00Z">
        <w:r w:rsidRPr="003E7884">
          <w:rPr>
            <w:lang w:val="en-IN"/>
          </w:rPr>
          <w:t>Prolonged mechanical ventilation (&gt; 7 days) </w:t>
        </w:r>
      </w:ins>
    </w:p>
    <w:p w14:paraId="00E11E89" w14:textId="77777777" w:rsidR="003E7884" w:rsidRPr="003E7884" w:rsidRDefault="003E7884" w:rsidP="003E7884">
      <w:pPr>
        <w:pStyle w:val="NormalWeb"/>
        <w:numPr>
          <w:ilvl w:val="0"/>
          <w:numId w:val="3"/>
        </w:numPr>
        <w:rPr>
          <w:ins w:id="166" w:author="sranjan@masonlive.gmu.edu" w:date="2025-12-05T16:52:00Z"/>
        </w:rPr>
      </w:pPr>
      <w:ins w:id="167" w:author="sranjan@masonlive.gmu.edu" w:date="2025-12-05T16:52:00Z">
        <w:r w:rsidRPr="003E7884">
          <w:rPr>
            <w:lang w:val="en-IN"/>
          </w:rPr>
          <w:t>Initiation of renal replacement therapy </w:t>
        </w:r>
      </w:ins>
    </w:p>
    <w:p w14:paraId="575D1781" w14:textId="77777777" w:rsidR="003E7884" w:rsidRPr="003E7884" w:rsidRDefault="003E7884" w:rsidP="003E7884">
      <w:pPr>
        <w:pStyle w:val="NormalWeb"/>
        <w:numPr>
          <w:ilvl w:val="0"/>
          <w:numId w:val="3"/>
        </w:numPr>
        <w:rPr>
          <w:ins w:id="168" w:author="sranjan@masonlive.gmu.edu" w:date="2025-12-05T16:52:00Z"/>
        </w:rPr>
      </w:pPr>
      <w:ins w:id="169" w:author="sranjan@masonlive.gmu.edu" w:date="2025-12-05T16:52:00Z">
        <w:r w:rsidRPr="003E7884">
          <w:rPr>
            <w:lang w:val="en-IN"/>
          </w:rPr>
          <w:t>Prolonged (&gt; 2 days) or renewed (restart after at least 2 days without) use of </w:t>
        </w:r>
      </w:ins>
    </w:p>
    <w:p w14:paraId="4DFA8C9F" w14:textId="089B31F4" w:rsidR="003E7884" w:rsidRDefault="003E7884" w:rsidP="00AB4563">
      <w:pPr>
        <w:pStyle w:val="NormalWeb"/>
      </w:pPr>
      <w:ins w:id="170" w:author="sranjan@masonlive.gmu.edu" w:date="2025-12-05T16:52:00Z">
        <w:r w:rsidRPr="003E7884">
          <w:rPr>
            <w:lang w:val="en-IN"/>
          </w:rPr>
          <w:t>All safety events will be recorded in the Case Record Form (CRF). It will be the responsibility of the PI assess the safety event and</w:t>
        </w:r>
        <w:r w:rsidRPr="003E7884">
          <w:rPr>
            <w:b/>
            <w:bCs/>
            <w:lang w:val="en-IN"/>
          </w:rPr>
          <w:t xml:space="preserve"> </w:t>
        </w:r>
        <w:r w:rsidRPr="003E7884">
          <w:rPr>
            <w:lang w:val="en-IN"/>
          </w:rPr>
          <w:t xml:space="preserve">to report the event to </w:t>
        </w:r>
        <w:r w:rsidRPr="003E7884">
          <w:rPr>
            <w:b/>
            <w:bCs/>
            <w:lang w:val="en-IN"/>
          </w:rPr>
          <w:t>TMG within 24 hours</w:t>
        </w:r>
        <w:r w:rsidRPr="003E7884">
          <w:rPr>
            <w:lang w:val="en-IN"/>
          </w:rPr>
          <w:t xml:space="preserve"> of its occurrence by the site via email. Events that are considered probably related will be reported immediately to the Trial Steering and Data Monitoring Committee (SDMC) via email </w:t>
        </w:r>
        <w:r w:rsidRPr="003E7884">
          <w:rPr>
            <w:b/>
            <w:bCs/>
            <w:lang w:val="en-IN"/>
          </w:rPr>
          <w:t>within 5 working days</w:t>
        </w:r>
        <w:r w:rsidRPr="003E7884">
          <w:rPr>
            <w:lang w:val="en-IN"/>
          </w:rPr>
          <w:t xml:space="preserve"> via an email. </w:t>
        </w:r>
      </w:ins>
      <w:ins w:id="171" w:author="sranjan@masonlive.gmu.edu" w:date="2025-12-05T16:54:00Z" w16du:dateUtc="2025-12-05T21:54:00Z">
        <w:r w:rsidRPr="003E7884">
          <w:rPr>
            <w:lang w:val="en-IN"/>
            <w:rPrChange w:id="172" w:author="sranjan@masonlive.gmu.edu" w:date="2025-12-05T16:54:00Z" w16du:dateUtc="2025-12-05T21:54:00Z">
              <w:rPr>
                <w:b/>
                <w:bCs/>
                <w:lang w:val="en-IN"/>
              </w:rPr>
            </w:rPrChange>
          </w:rPr>
          <w:t>In addition to this</w:t>
        </w:r>
        <w:r>
          <w:rPr>
            <w:lang w:val="en-IN"/>
          </w:rPr>
          <w:t xml:space="preserve">, </w:t>
        </w:r>
        <w:r>
          <w:rPr>
            <w:b/>
            <w:bCs/>
            <w:lang w:val="en-IN"/>
          </w:rPr>
          <w:t xml:space="preserve"> </w:t>
        </w:r>
      </w:ins>
      <w:ins w:id="173" w:author="sranjan@masonlive.gmu.edu" w:date="2025-12-05T16:57:00Z" w16du:dateUtc="2025-12-05T21:57:00Z">
        <w:r w:rsidR="004767B7">
          <w:rPr>
            <w:lang w:val="en-IN"/>
          </w:rPr>
          <w:t xml:space="preserve">each </w:t>
        </w:r>
      </w:ins>
      <w:ins w:id="174" w:author="sranjan@masonlive.gmu.edu" w:date="2025-12-05T16:58:00Z" w16du:dateUtc="2025-12-05T21:58:00Z">
        <w:r w:rsidR="004767B7">
          <w:rPr>
            <w:lang w:val="en-IN"/>
          </w:rPr>
          <w:t xml:space="preserve">of the respective </w:t>
        </w:r>
      </w:ins>
      <w:ins w:id="175" w:author="sranjan@masonlive.gmu.edu" w:date="2025-12-05T16:57:00Z" w16du:dateUtc="2025-12-05T21:57:00Z">
        <w:r w:rsidR="004767B7">
          <w:rPr>
            <w:lang w:val="en-IN"/>
          </w:rPr>
          <w:t>site has the</w:t>
        </w:r>
      </w:ins>
      <w:ins w:id="176" w:author="sranjan@masonlive.gmu.edu" w:date="2025-12-05T16:52:00Z">
        <w:r w:rsidRPr="003E7884">
          <w:rPr>
            <w:lang w:val="en-IN"/>
          </w:rPr>
          <w:t xml:space="preserve"> responsibility to inform their IEC as per the requirements by the ethics.  </w:t>
        </w:r>
      </w:ins>
    </w:p>
    <w:p w14:paraId="0AB66FE2" w14:textId="452DE8EC" w:rsidR="003E4E5B" w:rsidRPr="001B389A" w:rsidRDefault="003E4E5B" w:rsidP="00AB4563">
      <w:pPr>
        <w:pStyle w:val="NormalWeb"/>
      </w:pPr>
      <w:r w:rsidRPr="003E4E5B">
        <w:rPr>
          <w:b/>
          <w:bCs/>
        </w:rPr>
        <w:lastRenderedPageBreak/>
        <w:t>R2.16</w:t>
      </w:r>
      <w:r>
        <w:rPr>
          <w:b/>
          <w:bCs/>
        </w:rPr>
        <w:t xml:space="preserve"> </w:t>
      </w:r>
      <w:r w:rsidR="001A2536">
        <w:t xml:space="preserve">The concept of safety events is not unique to this trial, see for example the cited STEPCARE trial protocol (citation 50). A more comprehensive list of potential complications would have been ideal, however our pilot study showed that collecting complication data with any reliability was not feasible. We therefore rely on these </w:t>
      </w:r>
      <w:proofErr w:type="gramStart"/>
      <w:r w:rsidR="001A2536">
        <w:t>higher level</w:t>
      </w:r>
      <w:proofErr w:type="gramEnd"/>
      <w:r w:rsidR="001A2536">
        <w:t xml:space="preserve"> safety signals and the investigators assessments of these as the basis for our safety monitoring. The CRCs or site investigators initiate the safety reporting and the site investigator is responsible for making a first assessment of whether the event is likely to be associated with the patient’s condition or the trial procedure. If the event is assessed as associated with the trial, then the event is reviewed by the trial management group and then by the steering and data monitoring committee. Each instance has 24-48 hours to make this assessment. Regarding delays in care we are collecting emergency department length of stay as a secondary outcome and will thus be able to assess potential delays that result in a longer stay in the emergency department.</w:t>
      </w:r>
    </w:p>
    <w:p w14:paraId="7388CD29" w14:textId="79A4A256" w:rsidR="00DA1310" w:rsidRDefault="00A9261E" w:rsidP="00AB4563">
      <w:pPr>
        <w:pStyle w:val="NormalWeb"/>
      </w:pPr>
      <w:r w:rsidRPr="00AB4563">
        <w:t>Minor issues and editorial suggestions</w:t>
      </w:r>
    </w:p>
    <w:p w14:paraId="043BF630" w14:textId="77777777" w:rsidR="00DA1310" w:rsidRDefault="00DA1310" w:rsidP="00AB4563">
      <w:pPr>
        <w:pStyle w:val="NormalWeb"/>
      </w:pPr>
      <w:r w:rsidRPr="00DA1310">
        <w:rPr>
          <w:b/>
          <w:bCs/>
        </w:rPr>
        <w:t>Q2.17</w:t>
      </w:r>
      <w:r>
        <w:t xml:space="preserve"> </w:t>
      </w:r>
      <w:r w:rsidR="00A9261E" w:rsidRPr="00AB4563">
        <w:t>Abstract length &amp; clarity: Shorten the "Methods" wording to be more compact (e.g., explicit numbers of clusters, batch structure, primary outcome). The abstract currently repeats some design details found in the body.</w:t>
      </w:r>
    </w:p>
    <w:p w14:paraId="0183457F" w14:textId="4B3CF941" w:rsidR="00DA1310" w:rsidRDefault="00DA1310" w:rsidP="00AB4563">
      <w:pPr>
        <w:pStyle w:val="NormalWeb"/>
      </w:pPr>
      <w:r w:rsidRPr="00DA1310">
        <w:rPr>
          <w:b/>
          <w:bCs/>
        </w:rPr>
        <w:t>R2.17</w:t>
      </w:r>
      <w:r>
        <w:t xml:space="preserve"> </w:t>
      </w:r>
      <w:r w:rsidR="001A2536">
        <w:t>We have shortened the methods section accordingly.</w:t>
      </w:r>
    </w:p>
    <w:p w14:paraId="7B855706" w14:textId="09F9E489" w:rsidR="00C71E0A" w:rsidRPr="00AB4563" w:rsidRDefault="00DA1310" w:rsidP="00AB4563">
      <w:pPr>
        <w:pStyle w:val="NormalWeb"/>
      </w:pPr>
      <w:r w:rsidRPr="00DA1310">
        <w:rPr>
          <w:b/>
          <w:bCs/>
        </w:rPr>
        <w:t>Q2.18</w:t>
      </w:r>
      <w:r>
        <w:t xml:space="preserve"> </w:t>
      </w:r>
      <w:r w:rsidR="00A9261E" w:rsidRPr="00AB4563">
        <w:t>Trial dates and registration: Include trial registration numbers and registration dates in the abstract (you list CTRI and ClinicalTrials.gov in the document; ensure both IDs and dates are present in abstract and the journal's required format).</w:t>
      </w:r>
    </w:p>
    <w:p w14:paraId="587EA3F4" w14:textId="3742C394" w:rsidR="00C71E0A" w:rsidRPr="00AB4563" w:rsidRDefault="00DA1310" w:rsidP="00AB4563">
      <w:pPr>
        <w:pStyle w:val="NormalWeb"/>
      </w:pPr>
      <w:r w:rsidRPr="00DA1310">
        <w:rPr>
          <w:b/>
          <w:bCs/>
        </w:rPr>
        <w:t>R2.18</w:t>
      </w:r>
      <w:r>
        <w:t xml:space="preserve"> </w:t>
      </w:r>
      <w:r w:rsidR="001A2536">
        <w:t>We have ensured that both IDs and dates are mentioned.</w:t>
      </w:r>
    </w:p>
    <w:p w14:paraId="494D2311" w14:textId="77777777" w:rsidR="00DA1310" w:rsidRDefault="00DA1310" w:rsidP="00AB4563">
      <w:pPr>
        <w:pStyle w:val="NormalWeb"/>
      </w:pPr>
      <w:r w:rsidRPr="00DA1310">
        <w:rPr>
          <w:b/>
          <w:bCs/>
        </w:rPr>
        <w:t>Q2.19</w:t>
      </w:r>
      <w:r>
        <w:t xml:space="preserve"> </w:t>
      </w:r>
      <w:r w:rsidR="00A9261E" w:rsidRPr="00AB4563">
        <w:t>Terminology consistency: Use consistent terms for time windows (e.g., "30-day in-hospital mortality" vs "in-hospital mortality within 30 days") across abstract, methods, and outcomes table.</w:t>
      </w:r>
    </w:p>
    <w:p w14:paraId="25358F48" w14:textId="3D14A691" w:rsidR="00DA1310" w:rsidRPr="001A2536" w:rsidRDefault="00DA1310" w:rsidP="00AB4563">
      <w:pPr>
        <w:pStyle w:val="NormalWeb"/>
      </w:pPr>
      <w:r w:rsidRPr="00DA1310">
        <w:rPr>
          <w:b/>
          <w:bCs/>
        </w:rPr>
        <w:t>R2.19</w:t>
      </w:r>
      <w:r w:rsidR="001A2536">
        <w:rPr>
          <w:b/>
          <w:bCs/>
        </w:rPr>
        <w:t xml:space="preserve"> </w:t>
      </w:r>
      <w:r w:rsidR="001A2536">
        <w:t xml:space="preserve">We have reviewed the manuscript for terminology </w:t>
      </w:r>
      <w:r w:rsidR="001A2536" w:rsidRPr="001A2536">
        <w:t>consistency</w:t>
      </w:r>
      <w:r w:rsidR="001A2536">
        <w:t>.</w:t>
      </w:r>
    </w:p>
    <w:p w14:paraId="213437BC" w14:textId="4B869768" w:rsidR="00B631E4" w:rsidRPr="00AB4563" w:rsidRDefault="00DA1310" w:rsidP="00AB4563">
      <w:pPr>
        <w:pStyle w:val="NormalWeb"/>
      </w:pPr>
      <w:r w:rsidRPr="00DA1310">
        <w:rPr>
          <w:b/>
          <w:bCs/>
        </w:rPr>
        <w:t>Q2.20</w:t>
      </w:r>
      <w:r>
        <w:t xml:space="preserve"> </w:t>
      </w:r>
      <w:r w:rsidR="00A9261E" w:rsidRPr="00AB4563">
        <w:t>Tables and Figures: Ensure all tables and figures are included in the submission package (I note references to Figures 1-3 and Tables 1-3; verify high-resolution figure files and that figure captions are self-contained).</w:t>
      </w:r>
    </w:p>
    <w:p w14:paraId="53D8E3FF" w14:textId="0C62359B" w:rsidR="00B631E4" w:rsidRPr="00AB4563" w:rsidRDefault="00DA1310" w:rsidP="00AB4563">
      <w:pPr>
        <w:pStyle w:val="NormalWeb"/>
      </w:pPr>
      <w:r w:rsidRPr="00DA1310">
        <w:rPr>
          <w:b/>
          <w:bCs/>
        </w:rPr>
        <w:t>R2.20</w:t>
      </w:r>
      <w:r>
        <w:t xml:space="preserve"> </w:t>
      </w:r>
      <w:r w:rsidR="001A2536">
        <w:t>We have ensured that tables and figures are included according to the journal’s submission guidelines.</w:t>
      </w:r>
    </w:p>
    <w:p w14:paraId="7264CF21" w14:textId="3BFC1290" w:rsidR="00B631E4" w:rsidRDefault="00DA1310" w:rsidP="00AB4563">
      <w:pPr>
        <w:pStyle w:val="NormalWeb"/>
      </w:pPr>
      <w:r w:rsidRPr="00DA1310">
        <w:rPr>
          <w:b/>
          <w:bCs/>
        </w:rPr>
        <w:t>Q2.21</w:t>
      </w:r>
      <w:r>
        <w:t xml:space="preserve"> </w:t>
      </w:r>
      <w:commentRangeStart w:id="177"/>
      <w:r w:rsidR="00A9261E" w:rsidRPr="00AB4563">
        <w:t>Competing</w:t>
      </w:r>
      <w:commentRangeEnd w:id="177"/>
      <w:r w:rsidR="00CD1E5E" w:rsidRPr="00AB4563">
        <w:rPr>
          <w:rStyle w:val="CommentReference"/>
          <w:rFonts w:eastAsiaTheme="minorHAnsi"/>
          <w:kern w:val="2"/>
          <w:sz w:val="24"/>
          <w:szCs w:val="24"/>
          <w:lang w:val="en-US" w:eastAsia="en-US"/>
          <w14:ligatures w14:val="standardContextual"/>
        </w:rPr>
        <w:commentReference w:id="177"/>
      </w:r>
      <w:r w:rsidR="00A9261E" w:rsidRPr="00AB4563">
        <w:t xml:space="preserve"> interests: Several contributors are ATLS® instructors — consider describing mitigation (e.g., independent data analysis, sponsor non-involvement).</w:t>
      </w:r>
    </w:p>
    <w:p w14:paraId="70CAB88A" w14:textId="23A9D17E" w:rsidR="00DA1310" w:rsidRPr="001A2536" w:rsidRDefault="00DA1310" w:rsidP="00AB4563">
      <w:pPr>
        <w:pStyle w:val="NormalWeb"/>
      </w:pPr>
      <w:r w:rsidRPr="00DA1310">
        <w:rPr>
          <w:b/>
          <w:bCs/>
        </w:rPr>
        <w:t>R2.21</w:t>
      </w:r>
      <w:r w:rsidR="001A2536">
        <w:rPr>
          <w:b/>
          <w:bCs/>
        </w:rPr>
        <w:t xml:space="preserve"> </w:t>
      </w:r>
      <w:r w:rsidR="001A2536">
        <w:t xml:space="preserve">The data analysis will be conducted by an independent trial statistician. This is an </w:t>
      </w:r>
      <w:proofErr w:type="gramStart"/>
      <w:r w:rsidR="001A2536">
        <w:t>investigator initiated</w:t>
      </w:r>
      <w:proofErr w:type="gramEnd"/>
      <w:r w:rsidR="001A2536">
        <w:t xml:space="preserve"> trial, and the principal investigator is not an ATLS instructor.</w:t>
      </w:r>
    </w:p>
    <w:p w14:paraId="7B8207FB" w14:textId="448EB755" w:rsidR="00A9261E" w:rsidRPr="00AB4563" w:rsidRDefault="00DA1310" w:rsidP="00AB4563">
      <w:pPr>
        <w:pStyle w:val="NormalWeb"/>
      </w:pPr>
      <w:r w:rsidRPr="00DA1310">
        <w:rPr>
          <w:b/>
          <w:bCs/>
        </w:rPr>
        <w:t>Q2.22</w:t>
      </w:r>
      <w:r>
        <w:t xml:space="preserve"> </w:t>
      </w:r>
      <w:r w:rsidR="00A9261E" w:rsidRPr="00AB4563">
        <w:t>Grammar / small edits: A light copy edit is needed for typos and phrasing (e.g., "Thee are mainly" → "There are mainly"; consistent use of ATLS® trademark format).</w:t>
      </w:r>
    </w:p>
    <w:p w14:paraId="4FB75F8A" w14:textId="05499282" w:rsidR="00C67FB2" w:rsidRPr="00AB4563" w:rsidRDefault="00DA1310" w:rsidP="00DA1310">
      <w:pPr>
        <w:pStyle w:val="NormalWeb"/>
      </w:pPr>
      <w:r w:rsidRPr="00DA1310">
        <w:rPr>
          <w:b/>
          <w:bCs/>
        </w:rPr>
        <w:lastRenderedPageBreak/>
        <w:t>R2.22</w:t>
      </w:r>
      <w:r>
        <w:t xml:space="preserve"> </w:t>
      </w:r>
      <w:r w:rsidR="001A2536">
        <w:t>Thank you for pointing this out, we have submitted the manuscript for professional proof-reading before submission.</w:t>
      </w:r>
    </w:p>
    <w:sectPr w:rsidR="00C67FB2" w:rsidRPr="00AB456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ranjan@masonlive.gmu.edu" w:date="2025-11-11T09:06:00Z" w:initials="SR">
    <w:p w14:paraId="17926B5C" w14:textId="77777777" w:rsidR="00CD1E5E" w:rsidRDefault="003764F3" w:rsidP="00AB4563">
      <w:r>
        <w:rPr>
          <w:rStyle w:val="CommentReference"/>
        </w:rPr>
        <w:annotationRef/>
      </w:r>
      <w:r w:rsidR="00CD1E5E">
        <w:t>@prashant to add, what are the current procedures being followed up for approaching the participants. If I have missed anything.</w:t>
      </w:r>
    </w:p>
  </w:comment>
  <w:comment w:id="1" w:author="Martin Gerdin Wärnberg" w:date="2025-11-22T04:31:00Z" w:initials="MG">
    <w:p w14:paraId="03A06A3F" w14:textId="77777777" w:rsidR="00AB4563" w:rsidRDefault="00AB4563" w:rsidP="00AB4563">
      <w:r>
        <w:rPr>
          <w:rStyle w:val="CommentReference"/>
        </w:rPr>
        <w:annotationRef/>
      </w:r>
      <w:r>
        <w:t>@prashant, please add the number of calls made.</w:t>
      </w:r>
    </w:p>
  </w:comment>
  <w:comment w:id="2" w:author="Prashant Kharat" w:date="2025-11-27T12:20:00Z" w:initials="PK">
    <w:p w14:paraId="78FD6BCF" w14:textId="77777777" w:rsidR="00416ECB" w:rsidRDefault="00416ECB" w:rsidP="00416ECB">
      <w:pPr>
        <w:pStyle w:val="CommentText"/>
      </w:pPr>
      <w:r>
        <w:rPr>
          <w:rStyle w:val="CommentReference"/>
        </w:rPr>
        <w:annotationRef/>
      </w:r>
      <w:r>
        <w:t xml:space="preserve">By Day 30, at least three to four phone calls will be attempted. Depending on the response, a subsequent telephone follow-up will be scheduled. If there is no response, the case will be marked as “lost to follow-up. </w:t>
      </w:r>
    </w:p>
  </w:comment>
  <w:comment w:id="3" w:author="sranjan@masonlive.gmu.edu" w:date="2025-12-05T16:40:00Z" w:initials="SR">
    <w:p w14:paraId="3DC947B9" w14:textId="77777777" w:rsidR="003E7884" w:rsidRDefault="003E7884" w:rsidP="003E7884">
      <w:r>
        <w:rPr>
          <w:rStyle w:val="CommentReference"/>
        </w:rPr>
        <w:annotationRef/>
      </w:r>
      <w:r>
        <w:rPr>
          <w:sz w:val="20"/>
          <w:szCs w:val="18"/>
        </w:rPr>
        <w:t>text added</w:t>
      </w:r>
    </w:p>
  </w:comment>
  <w:comment w:id="4" w:author="Monty Khajanchi" w:date="2025-11-27T05:12:00Z" w:initials="MK">
    <w:p w14:paraId="7C89C161" w14:textId="70F3CC38" w:rsidR="004E2B44" w:rsidRDefault="004E2B44" w:rsidP="004E2B44">
      <w:pPr>
        <w:pStyle w:val="CommentText"/>
      </w:pPr>
      <w:r>
        <w:rPr>
          <w:rStyle w:val="CommentReference"/>
        </w:rPr>
        <w:annotationRef/>
      </w:r>
      <w:r>
        <w:rPr>
          <w:lang w:val="en-IN"/>
        </w:rPr>
        <w:t xml:space="preserve">Should we add the frequency of calls (once a week/twice a week) for transferred patients disposition (death/discharge). There will be some diff. asc. bias as they are not under the same hospital. </w:t>
      </w:r>
    </w:p>
  </w:comment>
  <w:comment w:id="9" w:author="sranjan@masonlive.gmu.edu" w:date="2025-11-11T10:47:00Z" w:initials="SR">
    <w:p w14:paraId="3A9725F1" w14:textId="6F40561C" w:rsidR="00391B5E" w:rsidRDefault="00391B5E" w:rsidP="00AB4563">
      <w:r>
        <w:rPr>
          <w:rStyle w:val="CommentReference"/>
        </w:rPr>
        <w:annotationRef/>
      </w:r>
      <w:r>
        <w:t xml:space="preserve">@Martin, this requires input from the stats team. </w:t>
      </w:r>
    </w:p>
  </w:comment>
  <w:comment w:id="10" w:author="Martin Gerdin Wärnberg" w:date="2025-11-22T05:26:00Z" w:initials="MG">
    <w:p w14:paraId="1EFA95EE" w14:textId="77777777" w:rsidR="00DA1310" w:rsidRDefault="00DA1310" w:rsidP="00DA1310">
      <w:r>
        <w:rPr>
          <w:rStyle w:val="CommentReference"/>
        </w:rPr>
        <w:annotationRef/>
      </w:r>
      <w:r>
        <w:rPr>
          <w:sz w:val="20"/>
          <w:szCs w:val="18"/>
        </w:rPr>
        <w:t>Suggested response added, based on the statistical analysis plan.</w:t>
      </w:r>
    </w:p>
  </w:comment>
  <w:comment w:id="11" w:author="sranjan@masonlive.gmu.edu" w:date="2025-11-11T12:45:00Z" w:initials="SR">
    <w:p w14:paraId="535CA384" w14:textId="114962E1" w:rsidR="005C6D9D" w:rsidRDefault="005C6D9D" w:rsidP="00AB4563">
      <w:r>
        <w:rPr>
          <w:rStyle w:val="CommentReference"/>
        </w:rPr>
        <w:annotationRef/>
      </w:r>
      <w:r>
        <w:t>Stats team to comment</w:t>
      </w:r>
    </w:p>
  </w:comment>
  <w:comment w:id="12" w:author="Martin Gerdin Wärnberg" w:date="2025-11-22T05:43:00Z" w:initials="MG">
    <w:p w14:paraId="0638B70B" w14:textId="77777777" w:rsidR="002B0C15" w:rsidRDefault="002B0C15" w:rsidP="002B0C15">
      <w:r>
        <w:rPr>
          <w:rStyle w:val="CommentReference"/>
        </w:rPr>
        <w:annotationRef/>
      </w:r>
      <w:r>
        <w:rPr>
          <w:sz w:val="20"/>
          <w:szCs w:val="18"/>
        </w:rPr>
        <w:t>@prashant, please verify that this is correct.</w:t>
      </w:r>
    </w:p>
  </w:comment>
  <w:comment w:id="13" w:author="Prashant Kharat" w:date="2025-11-27T12:20:00Z" w:initials="PK">
    <w:p w14:paraId="0F0C1141" w14:textId="77777777" w:rsidR="00416ECB" w:rsidRDefault="00416ECB" w:rsidP="00416ECB">
      <w:pPr>
        <w:pStyle w:val="CommentText"/>
      </w:pPr>
      <w:r>
        <w:rPr>
          <w:rStyle w:val="CommentReference"/>
        </w:rPr>
        <w:annotationRef/>
      </w:r>
      <w:r>
        <w:t xml:space="preserve">If the death occurs in hospital, we review 100% of the source data. If the death happens after discharge, we attempt to determine the cause of mortality. </w:t>
      </w:r>
    </w:p>
  </w:comment>
  <w:comment w:id="14" w:author="sranjan@masonlive.gmu.edu" w:date="2025-12-05T16:43:00Z" w:initials="SR">
    <w:p w14:paraId="42424609" w14:textId="77777777" w:rsidR="003E7884" w:rsidRDefault="003E7884" w:rsidP="003E7884">
      <w:r>
        <w:rPr>
          <w:rStyle w:val="CommentReference"/>
        </w:rPr>
        <w:annotationRef/>
      </w:r>
      <w:r>
        <w:rPr>
          <w:sz w:val="20"/>
          <w:szCs w:val="18"/>
        </w:rPr>
        <w:t>@Added</w:t>
      </w:r>
    </w:p>
    <w:p w14:paraId="5D3DAE1E" w14:textId="77777777" w:rsidR="003E7884" w:rsidRDefault="003E7884" w:rsidP="003E7884">
      <w:r>
        <w:rPr>
          <w:sz w:val="20"/>
          <w:szCs w:val="18"/>
        </w:rPr>
        <w:t>Not sure about the other paragraph Martin. I think its not required.</w:t>
      </w:r>
    </w:p>
  </w:comment>
  <w:comment w:id="32" w:author="Monty Khajanchi" w:date="2025-11-27T05:22:00Z" w:initials="MK">
    <w:p w14:paraId="0EF176D0" w14:textId="3931D8F5" w:rsidR="00352E90" w:rsidRDefault="00352E90" w:rsidP="00352E90">
      <w:pPr>
        <w:pStyle w:val="CommentText"/>
      </w:pPr>
      <w:r>
        <w:rPr>
          <w:rStyle w:val="CommentReference"/>
        </w:rPr>
        <w:annotationRef/>
      </w:r>
      <w:r>
        <w:rPr>
          <w:lang w:val="en-IN"/>
        </w:rPr>
        <w:t xml:space="preserve">I think we have definitions for ICU and length of stay. We should highlight that too here. </w:t>
      </w:r>
    </w:p>
  </w:comment>
  <w:comment w:id="33" w:author="Jessica Kasza" w:date="2025-12-01T13:21:00Z" w:initials="JK">
    <w:p w14:paraId="689ED702" w14:textId="77777777" w:rsidR="002A1C67" w:rsidRDefault="002A1C67">
      <w:pPr>
        <w:pStyle w:val="CommentText"/>
      </w:pPr>
      <w:r>
        <w:rPr>
          <w:rStyle w:val="CommentReference"/>
        </w:rPr>
        <w:annotationRef/>
      </w:r>
      <w:r>
        <w:t>For stepped wedge trials it is difficult to blind the analysing statistician since treatment and time are related to each other: at the start of each batch, all clusters will implement the control, and at the end of each batch, all clusters implement the intervention. So blinding is not straightforward for stepped wedge designs (and variants of stepped wedge designs like staircase designs and batched variants).</w:t>
      </w:r>
      <w:r>
        <w:br/>
      </w:r>
      <w:r>
        <w:br/>
        <w:t xml:space="preserve">Anonymised period labels would only be useful if the within-cluster correlation structure does not depend on the order of the periods. </w:t>
      </w:r>
    </w:p>
    <w:p w14:paraId="39CA9220" w14:textId="77777777" w:rsidR="002A1C67" w:rsidRDefault="002A1C67">
      <w:pPr>
        <w:pStyle w:val="CommentText"/>
      </w:pPr>
    </w:p>
    <w:p w14:paraId="4019DEEE" w14:textId="6985BD01" w:rsidR="002A1C67" w:rsidRDefault="002A1C67">
      <w:pPr>
        <w:pStyle w:val="CommentText"/>
      </w:pPr>
      <w:r>
        <w:t xml:space="preserve">Instead I would recommend to protect against issues to do with an unblinded analysis of the data that a full statistical analysis plan – including example code and descriptions of all sensitivity analyses – be developed and published online prior to the statistician receiving any data. </w:t>
      </w:r>
    </w:p>
  </w:comment>
  <w:comment w:id="34" w:author="Martin Gerdin Wärnberg" w:date="2025-11-22T05:44:00Z" w:initials="MG">
    <w:p w14:paraId="1F079CDA" w14:textId="39218F00" w:rsidR="00B55ED4" w:rsidRDefault="00B55ED4" w:rsidP="00B55ED4">
      <w:r>
        <w:rPr>
          <w:rStyle w:val="CommentReference"/>
        </w:rPr>
        <w:annotationRef/>
      </w:r>
      <w:r>
        <w:rPr>
          <w:sz w:val="20"/>
          <w:szCs w:val="18"/>
        </w:rPr>
        <w:t>Needs to be discussed further.</w:t>
      </w:r>
    </w:p>
  </w:comment>
  <w:comment w:id="35" w:author="Monty Khajanchi" w:date="2025-11-27T05:31:00Z" w:initials="MK">
    <w:p w14:paraId="6FBFCEBC" w14:textId="77777777" w:rsidR="00C647D3" w:rsidRDefault="00C647D3" w:rsidP="00C647D3">
      <w:pPr>
        <w:pStyle w:val="CommentText"/>
      </w:pPr>
      <w:r>
        <w:rPr>
          <w:rStyle w:val="CommentReference"/>
        </w:rPr>
        <w:annotationRef/>
      </w:r>
      <w:r>
        <w:rPr>
          <w:lang w:val="en-IN"/>
        </w:rPr>
        <w:t xml:space="preserve">Why should allocation be obvious. Statistician will have raw data without how many and which centre has collected it. </w:t>
      </w:r>
    </w:p>
  </w:comment>
  <w:comment w:id="36" w:author="sranjan@masonlive.gmu.edu" w:date="2025-11-11T12:46:00Z" w:initials="SR">
    <w:p w14:paraId="238EF83C" w14:textId="1D36745B" w:rsidR="005C6D9D" w:rsidRDefault="005C6D9D" w:rsidP="00AB4563">
      <w:r>
        <w:rPr>
          <w:rStyle w:val="CommentReference"/>
        </w:rPr>
        <w:annotationRef/>
      </w:r>
      <w:r>
        <w:t>stats team to answer</w:t>
      </w:r>
    </w:p>
  </w:comment>
  <w:comment w:id="37" w:author="Jessica Kasza" w:date="2025-12-01T13:27:00Z" w:initials="JK">
    <w:p w14:paraId="171F7AAF" w14:textId="777C88BC" w:rsidR="001D4B25" w:rsidRDefault="001D4B25">
      <w:pPr>
        <w:pStyle w:val="CommentText"/>
      </w:pPr>
      <w:r>
        <w:rPr>
          <w:rStyle w:val="CommentReference"/>
        </w:rPr>
        <w:annotationRef/>
      </w:r>
      <w:r>
        <w:t>Could state that this will be fully described in the statistical analysis plan, to be published online prior to data analysis.</w:t>
      </w:r>
    </w:p>
  </w:comment>
  <w:comment w:id="38" w:author="sranjan@masonlive.gmu.edu" w:date="2025-11-11T10:51:00Z" w:initials="SR">
    <w:p w14:paraId="2A017460" w14:textId="77777777" w:rsidR="00C638AE" w:rsidRDefault="00391B5E" w:rsidP="00AB4563">
      <w:r>
        <w:rPr>
          <w:rStyle w:val="CommentReference"/>
        </w:rPr>
        <w:annotationRef/>
      </w:r>
      <w:r w:rsidR="00C638AE">
        <w:t>Probably stats team can provide answer on these.</w:t>
      </w:r>
    </w:p>
  </w:comment>
  <w:comment w:id="39" w:author="Jessica Kasza" w:date="2025-12-01T13:28:00Z" w:initials="JK">
    <w:p w14:paraId="5D3E88B1" w14:textId="79A4906E" w:rsidR="008311C5" w:rsidRDefault="008311C5">
      <w:pPr>
        <w:pStyle w:val="CommentText"/>
      </w:pPr>
      <w:r>
        <w:rPr>
          <w:rStyle w:val="CommentReference"/>
        </w:rPr>
        <w:annotationRef/>
      </w:r>
      <w:r>
        <w:t>Here I recommend re-stating that period effects will be adjusted for in all models and this will account for secular trends. It will be assumed that there is no informative cluster size.</w:t>
      </w:r>
    </w:p>
  </w:comment>
  <w:comment w:id="40" w:author="sranjan@masonlive.gmu.edu" w:date="2025-11-11T10:56:00Z" w:initials="SR">
    <w:p w14:paraId="47EC60A0" w14:textId="77777777" w:rsidR="007B4EA5" w:rsidRDefault="00CC4FE8" w:rsidP="00AB4563">
      <w:r>
        <w:rPr>
          <w:rStyle w:val="CommentReference"/>
        </w:rPr>
        <w:annotationRef/>
      </w:r>
      <w:r w:rsidR="007B4EA5">
        <w:t>I remember in the last steering committee meeting there were certain discussion on the interim analysis. Not sure, if it covers all the details mentioned here. @Martin, could you please address this.</w:t>
      </w:r>
    </w:p>
  </w:comment>
  <w:comment w:id="41" w:author="sranjan@masonlive.gmu.edu" w:date="2025-11-11T10:58:00Z" w:initials="SR">
    <w:p w14:paraId="4AFF131D" w14:textId="77777777" w:rsidR="007C0260" w:rsidRDefault="00CC4FE8" w:rsidP="00AB4563">
      <w:r>
        <w:rPr>
          <w:rStyle w:val="CommentReference"/>
        </w:rPr>
        <w:annotationRef/>
      </w:r>
      <w:r w:rsidR="007C0260">
        <w:t>@Prashant to add, the content from Informed consent document for opt-out consent. Also, the ethics approval number.</w:t>
      </w:r>
    </w:p>
  </w:comment>
  <w:comment w:id="42" w:author="sranjan@masonlive.gmu.edu" w:date="2025-11-11T11:33:00Z" w:initials="SR">
    <w:p w14:paraId="0A5BD6F2" w14:textId="191987D9" w:rsidR="0070380E" w:rsidRDefault="0070380E" w:rsidP="00AB4563">
      <w:r>
        <w:rPr>
          <w:rStyle w:val="CommentReference"/>
        </w:rPr>
        <w:annotationRef/>
      </w:r>
      <w:r>
        <w:t>Will paraphrase, once the text is added.</w:t>
      </w:r>
    </w:p>
  </w:comment>
  <w:comment w:id="44" w:author="Martin Gerdin Wärnberg" w:date="2025-11-22T05:59:00Z" w:initials="MG">
    <w:p w14:paraId="114ADCDB" w14:textId="77777777" w:rsidR="00841847" w:rsidRDefault="00841847" w:rsidP="00841847">
      <w:r>
        <w:rPr>
          <w:rStyle w:val="CommentReference"/>
        </w:rPr>
        <w:annotationRef/>
      </w:r>
      <w:r>
        <w:rPr>
          <w:sz w:val="20"/>
          <w:szCs w:val="18"/>
        </w:rPr>
        <w:t>@prashant, please summarise the information provided to the participants regarding the opt-out consent.</w:t>
      </w:r>
    </w:p>
  </w:comment>
  <w:comment w:id="146" w:author="Monty Khajanchi" w:date="2025-11-27T05:43:00Z" w:initials="MK">
    <w:p w14:paraId="140A0821" w14:textId="77777777" w:rsidR="0048030F" w:rsidRDefault="0048030F" w:rsidP="0048030F">
      <w:pPr>
        <w:pStyle w:val="CommentText"/>
      </w:pPr>
      <w:r>
        <w:rPr>
          <w:rStyle w:val="CommentReference"/>
        </w:rPr>
        <w:annotationRef/>
      </w:r>
      <w:r>
        <w:rPr>
          <w:lang w:val="en-IN"/>
        </w:rPr>
        <w:t xml:space="preserve">We mention the time of the first consent- After we screen and find patient eligible in the ER for inclusion in the study we take consent from the participant or the nearest kin, before recording any variable. </w:t>
      </w:r>
    </w:p>
  </w:comment>
  <w:comment w:id="148" w:author="sranjan@masonlive.gmu.edu" w:date="2025-11-11T11:43:00Z" w:initials="SR">
    <w:p w14:paraId="603391EA" w14:textId="6467852A" w:rsidR="00143E50" w:rsidRDefault="00143E50" w:rsidP="00AB4563">
      <w:r>
        <w:rPr>
          <w:rStyle w:val="CommentReference"/>
        </w:rPr>
        <w:annotationRef/>
      </w:r>
      <w:r>
        <w:t>@Martin, stats team can probably answer this better</w:t>
      </w:r>
    </w:p>
  </w:comment>
  <w:comment w:id="150" w:author="sranjan@masonlive.gmu.edu" w:date="2025-11-11T11:50:00Z" w:initials="SR">
    <w:p w14:paraId="7F61E246" w14:textId="77777777" w:rsidR="00143E50" w:rsidRDefault="00143E50" w:rsidP="00AB4563">
      <w:r>
        <w:rPr>
          <w:rStyle w:val="CommentReference"/>
        </w:rPr>
        <w:annotationRef/>
      </w:r>
      <w:r>
        <w:t>@Prashant and Martin, to add if we have added any additional points in the safety reporting.</w:t>
      </w:r>
    </w:p>
  </w:comment>
  <w:comment w:id="151" w:author="sranjan@masonlive.gmu.edu" w:date="2025-11-11T11:50:00Z" w:initials="SR">
    <w:p w14:paraId="22B2B5FC" w14:textId="77777777" w:rsidR="00697B08" w:rsidRDefault="00697B08" w:rsidP="00AB4563">
      <w:r>
        <w:rPr>
          <w:rStyle w:val="CommentReference"/>
        </w:rPr>
        <w:annotationRef/>
      </w:r>
      <w:r>
        <w:t>Regarding the comment on assessment clinically versus and statistically, not sure about this.</w:t>
      </w:r>
    </w:p>
  </w:comment>
  <w:comment w:id="152" w:author="sranjan@masonlive.gmu.edu" w:date="2025-11-11T11:53:00Z" w:initials="SR">
    <w:p w14:paraId="72E51D2C" w14:textId="77777777" w:rsidR="007C0260" w:rsidRDefault="00697B08" w:rsidP="00AB4563">
      <w:r>
        <w:rPr>
          <w:rStyle w:val="CommentReference"/>
        </w:rPr>
        <w:annotationRef/>
      </w:r>
      <w:r w:rsidR="007C0260">
        <w:t>@Prashant, could you refer the monitoring plan and manual of operation for reporting timeline. Just copy and paste the narrative, I can make the edits.</w:t>
      </w:r>
    </w:p>
  </w:comment>
  <w:comment w:id="153" w:author="Prashant Kharat" w:date="2025-11-27T12:23:00Z" w:initials="PK">
    <w:p w14:paraId="51E0FBB7" w14:textId="77777777" w:rsidR="00416ECB" w:rsidRDefault="00416ECB" w:rsidP="00416ECB">
      <w:pPr>
        <w:pStyle w:val="CommentText"/>
      </w:pPr>
      <w:r>
        <w:rPr>
          <w:rStyle w:val="CommentReference"/>
        </w:rPr>
        <w:annotationRef/>
      </w:r>
      <w:r>
        <w:rPr>
          <w:highlight w:val="yellow"/>
          <w:lang w:val="en-IN"/>
        </w:rPr>
        <w:t>This trial will not collect adverse events or serious adverse events. Only the enlisted events will be documented as safety events. Safety events to be tracked both in standard care and in intervention phase. Any other safety events that are identified by the clinical research coordinators or local investigators during the trial will also be reported. This may include missed injuries or missed investigations, which could be suspected if certain injuries or investigations are identified during the intervention phase.  </w:t>
      </w:r>
    </w:p>
    <w:p w14:paraId="3F257C70" w14:textId="77777777" w:rsidR="00416ECB" w:rsidRDefault="00416ECB" w:rsidP="00416ECB">
      <w:pPr>
        <w:pStyle w:val="CommentText"/>
      </w:pPr>
      <w:r>
        <w:rPr>
          <w:highlight w:val="yellow"/>
          <w:lang w:val="en-IN"/>
        </w:rPr>
        <w:t>The safety events will include following: </w:t>
      </w:r>
    </w:p>
    <w:p w14:paraId="1C23B02D" w14:textId="77777777" w:rsidR="00416ECB" w:rsidRDefault="00416ECB" w:rsidP="00416ECB">
      <w:pPr>
        <w:pStyle w:val="CommentText"/>
        <w:numPr>
          <w:ilvl w:val="0"/>
          <w:numId w:val="3"/>
        </w:numPr>
      </w:pPr>
      <w:r>
        <w:rPr>
          <w:highlight w:val="yellow"/>
          <w:lang w:val="en-IN"/>
        </w:rPr>
        <w:t>There is a life-threatening condition  </w:t>
      </w:r>
    </w:p>
    <w:p w14:paraId="202A7FDF" w14:textId="77777777" w:rsidR="00416ECB" w:rsidRDefault="00416ECB" w:rsidP="00416ECB">
      <w:pPr>
        <w:pStyle w:val="CommentText"/>
        <w:numPr>
          <w:ilvl w:val="0"/>
          <w:numId w:val="3"/>
        </w:numPr>
      </w:pPr>
      <w:r>
        <w:rPr>
          <w:highlight w:val="yellow"/>
          <w:lang w:val="en-IN"/>
        </w:rPr>
        <w:t>Prolong hospitalization </w:t>
      </w:r>
    </w:p>
    <w:p w14:paraId="19785978" w14:textId="77777777" w:rsidR="00416ECB" w:rsidRDefault="00416ECB" w:rsidP="00416ECB">
      <w:pPr>
        <w:pStyle w:val="CommentText"/>
        <w:numPr>
          <w:ilvl w:val="0"/>
          <w:numId w:val="3"/>
        </w:numPr>
      </w:pPr>
      <w:r>
        <w:rPr>
          <w:highlight w:val="yellow"/>
          <w:lang w:val="en-IN"/>
        </w:rPr>
        <w:t>Result in meaningful harm to the participant </w:t>
      </w:r>
    </w:p>
    <w:p w14:paraId="390D00B3" w14:textId="77777777" w:rsidR="00416ECB" w:rsidRDefault="00416ECB" w:rsidP="00416ECB">
      <w:pPr>
        <w:pStyle w:val="CommentText"/>
        <w:numPr>
          <w:ilvl w:val="0"/>
          <w:numId w:val="3"/>
        </w:numPr>
      </w:pPr>
      <w:r>
        <w:rPr>
          <w:highlight w:val="yellow"/>
          <w:lang w:val="en-IN"/>
        </w:rPr>
        <w:t>Prolonged mechanical ventilation (&gt; 7 days) </w:t>
      </w:r>
    </w:p>
    <w:p w14:paraId="42E09E08" w14:textId="77777777" w:rsidR="00416ECB" w:rsidRDefault="00416ECB" w:rsidP="00416ECB">
      <w:pPr>
        <w:pStyle w:val="CommentText"/>
        <w:numPr>
          <w:ilvl w:val="0"/>
          <w:numId w:val="3"/>
        </w:numPr>
      </w:pPr>
      <w:r>
        <w:rPr>
          <w:highlight w:val="yellow"/>
          <w:lang w:val="en-IN"/>
        </w:rPr>
        <w:t>Initiation of renal replacement therapy </w:t>
      </w:r>
    </w:p>
    <w:p w14:paraId="3E1B6BED" w14:textId="77777777" w:rsidR="00416ECB" w:rsidRDefault="00416ECB" w:rsidP="00416ECB">
      <w:pPr>
        <w:pStyle w:val="CommentText"/>
        <w:numPr>
          <w:ilvl w:val="0"/>
          <w:numId w:val="3"/>
        </w:numPr>
      </w:pPr>
      <w:r>
        <w:rPr>
          <w:highlight w:val="yellow"/>
          <w:lang w:val="en-IN"/>
        </w:rPr>
        <w:t>Prolonged (&gt; 2 days) or renewed (restart after at least 2 days without) use of </w:t>
      </w:r>
    </w:p>
    <w:p w14:paraId="3D0846D4" w14:textId="77777777" w:rsidR="00416ECB" w:rsidRDefault="00416ECB" w:rsidP="00416ECB">
      <w:pPr>
        <w:pStyle w:val="CommentText"/>
      </w:pPr>
      <w:r>
        <w:rPr>
          <w:highlight w:val="yellow"/>
          <w:lang w:val="en-IN"/>
        </w:rPr>
        <w:t>All safety events will be recorded in the Case Record Form (CRF). It will be the responsibility of the PI assess the safety event and</w:t>
      </w:r>
      <w:r>
        <w:rPr>
          <w:b/>
          <w:bCs/>
          <w:highlight w:val="yellow"/>
          <w:lang w:val="en-IN"/>
        </w:rPr>
        <w:t xml:space="preserve"> </w:t>
      </w:r>
      <w:r>
        <w:rPr>
          <w:highlight w:val="yellow"/>
          <w:lang w:val="en-IN"/>
        </w:rPr>
        <w:t xml:space="preserve">to report the event to </w:t>
      </w:r>
      <w:r>
        <w:rPr>
          <w:b/>
          <w:bCs/>
          <w:highlight w:val="yellow"/>
          <w:lang w:val="en-IN"/>
        </w:rPr>
        <w:t>TMG within 24 hours</w:t>
      </w:r>
      <w:r>
        <w:rPr>
          <w:highlight w:val="yellow"/>
          <w:lang w:val="en-IN"/>
        </w:rPr>
        <w:t xml:space="preserve"> of its occurrence by the site via email. The recorded CRF will be shared with the TMG via email by site PI. The TMG will then assess if the event can be considered related to the trial or the intervention </w:t>
      </w:r>
      <w:r>
        <w:rPr>
          <w:b/>
          <w:bCs/>
          <w:highlight w:val="yellow"/>
          <w:lang w:val="en-IN"/>
        </w:rPr>
        <w:t xml:space="preserve">within 24 hours </w:t>
      </w:r>
      <w:r>
        <w:rPr>
          <w:highlight w:val="yellow"/>
          <w:lang w:val="en-IN"/>
        </w:rPr>
        <w:t xml:space="preserve">of it being reported. Events that are considered probably related will be reported immediately to the Trial Steering and Data Monitoring Committee (SDMC) via email </w:t>
      </w:r>
      <w:r>
        <w:rPr>
          <w:b/>
          <w:bCs/>
          <w:highlight w:val="yellow"/>
          <w:lang w:val="en-IN"/>
        </w:rPr>
        <w:t>within 5 working days</w:t>
      </w:r>
      <w:r>
        <w:rPr>
          <w:highlight w:val="yellow"/>
          <w:lang w:val="en-IN"/>
        </w:rPr>
        <w:t xml:space="preserve"> via an email. </w:t>
      </w:r>
      <w:r>
        <w:rPr>
          <w:b/>
          <w:bCs/>
          <w:highlight w:val="yellow"/>
          <w:lang w:val="en-IN"/>
        </w:rPr>
        <w:t>Box 1</w:t>
      </w:r>
      <w:r>
        <w:rPr>
          <w:highlight w:val="yellow"/>
          <w:lang w:val="en-IN"/>
        </w:rPr>
        <w:t xml:space="preserve"> contains the details of the email to be shared to the TMG. Along with this it is the responsibility of the respective site to inform their IEC as per the requirements by the ethics.  </w:t>
      </w:r>
    </w:p>
    <w:p w14:paraId="019203CB" w14:textId="77777777" w:rsidR="00416ECB" w:rsidRDefault="00416ECB" w:rsidP="00416ECB">
      <w:pPr>
        <w:pStyle w:val="CommentText"/>
      </w:pPr>
      <w:r>
        <w:rPr>
          <w:b/>
          <w:bCs/>
          <w:highlight w:val="yellow"/>
          <w:lang w:val="en-IN"/>
        </w:rPr>
        <w:t>Box 1: Email template</w:t>
      </w:r>
      <w:r>
        <w:rPr>
          <w:highlight w:val="yellow"/>
          <w:lang w:val="en-IN"/>
        </w:rPr>
        <w:t> </w:t>
      </w:r>
    </w:p>
    <w:p w14:paraId="59A82EE1" w14:textId="77777777" w:rsidR="00416ECB" w:rsidRDefault="00416ECB" w:rsidP="00416ECB">
      <w:pPr>
        <w:pStyle w:val="CommentText"/>
      </w:pPr>
      <w:r>
        <w:rPr>
          <w:highlight w:val="yellow"/>
          <w:lang w:val="en-IN"/>
        </w:rPr>
        <w:t>From: Site PI email/designated staff email </w:t>
      </w:r>
    </w:p>
    <w:p w14:paraId="241B470E" w14:textId="77777777" w:rsidR="00416ECB" w:rsidRDefault="00416ECB" w:rsidP="00416ECB">
      <w:pPr>
        <w:pStyle w:val="CommentText"/>
      </w:pPr>
      <w:r>
        <w:rPr>
          <w:highlight w:val="yellow"/>
          <w:lang w:val="en-IN"/>
        </w:rPr>
        <w:t>To: TMG  </w:t>
      </w:r>
    </w:p>
    <w:p w14:paraId="4581B6CF" w14:textId="77777777" w:rsidR="00416ECB" w:rsidRDefault="00416ECB" w:rsidP="00416ECB">
      <w:pPr>
        <w:pStyle w:val="CommentText"/>
      </w:pPr>
      <w:r>
        <w:rPr>
          <w:highlight w:val="yellow"/>
          <w:lang w:val="en-IN"/>
        </w:rPr>
        <w:t>Subject: Safety reporting from &lt;Site Name&gt; and &lt;Participant ID&gt; </w:t>
      </w:r>
    </w:p>
    <w:p w14:paraId="1C4EEB0F" w14:textId="77777777" w:rsidR="00416ECB" w:rsidRDefault="00416ECB" w:rsidP="00416ECB">
      <w:pPr>
        <w:pStyle w:val="CommentText"/>
      </w:pPr>
      <w:r>
        <w:rPr>
          <w:highlight w:val="yellow"/>
          <w:lang w:val="en-IN"/>
        </w:rPr>
        <w:t>Dear Sir/Madam, </w:t>
      </w:r>
    </w:p>
    <w:p w14:paraId="1A9C5958" w14:textId="77777777" w:rsidR="00416ECB" w:rsidRDefault="00416ECB" w:rsidP="00416ECB">
      <w:pPr>
        <w:pStyle w:val="CommentText"/>
      </w:pPr>
      <w:r>
        <w:rPr>
          <w:highlight w:val="yellow"/>
          <w:lang w:val="en-IN"/>
        </w:rPr>
        <w:t xml:space="preserve">This is to notify that patient participant with ID in the Advance trauma trial aged &lt;xx&gt; years, male/female. The event happened on &lt;DD/MM/YYYY&gt; and came to our knowledge on &lt;DD/MM/YYYY, xx:xx AM/PM&gt;. The Safety Event Form </w:t>
      </w:r>
      <w:r>
        <w:rPr>
          <w:b/>
          <w:bCs/>
          <w:highlight w:val="yellow"/>
        </w:rPr>
        <w:t xml:space="preserve">V1.0.01.10.24 </w:t>
      </w:r>
      <w:r>
        <w:rPr>
          <w:highlight w:val="yellow"/>
          <w:lang w:val="en-IN"/>
        </w:rPr>
        <w:t>have been enclosed in the email with Investigator assessment of safety event. </w:t>
      </w:r>
    </w:p>
    <w:p w14:paraId="7B1C55F7" w14:textId="77777777" w:rsidR="00416ECB" w:rsidRDefault="00416ECB" w:rsidP="00416ECB">
      <w:pPr>
        <w:pStyle w:val="CommentText"/>
      </w:pPr>
      <w:r>
        <w:rPr>
          <w:highlight w:val="yellow"/>
          <w:lang w:val="en-IN"/>
        </w:rPr>
        <w:t> </w:t>
      </w:r>
    </w:p>
    <w:p w14:paraId="091ACC23" w14:textId="77777777" w:rsidR="00416ECB" w:rsidRDefault="00416ECB" w:rsidP="00416ECB">
      <w:pPr>
        <w:pStyle w:val="CommentText"/>
      </w:pPr>
      <w:r>
        <w:rPr>
          <w:highlight w:val="yellow"/>
          <w:lang w:val="en-IN"/>
        </w:rPr>
        <w:t>Regards </w:t>
      </w:r>
    </w:p>
    <w:p w14:paraId="6416014D" w14:textId="77777777" w:rsidR="00416ECB" w:rsidRDefault="00416ECB" w:rsidP="00416ECB">
      <w:pPr>
        <w:pStyle w:val="CommentText"/>
      </w:pPr>
      <w:r>
        <w:rPr>
          <w:highlight w:val="yellow"/>
          <w:lang w:val="en-IN"/>
        </w:rPr>
        <w:t>[Site investigator/or designated research staff on behalf of PI Hospital name] </w:t>
      </w:r>
    </w:p>
    <w:p w14:paraId="3B3CD5B8" w14:textId="77777777" w:rsidR="00416ECB" w:rsidRDefault="00416ECB" w:rsidP="00416ECB">
      <w:pPr>
        <w:pStyle w:val="CommentText"/>
        <w:numPr>
          <w:ilvl w:val="0"/>
          <w:numId w:val="4"/>
        </w:numPr>
      </w:pPr>
      <w:r>
        <w:rPr>
          <w:b/>
          <w:bCs/>
          <w:highlight w:val="yellow"/>
          <w:lang w:val="en-IN"/>
        </w:rPr>
        <w:t>Reporting timelines </w:t>
      </w:r>
    </w:p>
    <w:p w14:paraId="27DFB927" w14:textId="77777777" w:rsidR="00416ECB" w:rsidRDefault="00416ECB" w:rsidP="00416ECB">
      <w:pPr>
        <w:pStyle w:val="CommentText"/>
      </w:pPr>
      <w:r>
        <w:rPr>
          <w:b/>
          <w:bCs/>
          <w:highlight w:val="yellow"/>
        </w:rPr>
        <w:t>Reporting Event</w:t>
      </w:r>
      <w:r>
        <w:rPr>
          <w:highlight w:val="yellow"/>
          <w:lang w:val="en-IN"/>
        </w:rPr>
        <w:t> </w:t>
      </w:r>
      <w:r>
        <w:rPr>
          <w:highlight w:val="yellow"/>
          <w:lang w:val="en-IN"/>
        </w:rPr>
        <w:tab/>
      </w:r>
      <w:r>
        <w:rPr>
          <w:b/>
          <w:bCs/>
          <w:highlight w:val="yellow"/>
        </w:rPr>
        <w:t>Reporting authority</w:t>
      </w:r>
      <w:r>
        <w:rPr>
          <w:highlight w:val="yellow"/>
          <w:lang w:val="en-IN"/>
        </w:rPr>
        <w:t> </w:t>
      </w:r>
      <w:r>
        <w:rPr>
          <w:highlight w:val="yellow"/>
          <w:lang w:val="en-IN"/>
        </w:rPr>
        <w:tab/>
      </w:r>
      <w:r>
        <w:rPr>
          <w:b/>
          <w:bCs/>
          <w:highlight w:val="yellow"/>
        </w:rPr>
        <w:t>Reported to</w:t>
      </w:r>
      <w:r>
        <w:rPr>
          <w:highlight w:val="yellow"/>
          <w:lang w:val="en-IN"/>
        </w:rPr>
        <w:t> </w:t>
      </w:r>
      <w:r>
        <w:rPr>
          <w:highlight w:val="yellow"/>
          <w:lang w:val="en-IN"/>
        </w:rPr>
        <w:tab/>
      </w:r>
      <w:r>
        <w:rPr>
          <w:b/>
          <w:bCs/>
          <w:highlight w:val="yellow"/>
        </w:rPr>
        <w:t>Timeline for reporting</w:t>
      </w:r>
      <w:r>
        <w:rPr>
          <w:highlight w:val="yellow"/>
          <w:lang w:val="en-IN"/>
        </w:rPr>
        <w:t> </w:t>
      </w:r>
      <w:r>
        <w:rPr>
          <w:highlight w:val="yellow"/>
          <w:lang w:val="en-IN"/>
        </w:rPr>
        <w:tab/>
      </w:r>
      <w:r>
        <w:rPr>
          <w:b/>
          <w:bCs/>
          <w:highlight w:val="yellow"/>
        </w:rPr>
        <w:t>Response time for</w:t>
      </w:r>
      <w:r>
        <w:rPr>
          <w:highlight w:val="yellow"/>
          <w:lang w:val="en-IN"/>
        </w:rPr>
        <w:t> </w:t>
      </w:r>
    </w:p>
    <w:p w14:paraId="4CCEE7AE" w14:textId="77777777" w:rsidR="00416ECB" w:rsidRDefault="00416ECB" w:rsidP="00416ECB">
      <w:pPr>
        <w:pStyle w:val="CommentText"/>
      </w:pPr>
      <w:r>
        <w:rPr>
          <w:highlight w:val="yellow"/>
        </w:rPr>
        <w:t>Safety event reporting</w:t>
      </w:r>
      <w:r>
        <w:rPr>
          <w:highlight w:val="yellow"/>
          <w:lang w:val="en-IN"/>
        </w:rPr>
        <w:t> </w:t>
      </w:r>
      <w:r>
        <w:rPr>
          <w:highlight w:val="yellow"/>
        </w:rPr>
        <w:t>PI</w:t>
      </w:r>
      <w:r>
        <w:rPr>
          <w:highlight w:val="yellow"/>
          <w:lang w:val="en-IN"/>
        </w:rPr>
        <w:t> </w:t>
      </w:r>
      <w:r>
        <w:rPr>
          <w:highlight w:val="yellow"/>
        </w:rPr>
        <w:t>TMG</w:t>
      </w:r>
      <w:r>
        <w:rPr>
          <w:highlight w:val="yellow"/>
          <w:lang w:val="en-IN"/>
        </w:rPr>
        <w:t> </w:t>
      </w:r>
      <w:r>
        <w:rPr>
          <w:highlight w:val="yellow"/>
        </w:rPr>
        <w:t>PI-In 24 hrs</w:t>
      </w:r>
      <w:r>
        <w:rPr>
          <w:highlight w:val="yellow"/>
          <w:lang w:val="en-IN"/>
        </w:rPr>
        <w:t> </w:t>
      </w:r>
      <w:r>
        <w:rPr>
          <w:highlight w:val="yellow"/>
        </w:rPr>
        <w:t>TMG-In 24 hrs </w:t>
      </w:r>
      <w:r>
        <w:rPr>
          <w:highlight w:val="yellow"/>
          <w:lang w:val="en-IN"/>
        </w:rPr>
        <w:t> </w:t>
      </w:r>
    </w:p>
    <w:p w14:paraId="389AE83C" w14:textId="77777777" w:rsidR="00416ECB" w:rsidRDefault="00416ECB" w:rsidP="00416ECB">
      <w:pPr>
        <w:pStyle w:val="CommentText"/>
      </w:pPr>
      <w:r>
        <w:rPr>
          <w:highlight w:val="yellow"/>
        </w:rPr>
        <w:t>Safety event reporting</w:t>
      </w:r>
      <w:r>
        <w:rPr>
          <w:highlight w:val="yellow"/>
          <w:lang w:val="en-IN"/>
        </w:rPr>
        <w:t> </w:t>
      </w:r>
      <w:r>
        <w:rPr>
          <w:highlight w:val="yellow"/>
        </w:rPr>
        <w:t>PI</w:t>
      </w:r>
      <w:r>
        <w:rPr>
          <w:highlight w:val="yellow"/>
          <w:lang w:val="en-IN"/>
        </w:rPr>
        <w:t> </w:t>
      </w:r>
      <w:r>
        <w:rPr>
          <w:highlight w:val="yellow"/>
        </w:rPr>
        <w:t>IEC</w:t>
      </w:r>
      <w:r>
        <w:rPr>
          <w:highlight w:val="yellow"/>
          <w:lang w:val="en-IN"/>
        </w:rPr>
        <w:t> </w:t>
      </w:r>
      <w:r>
        <w:rPr>
          <w:highlight w:val="yellow"/>
        </w:rPr>
        <w:t>In 24 hrs</w:t>
      </w:r>
      <w:r>
        <w:rPr>
          <w:highlight w:val="yellow"/>
          <w:lang w:val="en-IN"/>
        </w:rPr>
        <w:t> </w:t>
      </w:r>
      <w:r>
        <w:rPr>
          <w:highlight w:val="yellow"/>
        </w:rPr>
        <w:t>Not Applicable</w:t>
      </w:r>
      <w:r>
        <w:rPr>
          <w:highlight w:val="yellow"/>
          <w:lang w:val="en-IN"/>
        </w:rPr>
        <w:t> </w:t>
      </w:r>
    </w:p>
    <w:p w14:paraId="29CC2076" w14:textId="77777777" w:rsidR="00416ECB" w:rsidRDefault="00416ECB" w:rsidP="00416ECB">
      <w:pPr>
        <w:pStyle w:val="CommentText"/>
      </w:pPr>
      <w:r>
        <w:rPr>
          <w:highlight w:val="yellow"/>
        </w:rPr>
        <w:t>Safety event reporting</w:t>
      </w:r>
      <w:r>
        <w:rPr>
          <w:highlight w:val="yellow"/>
          <w:lang w:val="en-IN"/>
        </w:rPr>
        <w:t> </w:t>
      </w:r>
      <w:r>
        <w:rPr>
          <w:highlight w:val="yellow"/>
        </w:rPr>
        <w:t>TMG</w:t>
      </w:r>
      <w:r>
        <w:rPr>
          <w:highlight w:val="yellow"/>
          <w:lang w:val="en-IN"/>
        </w:rPr>
        <w:t> </w:t>
      </w:r>
      <w:r>
        <w:rPr>
          <w:highlight w:val="yellow"/>
        </w:rPr>
        <w:t>SDMC</w:t>
      </w:r>
      <w:r>
        <w:rPr>
          <w:highlight w:val="yellow"/>
          <w:lang w:val="en-IN"/>
        </w:rPr>
        <w:t> </w:t>
      </w:r>
      <w:r>
        <w:rPr>
          <w:highlight w:val="yellow"/>
        </w:rPr>
        <w:t>TMG-within 2 days</w:t>
      </w:r>
      <w:r>
        <w:rPr>
          <w:highlight w:val="yellow"/>
          <w:lang w:val="en-IN"/>
        </w:rPr>
        <w:t> </w:t>
      </w:r>
      <w:r>
        <w:rPr>
          <w:highlight w:val="yellow"/>
        </w:rPr>
        <w:t>SDMC-in 2 days</w:t>
      </w:r>
      <w:r>
        <w:rPr>
          <w:highlight w:val="yellow"/>
          <w:lang w:val="en-IN"/>
        </w:rPr>
        <w:t> </w:t>
      </w:r>
    </w:p>
    <w:p w14:paraId="351F04B5" w14:textId="77777777" w:rsidR="00416ECB" w:rsidRDefault="00416ECB" w:rsidP="00416ECB">
      <w:pPr>
        <w:pStyle w:val="CommentText"/>
      </w:pPr>
      <w:r>
        <w:rPr>
          <w:highlight w:val="yellow"/>
        </w:rPr>
        <w:t>PV</w:t>
      </w:r>
      <w:r>
        <w:rPr>
          <w:highlight w:val="yellow"/>
          <w:lang w:val="en-IN"/>
        </w:rPr>
        <w:t> </w:t>
      </w:r>
      <w:r>
        <w:rPr>
          <w:highlight w:val="yellow"/>
        </w:rPr>
        <w:t>PI</w:t>
      </w:r>
      <w:r>
        <w:rPr>
          <w:highlight w:val="yellow"/>
          <w:lang w:val="en-IN"/>
        </w:rPr>
        <w:t> </w:t>
      </w:r>
      <w:r>
        <w:rPr>
          <w:highlight w:val="yellow"/>
        </w:rPr>
        <w:t>Monitor</w:t>
      </w:r>
      <w:r>
        <w:rPr>
          <w:highlight w:val="yellow"/>
          <w:lang w:val="en-IN"/>
        </w:rPr>
        <w:t> </w:t>
      </w:r>
      <w:r>
        <w:rPr>
          <w:highlight w:val="yellow"/>
        </w:rPr>
        <w:t>PI-within 2 days</w:t>
      </w:r>
      <w:r>
        <w:rPr>
          <w:highlight w:val="yellow"/>
          <w:lang w:val="en-IN"/>
        </w:rPr>
        <w:t> </w:t>
      </w:r>
      <w:r>
        <w:rPr>
          <w:highlight w:val="yellow"/>
        </w:rPr>
        <w:t>PI to file CAPA within 5 days</w:t>
      </w:r>
      <w:r>
        <w:rPr>
          <w:lang w:val="en-IN"/>
        </w:rPr>
        <w:t> </w:t>
      </w:r>
    </w:p>
  </w:comment>
  <w:comment w:id="177" w:author="sranjan@masonlive.gmu.edu" w:date="2025-11-11T12:40:00Z" w:initials="SR">
    <w:p w14:paraId="7B6F71F6" w14:textId="611847A6" w:rsidR="00CD1E5E" w:rsidRDefault="00CD1E5E" w:rsidP="00AB4563">
      <w:r>
        <w:rPr>
          <w:rStyle w:val="CommentReference"/>
        </w:rPr>
        <w:annotationRef/>
      </w:r>
      <w:r>
        <w:t>@Martin, do you want to suggest what will be doing for the active ATLS instructors?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926B5C" w15:done="0"/>
  <w15:commentEx w15:paraId="03A06A3F" w15:paraIdParent="17926B5C" w15:done="0"/>
  <w15:commentEx w15:paraId="78FD6BCF" w15:paraIdParent="17926B5C" w15:done="0"/>
  <w15:commentEx w15:paraId="3DC947B9" w15:paraIdParent="17926B5C" w15:done="0"/>
  <w15:commentEx w15:paraId="7C89C161" w15:done="0"/>
  <w15:commentEx w15:paraId="3A9725F1" w15:done="0"/>
  <w15:commentEx w15:paraId="1EFA95EE" w15:paraIdParent="3A9725F1" w15:done="0"/>
  <w15:commentEx w15:paraId="535CA384" w15:done="0"/>
  <w15:commentEx w15:paraId="0638B70B" w15:done="0"/>
  <w15:commentEx w15:paraId="0F0C1141" w15:paraIdParent="0638B70B" w15:done="0"/>
  <w15:commentEx w15:paraId="5D3DAE1E" w15:paraIdParent="0638B70B" w15:done="0"/>
  <w15:commentEx w15:paraId="0EF176D0" w15:done="0"/>
  <w15:commentEx w15:paraId="4019DEEE" w15:done="0"/>
  <w15:commentEx w15:paraId="1F079CDA" w15:done="0"/>
  <w15:commentEx w15:paraId="6FBFCEBC" w15:paraIdParent="1F079CDA" w15:done="0"/>
  <w15:commentEx w15:paraId="238EF83C" w15:done="0"/>
  <w15:commentEx w15:paraId="171F7AAF" w15:done="0"/>
  <w15:commentEx w15:paraId="2A017460" w15:done="0"/>
  <w15:commentEx w15:paraId="5D3E88B1" w15:paraIdParent="2A017460" w15:done="0"/>
  <w15:commentEx w15:paraId="47EC60A0" w15:done="0"/>
  <w15:commentEx w15:paraId="4AFF131D" w15:done="0"/>
  <w15:commentEx w15:paraId="0A5BD6F2" w15:paraIdParent="4AFF131D" w15:done="0"/>
  <w15:commentEx w15:paraId="114ADCDB" w15:done="0"/>
  <w15:commentEx w15:paraId="140A0821" w15:done="0"/>
  <w15:commentEx w15:paraId="603391EA" w15:done="0"/>
  <w15:commentEx w15:paraId="7F61E246" w15:done="0"/>
  <w15:commentEx w15:paraId="22B2B5FC" w15:paraIdParent="7F61E246" w15:done="0"/>
  <w15:commentEx w15:paraId="72E51D2C" w15:done="0"/>
  <w15:commentEx w15:paraId="351F04B5" w15:paraIdParent="72E51D2C" w15:done="0"/>
  <w15:commentEx w15:paraId="7B6F71F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148ECE" w16cex:dateUtc="2025-11-11T14:06:00Z"/>
  <w16cex:commentExtensible w16cex:durableId="5C9CA2F5" w16cex:dateUtc="2025-11-22T03:31:00Z"/>
  <w16cex:commentExtensible w16cex:durableId="5ACF93A1" w16cex:dateUtc="2025-11-27T06:50:00Z"/>
  <w16cex:commentExtensible w16cex:durableId="7D24AAFE" w16cex:dateUtc="2025-12-05T21:40:00Z"/>
  <w16cex:commentExtensible w16cex:durableId="6E636E74" w16cex:dateUtc="2025-11-26T23:42:00Z"/>
  <w16cex:commentExtensible w16cex:durableId="41A4792D" w16cex:dateUtc="2025-11-11T15:47:00Z"/>
  <w16cex:commentExtensible w16cex:durableId="4D0A91D8" w16cex:dateUtc="2025-11-22T04:26:00Z"/>
  <w16cex:commentExtensible w16cex:durableId="73CA012D" w16cex:dateUtc="2025-11-11T17:45:00Z"/>
  <w16cex:commentExtensible w16cex:durableId="0AE3B3A0" w16cex:dateUtc="2025-11-22T04:43:00Z"/>
  <w16cex:commentExtensible w16cex:durableId="19B17442" w16cex:dateUtc="2025-11-27T06:50:00Z"/>
  <w16cex:commentExtensible w16cex:durableId="131EC644" w16cex:dateUtc="2025-12-05T21:43:00Z"/>
  <w16cex:commentExtensible w16cex:durableId="1898F8F5" w16cex:dateUtc="2025-11-26T23:52:00Z"/>
  <w16cex:commentExtensible w16cex:durableId="273CFB31" w16cex:dateUtc="2025-11-22T04:44:00Z"/>
  <w16cex:commentExtensible w16cex:durableId="41100969" w16cex:dateUtc="2025-11-27T00:01:00Z"/>
  <w16cex:commentExtensible w16cex:durableId="56F0BB08" w16cex:dateUtc="2025-11-11T17:46:00Z"/>
  <w16cex:commentExtensible w16cex:durableId="4C4F9313" w16cex:dateUtc="2025-11-11T15:51:00Z"/>
  <w16cex:commentExtensible w16cex:durableId="7B8A15D9" w16cex:dateUtc="2025-11-11T15:56:00Z"/>
  <w16cex:commentExtensible w16cex:durableId="64A2A3A3" w16cex:dateUtc="2025-11-11T15:58:00Z"/>
  <w16cex:commentExtensible w16cex:durableId="7A868877" w16cex:dateUtc="2025-11-11T16:33:00Z"/>
  <w16cex:commentExtensible w16cex:durableId="5AB649CB" w16cex:dateUtc="2025-11-22T04:59:00Z"/>
  <w16cex:commentExtensible w16cex:durableId="2F41ACC8" w16cex:dateUtc="2025-11-27T00:13:00Z"/>
  <w16cex:commentExtensible w16cex:durableId="27B3CA15" w16cex:dateUtc="2025-11-11T16:43:00Z"/>
  <w16cex:commentExtensible w16cex:durableId="6A421D1C" w16cex:dateUtc="2025-11-11T16:50:00Z"/>
  <w16cex:commentExtensible w16cex:durableId="7079673B" w16cex:dateUtc="2025-11-11T16:50:00Z"/>
  <w16cex:commentExtensible w16cex:durableId="2033C2A9" w16cex:dateUtc="2025-11-11T16:53:00Z"/>
  <w16cex:commentExtensible w16cex:durableId="31467317" w16cex:dateUtc="2025-11-27T06:53:00Z"/>
  <w16cex:commentExtensible w16cex:durableId="1CD30F6E" w16cex:dateUtc="2025-11-11T17: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926B5C" w16cid:durableId="2A148ECE"/>
  <w16cid:commentId w16cid:paraId="03A06A3F" w16cid:durableId="5C9CA2F5"/>
  <w16cid:commentId w16cid:paraId="78FD6BCF" w16cid:durableId="5ACF93A1"/>
  <w16cid:commentId w16cid:paraId="3DC947B9" w16cid:durableId="7D24AAFE"/>
  <w16cid:commentId w16cid:paraId="7C89C161" w16cid:durableId="6E636E74"/>
  <w16cid:commentId w16cid:paraId="3A9725F1" w16cid:durableId="41A4792D"/>
  <w16cid:commentId w16cid:paraId="1EFA95EE" w16cid:durableId="4D0A91D8"/>
  <w16cid:commentId w16cid:paraId="535CA384" w16cid:durableId="73CA012D"/>
  <w16cid:commentId w16cid:paraId="0638B70B" w16cid:durableId="0AE3B3A0"/>
  <w16cid:commentId w16cid:paraId="0F0C1141" w16cid:durableId="19B17442"/>
  <w16cid:commentId w16cid:paraId="5D3DAE1E" w16cid:durableId="131EC644"/>
  <w16cid:commentId w16cid:paraId="0EF176D0" w16cid:durableId="1898F8F5"/>
  <w16cid:commentId w16cid:paraId="4019DEEE" w16cid:durableId="2CD814DC"/>
  <w16cid:commentId w16cid:paraId="1F079CDA" w16cid:durableId="273CFB31"/>
  <w16cid:commentId w16cid:paraId="6FBFCEBC" w16cid:durableId="41100969"/>
  <w16cid:commentId w16cid:paraId="238EF83C" w16cid:durableId="56F0BB08"/>
  <w16cid:commentId w16cid:paraId="171F7AAF" w16cid:durableId="2CD81657"/>
  <w16cid:commentId w16cid:paraId="2A017460" w16cid:durableId="4C4F9313"/>
  <w16cid:commentId w16cid:paraId="5D3E88B1" w16cid:durableId="2CD81684"/>
  <w16cid:commentId w16cid:paraId="47EC60A0" w16cid:durableId="7B8A15D9"/>
  <w16cid:commentId w16cid:paraId="4AFF131D" w16cid:durableId="64A2A3A3"/>
  <w16cid:commentId w16cid:paraId="0A5BD6F2" w16cid:durableId="7A868877"/>
  <w16cid:commentId w16cid:paraId="114ADCDB" w16cid:durableId="5AB649CB"/>
  <w16cid:commentId w16cid:paraId="140A0821" w16cid:durableId="2F41ACC8"/>
  <w16cid:commentId w16cid:paraId="603391EA" w16cid:durableId="27B3CA15"/>
  <w16cid:commentId w16cid:paraId="7F61E246" w16cid:durableId="6A421D1C"/>
  <w16cid:commentId w16cid:paraId="22B2B5FC" w16cid:durableId="7079673B"/>
  <w16cid:commentId w16cid:paraId="72E51D2C" w16cid:durableId="2033C2A9"/>
  <w16cid:commentId w16cid:paraId="351F04B5" w16cid:durableId="31467317"/>
  <w16cid:commentId w16cid:paraId="7B6F71F6" w16cid:durableId="1CD30F6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604020202020204"/>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C1FA5"/>
    <w:multiLevelType w:val="hybridMultilevel"/>
    <w:tmpl w:val="5212D52E"/>
    <w:lvl w:ilvl="0" w:tplc="C42C5738">
      <w:start w:val="1"/>
      <w:numFmt w:val="bullet"/>
      <w:lvlText w:val=""/>
      <w:lvlJc w:val="left"/>
      <w:pPr>
        <w:ind w:left="1440" w:hanging="360"/>
      </w:pPr>
      <w:rPr>
        <w:rFonts w:ascii="Symbol" w:hAnsi="Symbol"/>
      </w:rPr>
    </w:lvl>
    <w:lvl w:ilvl="1" w:tplc="7ACC8436">
      <w:start w:val="1"/>
      <w:numFmt w:val="bullet"/>
      <w:lvlText w:val=""/>
      <w:lvlJc w:val="left"/>
      <w:pPr>
        <w:ind w:left="1440" w:hanging="360"/>
      </w:pPr>
      <w:rPr>
        <w:rFonts w:ascii="Symbol" w:hAnsi="Symbol"/>
      </w:rPr>
    </w:lvl>
    <w:lvl w:ilvl="2" w:tplc="76DEC14A">
      <w:start w:val="1"/>
      <w:numFmt w:val="bullet"/>
      <w:lvlText w:val=""/>
      <w:lvlJc w:val="left"/>
      <w:pPr>
        <w:ind w:left="1440" w:hanging="360"/>
      </w:pPr>
      <w:rPr>
        <w:rFonts w:ascii="Symbol" w:hAnsi="Symbol"/>
      </w:rPr>
    </w:lvl>
    <w:lvl w:ilvl="3" w:tplc="C5469276">
      <w:start w:val="1"/>
      <w:numFmt w:val="bullet"/>
      <w:lvlText w:val=""/>
      <w:lvlJc w:val="left"/>
      <w:pPr>
        <w:ind w:left="1440" w:hanging="360"/>
      </w:pPr>
      <w:rPr>
        <w:rFonts w:ascii="Symbol" w:hAnsi="Symbol"/>
      </w:rPr>
    </w:lvl>
    <w:lvl w:ilvl="4" w:tplc="4D4A6790">
      <w:start w:val="1"/>
      <w:numFmt w:val="bullet"/>
      <w:lvlText w:val=""/>
      <w:lvlJc w:val="left"/>
      <w:pPr>
        <w:ind w:left="1440" w:hanging="360"/>
      </w:pPr>
      <w:rPr>
        <w:rFonts w:ascii="Symbol" w:hAnsi="Symbol"/>
      </w:rPr>
    </w:lvl>
    <w:lvl w:ilvl="5" w:tplc="9872FAF8">
      <w:start w:val="1"/>
      <w:numFmt w:val="bullet"/>
      <w:lvlText w:val=""/>
      <w:lvlJc w:val="left"/>
      <w:pPr>
        <w:ind w:left="1440" w:hanging="360"/>
      </w:pPr>
      <w:rPr>
        <w:rFonts w:ascii="Symbol" w:hAnsi="Symbol"/>
      </w:rPr>
    </w:lvl>
    <w:lvl w:ilvl="6" w:tplc="9888234E">
      <w:start w:val="1"/>
      <w:numFmt w:val="bullet"/>
      <w:lvlText w:val=""/>
      <w:lvlJc w:val="left"/>
      <w:pPr>
        <w:ind w:left="1440" w:hanging="360"/>
      </w:pPr>
      <w:rPr>
        <w:rFonts w:ascii="Symbol" w:hAnsi="Symbol"/>
      </w:rPr>
    </w:lvl>
    <w:lvl w:ilvl="7" w:tplc="DA0C9254">
      <w:start w:val="1"/>
      <w:numFmt w:val="bullet"/>
      <w:lvlText w:val=""/>
      <w:lvlJc w:val="left"/>
      <w:pPr>
        <w:ind w:left="1440" w:hanging="360"/>
      </w:pPr>
      <w:rPr>
        <w:rFonts w:ascii="Symbol" w:hAnsi="Symbol"/>
      </w:rPr>
    </w:lvl>
    <w:lvl w:ilvl="8" w:tplc="182CD6FE">
      <w:start w:val="1"/>
      <w:numFmt w:val="bullet"/>
      <w:lvlText w:val=""/>
      <w:lvlJc w:val="left"/>
      <w:pPr>
        <w:ind w:left="1440" w:hanging="360"/>
      </w:pPr>
      <w:rPr>
        <w:rFonts w:ascii="Symbol" w:hAnsi="Symbol"/>
      </w:rPr>
    </w:lvl>
  </w:abstractNum>
  <w:abstractNum w:abstractNumId="1" w15:restartNumberingAfterBreak="0">
    <w:nsid w:val="316E1411"/>
    <w:multiLevelType w:val="hybridMultilevel"/>
    <w:tmpl w:val="119AA558"/>
    <w:lvl w:ilvl="0" w:tplc="A3A6BCFA">
      <w:start w:val="1"/>
      <w:numFmt w:val="decimal"/>
      <w:lvlText w:val="%1."/>
      <w:lvlJc w:val="left"/>
      <w:pPr>
        <w:ind w:left="1440" w:hanging="360"/>
      </w:pPr>
    </w:lvl>
    <w:lvl w:ilvl="1" w:tplc="4C1AD858">
      <w:start w:val="1"/>
      <w:numFmt w:val="decimal"/>
      <w:lvlText w:val="%2."/>
      <w:lvlJc w:val="left"/>
      <w:pPr>
        <w:ind w:left="1440" w:hanging="360"/>
      </w:pPr>
    </w:lvl>
    <w:lvl w:ilvl="2" w:tplc="272C2844">
      <w:start w:val="1"/>
      <w:numFmt w:val="decimal"/>
      <w:lvlText w:val="%3."/>
      <w:lvlJc w:val="left"/>
      <w:pPr>
        <w:ind w:left="1440" w:hanging="360"/>
      </w:pPr>
    </w:lvl>
    <w:lvl w:ilvl="3" w:tplc="34E47E80">
      <w:start w:val="1"/>
      <w:numFmt w:val="decimal"/>
      <w:lvlText w:val="%4."/>
      <w:lvlJc w:val="left"/>
      <w:pPr>
        <w:ind w:left="1440" w:hanging="360"/>
      </w:pPr>
    </w:lvl>
    <w:lvl w:ilvl="4" w:tplc="7A4AD580">
      <w:start w:val="1"/>
      <w:numFmt w:val="decimal"/>
      <w:lvlText w:val="%5."/>
      <w:lvlJc w:val="left"/>
      <w:pPr>
        <w:ind w:left="1440" w:hanging="360"/>
      </w:pPr>
    </w:lvl>
    <w:lvl w:ilvl="5" w:tplc="410E064C">
      <w:start w:val="1"/>
      <w:numFmt w:val="decimal"/>
      <w:lvlText w:val="%6."/>
      <w:lvlJc w:val="left"/>
      <w:pPr>
        <w:ind w:left="1440" w:hanging="360"/>
      </w:pPr>
    </w:lvl>
    <w:lvl w:ilvl="6" w:tplc="125002D8">
      <w:start w:val="1"/>
      <w:numFmt w:val="decimal"/>
      <w:lvlText w:val="%7."/>
      <w:lvlJc w:val="left"/>
      <w:pPr>
        <w:ind w:left="1440" w:hanging="360"/>
      </w:pPr>
    </w:lvl>
    <w:lvl w:ilvl="7" w:tplc="6C92964E">
      <w:start w:val="1"/>
      <w:numFmt w:val="decimal"/>
      <w:lvlText w:val="%8."/>
      <w:lvlJc w:val="left"/>
      <w:pPr>
        <w:ind w:left="1440" w:hanging="360"/>
      </w:pPr>
    </w:lvl>
    <w:lvl w:ilvl="8" w:tplc="BE3A704A">
      <w:start w:val="1"/>
      <w:numFmt w:val="decimal"/>
      <w:lvlText w:val="%9."/>
      <w:lvlJc w:val="left"/>
      <w:pPr>
        <w:ind w:left="1440" w:hanging="360"/>
      </w:pPr>
    </w:lvl>
  </w:abstractNum>
  <w:abstractNum w:abstractNumId="2" w15:restartNumberingAfterBreak="0">
    <w:nsid w:val="4457764E"/>
    <w:multiLevelType w:val="hybridMultilevel"/>
    <w:tmpl w:val="B5C249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471463F"/>
    <w:multiLevelType w:val="hybridMultilevel"/>
    <w:tmpl w:val="65E2E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35152166">
    <w:abstractNumId w:val="2"/>
  </w:num>
  <w:num w:numId="2" w16cid:durableId="1169522043">
    <w:abstractNumId w:val="3"/>
  </w:num>
  <w:num w:numId="3" w16cid:durableId="484400752">
    <w:abstractNumId w:val="0"/>
  </w:num>
  <w:num w:numId="4" w16cid:durableId="6568615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ranjan@masonlive.gmu.edu">
    <w15:presenceInfo w15:providerId="AD" w15:userId="S::sranjan@masonlive.gmu.edu::8d559e46-656f-44b3-9750-0f6fc96ac8f5"/>
  </w15:person>
  <w15:person w15:author="Martin Gerdin Wärnberg">
    <w15:presenceInfo w15:providerId="AD" w15:userId="S::martin.gerdin@ki.se::77153f61-4c5f-462a-acd4-483a5c64ba16"/>
  </w15:person>
  <w15:person w15:author="Prashant Kharat">
    <w15:presenceInfo w15:providerId="AD" w15:userId="S::pkharat-gis@george-services.com::d45cbe0a-725f-4e80-811c-40cd720b0a00"/>
  </w15:person>
  <w15:person w15:author="Monty Khajanchi">
    <w15:presenceInfo w15:providerId="None" w15:userId="Monty Khajanchi"/>
  </w15:person>
  <w15:person w15:author="Jessica Kasza">
    <w15:presenceInfo w15:providerId="AD" w15:userId="S-1-5-21-948756243-734778046-674738317-4431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61E"/>
    <w:rsid w:val="000F0B52"/>
    <w:rsid w:val="00143E50"/>
    <w:rsid w:val="001A2536"/>
    <w:rsid w:val="001B2192"/>
    <w:rsid w:val="001B389A"/>
    <w:rsid w:val="001B3A8A"/>
    <w:rsid w:val="001D4B25"/>
    <w:rsid w:val="001D6860"/>
    <w:rsid w:val="001E60BB"/>
    <w:rsid w:val="00270445"/>
    <w:rsid w:val="00295A78"/>
    <w:rsid w:val="002A1C67"/>
    <w:rsid w:val="002B0C15"/>
    <w:rsid w:val="0035134E"/>
    <w:rsid w:val="00352676"/>
    <w:rsid w:val="00352E90"/>
    <w:rsid w:val="003649C7"/>
    <w:rsid w:val="003764F3"/>
    <w:rsid w:val="00391B5E"/>
    <w:rsid w:val="003E4E5B"/>
    <w:rsid w:val="003E7884"/>
    <w:rsid w:val="003F2BF0"/>
    <w:rsid w:val="00406A29"/>
    <w:rsid w:val="00416ECB"/>
    <w:rsid w:val="0044791C"/>
    <w:rsid w:val="004767B7"/>
    <w:rsid w:val="0047783C"/>
    <w:rsid w:val="0048030F"/>
    <w:rsid w:val="004D3923"/>
    <w:rsid w:val="004E2B44"/>
    <w:rsid w:val="00534D47"/>
    <w:rsid w:val="005C6D9D"/>
    <w:rsid w:val="0069656E"/>
    <w:rsid w:val="00697B08"/>
    <w:rsid w:val="0070380E"/>
    <w:rsid w:val="00703B7D"/>
    <w:rsid w:val="0079347C"/>
    <w:rsid w:val="007B4EA5"/>
    <w:rsid w:val="007C0260"/>
    <w:rsid w:val="008311C5"/>
    <w:rsid w:val="00841847"/>
    <w:rsid w:val="00892BBE"/>
    <w:rsid w:val="009A25A1"/>
    <w:rsid w:val="00A27A43"/>
    <w:rsid w:val="00A5145E"/>
    <w:rsid w:val="00A9261E"/>
    <w:rsid w:val="00AB4563"/>
    <w:rsid w:val="00B17C39"/>
    <w:rsid w:val="00B44CAE"/>
    <w:rsid w:val="00B55ED4"/>
    <w:rsid w:val="00B631E4"/>
    <w:rsid w:val="00B63EE1"/>
    <w:rsid w:val="00C638AE"/>
    <w:rsid w:val="00C647D3"/>
    <w:rsid w:val="00C67FB2"/>
    <w:rsid w:val="00C71E0A"/>
    <w:rsid w:val="00C80238"/>
    <w:rsid w:val="00CC4FE8"/>
    <w:rsid w:val="00CD1E5E"/>
    <w:rsid w:val="00D82FDE"/>
    <w:rsid w:val="00DA1310"/>
    <w:rsid w:val="00DD210D"/>
    <w:rsid w:val="00EC22C1"/>
    <w:rsid w:val="00ED3397"/>
    <w:rsid w:val="00EE7C14"/>
    <w:rsid w:val="00F03FF1"/>
  </w:rsids>
  <m:mathPr>
    <m:mathFont m:val="Cambria Math"/>
    <m:brkBin m:val="before"/>
    <m:brkBinSub m:val="--"/>
    <m:smallFrac m:val="0"/>
    <m:dispDef/>
    <m:lMargin m:val="0"/>
    <m:rMargin m:val="0"/>
    <m:defJc m:val="centerGroup"/>
    <m:wrapIndent m:val="1440"/>
    <m:intLim m:val="subSup"/>
    <m:naryLim m:val="undOvr"/>
  </m:mathPr>
  <w:themeFontLang w:val="en-GB"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EC0F8"/>
  <w15:chartTrackingRefBased/>
  <w15:docId w15:val="{227363C5-3743-0B4A-909E-D5C7B2DEC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GB"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4563"/>
    <w:pPr>
      <w:shd w:val="clear" w:color="auto" w:fill="FFFFFF"/>
      <w:spacing w:beforeAutospacing="1" w:after="0" w:afterAutospacing="1" w:line="240" w:lineRule="auto"/>
    </w:pPr>
    <w:rPr>
      <w:rFonts w:ascii="Times New Roman" w:eastAsia="Times New Roman" w:hAnsi="Times New Roman" w:cs="Times New Roman"/>
      <w:color w:val="242424"/>
      <w:kern w:val="0"/>
      <w:szCs w:val="24"/>
      <w:bdr w:val="none" w:sz="0" w:space="0" w:color="auto" w:frame="1"/>
      <w:lang w:eastAsia="en-GB"/>
      <w14:ligatures w14:val="none"/>
    </w:rPr>
  </w:style>
  <w:style w:type="paragraph" w:styleId="Heading1">
    <w:name w:val="heading 1"/>
    <w:basedOn w:val="Normal"/>
    <w:next w:val="Normal"/>
    <w:link w:val="Heading1Char"/>
    <w:uiPriority w:val="9"/>
    <w:qFormat/>
    <w:rsid w:val="00A9261E"/>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A9261E"/>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A9261E"/>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A926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26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261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61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61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61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61E"/>
    <w:rPr>
      <w:rFonts w:asciiTheme="majorHAnsi" w:eastAsiaTheme="majorEastAsia" w:hAnsiTheme="majorHAnsi" w:cstheme="majorBidi"/>
      <w:color w:val="0F4761" w:themeColor="accent1" w:themeShade="BF"/>
      <w:sz w:val="40"/>
      <w:szCs w:val="36"/>
      <w:lang w:val="en-US"/>
    </w:rPr>
  </w:style>
  <w:style w:type="character" w:customStyle="1" w:styleId="Heading2Char">
    <w:name w:val="Heading 2 Char"/>
    <w:basedOn w:val="DefaultParagraphFont"/>
    <w:link w:val="Heading2"/>
    <w:uiPriority w:val="9"/>
    <w:semiHidden/>
    <w:rsid w:val="00A9261E"/>
    <w:rPr>
      <w:rFonts w:asciiTheme="majorHAnsi" w:eastAsiaTheme="majorEastAsia" w:hAnsiTheme="majorHAnsi" w:cstheme="majorBidi"/>
      <w:color w:val="0F4761" w:themeColor="accent1" w:themeShade="BF"/>
      <w:sz w:val="32"/>
      <w:szCs w:val="29"/>
      <w:lang w:val="en-US"/>
    </w:rPr>
  </w:style>
  <w:style w:type="character" w:customStyle="1" w:styleId="Heading3Char">
    <w:name w:val="Heading 3 Char"/>
    <w:basedOn w:val="DefaultParagraphFont"/>
    <w:link w:val="Heading3"/>
    <w:uiPriority w:val="9"/>
    <w:semiHidden/>
    <w:rsid w:val="00A9261E"/>
    <w:rPr>
      <w:rFonts w:eastAsiaTheme="majorEastAsia" w:cstheme="majorBidi"/>
      <w:color w:val="0F4761" w:themeColor="accent1" w:themeShade="BF"/>
      <w:sz w:val="28"/>
      <w:szCs w:val="25"/>
      <w:lang w:val="en-US"/>
    </w:rPr>
  </w:style>
  <w:style w:type="character" w:customStyle="1" w:styleId="Heading4Char">
    <w:name w:val="Heading 4 Char"/>
    <w:basedOn w:val="DefaultParagraphFont"/>
    <w:link w:val="Heading4"/>
    <w:uiPriority w:val="9"/>
    <w:semiHidden/>
    <w:rsid w:val="00A9261E"/>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A9261E"/>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A9261E"/>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A9261E"/>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A9261E"/>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A9261E"/>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A9261E"/>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9261E"/>
    <w:rPr>
      <w:rFonts w:asciiTheme="majorHAnsi" w:eastAsiaTheme="majorEastAsia" w:hAnsiTheme="majorHAnsi" w:cstheme="majorBidi"/>
      <w:spacing w:val="-10"/>
      <w:kern w:val="28"/>
      <w:sz w:val="56"/>
      <w:szCs w:val="50"/>
      <w:lang w:val="en-US"/>
    </w:rPr>
  </w:style>
  <w:style w:type="paragraph" w:styleId="Subtitle">
    <w:name w:val="Subtitle"/>
    <w:basedOn w:val="Normal"/>
    <w:next w:val="Normal"/>
    <w:link w:val="SubtitleChar"/>
    <w:uiPriority w:val="11"/>
    <w:qFormat/>
    <w:rsid w:val="00A9261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9261E"/>
    <w:rPr>
      <w:rFonts w:eastAsiaTheme="majorEastAsia" w:cstheme="majorBidi"/>
      <w:color w:val="595959" w:themeColor="text1" w:themeTint="A6"/>
      <w:spacing w:val="15"/>
      <w:sz w:val="28"/>
      <w:szCs w:val="25"/>
      <w:lang w:val="en-US"/>
    </w:rPr>
  </w:style>
  <w:style w:type="paragraph" w:styleId="Quote">
    <w:name w:val="Quote"/>
    <w:basedOn w:val="Normal"/>
    <w:next w:val="Normal"/>
    <w:link w:val="QuoteChar"/>
    <w:uiPriority w:val="29"/>
    <w:qFormat/>
    <w:rsid w:val="00A9261E"/>
    <w:pPr>
      <w:spacing w:before="160"/>
      <w:jc w:val="center"/>
    </w:pPr>
    <w:rPr>
      <w:i/>
      <w:iCs/>
      <w:color w:val="404040" w:themeColor="text1" w:themeTint="BF"/>
    </w:rPr>
  </w:style>
  <w:style w:type="character" w:customStyle="1" w:styleId="QuoteChar">
    <w:name w:val="Quote Char"/>
    <w:basedOn w:val="DefaultParagraphFont"/>
    <w:link w:val="Quote"/>
    <w:uiPriority w:val="29"/>
    <w:rsid w:val="00A9261E"/>
    <w:rPr>
      <w:rFonts w:cs="Mangal"/>
      <w:i/>
      <w:iCs/>
      <w:color w:val="404040" w:themeColor="text1" w:themeTint="BF"/>
      <w:lang w:val="en-US"/>
    </w:rPr>
  </w:style>
  <w:style w:type="paragraph" w:styleId="ListParagraph">
    <w:name w:val="List Paragraph"/>
    <w:basedOn w:val="Normal"/>
    <w:uiPriority w:val="34"/>
    <w:qFormat/>
    <w:rsid w:val="00A9261E"/>
    <w:pPr>
      <w:ind w:left="720"/>
      <w:contextualSpacing/>
    </w:pPr>
  </w:style>
  <w:style w:type="character" w:styleId="IntenseEmphasis">
    <w:name w:val="Intense Emphasis"/>
    <w:basedOn w:val="DefaultParagraphFont"/>
    <w:uiPriority w:val="21"/>
    <w:qFormat/>
    <w:rsid w:val="00A9261E"/>
    <w:rPr>
      <w:i/>
      <w:iCs/>
      <w:color w:val="0F4761" w:themeColor="accent1" w:themeShade="BF"/>
    </w:rPr>
  </w:style>
  <w:style w:type="paragraph" w:styleId="IntenseQuote">
    <w:name w:val="Intense Quote"/>
    <w:basedOn w:val="Normal"/>
    <w:next w:val="Normal"/>
    <w:link w:val="IntenseQuoteChar"/>
    <w:uiPriority w:val="30"/>
    <w:qFormat/>
    <w:rsid w:val="00A926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61E"/>
    <w:rPr>
      <w:rFonts w:cs="Mangal"/>
      <w:i/>
      <w:iCs/>
      <w:color w:val="0F4761" w:themeColor="accent1" w:themeShade="BF"/>
      <w:lang w:val="en-US"/>
    </w:rPr>
  </w:style>
  <w:style w:type="character" w:styleId="IntenseReference">
    <w:name w:val="Intense Reference"/>
    <w:basedOn w:val="DefaultParagraphFont"/>
    <w:uiPriority w:val="32"/>
    <w:qFormat/>
    <w:rsid w:val="00A9261E"/>
    <w:rPr>
      <w:b/>
      <w:bCs/>
      <w:smallCaps/>
      <w:color w:val="0F4761" w:themeColor="accent1" w:themeShade="BF"/>
      <w:spacing w:val="5"/>
    </w:rPr>
  </w:style>
  <w:style w:type="paragraph" w:styleId="NormalWeb">
    <w:name w:val="Normal (Web)"/>
    <w:basedOn w:val="Normal"/>
    <w:uiPriority w:val="99"/>
    <w:unhideWhenUsed/>
    <w:rsid w:val="00A9261E"/>
    <w:pPr>
      <w:spacing w:before="100" w:after="100"/>
    </w:pPr>
  </w:style>
  <w:style w:type="character" w:styleId="CommentReference">
    <w:name w:val="annotation reference"/>
    <w:basedOn w:val="DefaultParagraphFont"/>
    <w:uiPriority w:val="99"/>
    <w:semiHidden/>
    <w:unhideWhenUsed/>
    <w:rsid w:val="003764F3"/>
    <w:rPr>
      <w:sz w:val="16"/>
      <w:szCs w:val="16"/>
    </w:rPr>
  </w:style>
  <w:style w:type="paragraph" w:styleId="CommentText">
    <w:name w:val="annotation text"/>
    <w:basedOn w:val="Normal"/>
    <w:link w:val="CommentTextChar"/>
    <w:uiPriority w:val="99"/>
    <w:unhideWhenUsed/>
    <w:rsid w:val="003764F3"/>
    <w:rPr>
      <w:sz w:val="20"/>
      <w:szCs w:val="18"/>
    </w:rPr>
  </w:style>
  <w:style w:type="character" w:customStyle="1" w:styleId="CommentTextChar">
    <w:name w:val="Comment Text Char"/>
    <w:basedOn w:val="DefaultParagraphFont"/>
    <w:link w:val="CommentText"/>
    <w:uiPriority w:val="99"/>
    <w:rsid w:val="003764F3"/>
    <w:rPr>
      <w:rFonts w:cs="Mangal"/>
      <w:sz w:val="20"/>
      <w:szCs w:val="18"/>
      <w:lang w:val="en-US"/>
    </w:rPr>
  </w:style>
  <w:style w:type="paragraph" w:styleId="CommentSubject">
    <w:name w:val="annotation subject"/>
    <w:basedOn w:val="CommentText"/>
    <w:next w:val="CommentText"/>
    <w:link w:val="CommentSubjectChar"/>
    <w:uiPriority w:val="99"/>
    <w:semiHidden/>
    <w:unhideWhenUsed/>
    <w:rsid w:val="003764F3"/>
    <w:rPr>
      <w:b/>
      <w:bCs/>
    </w:rPr>
  </w:style>
  <w:style w:type="character" w:customStyle="1" w:styleId="CommentSubjectChar">
    <w:name w:val="Comment Subject Char"/>
    <w:basedOn w:val="CommentTextChar"/>
    <w:link w:val="CommentSubject"/>
    <w:uiPriority w:val="99"/>
    <w:semiHidden/>
    <w:rsid w:val="003764F3"/>
    <w:rPr>
      <w:rFonts w:cs="Mangal"/>
      <w:b/>
      <w:bCs/>
      <w:sz w:val="20"/>
      <w:szCs w:val="18"/>
      <w:lang w:val="en-US"/>
    </w:rPr>
  </w:style>
  <w:style w:type="paragraph" w:styleId="Revision">
    <w:name w:val="Revision"/>
    <w:hidden/>
    <w:uiPriority w:val="99"/>
    <w:semiHidden/>
    <w:rsid w:val="00703B7D"/>
    <w:pPr>
      <w:spacing w:after="0" w:line="240" w:lineRule="auto"/>
    </w:pPr>
    <w:rPr>
      <w:rFonts w:cs="Mangal"/>
      <w:lang w:val="en-US"/>
    </w:rPr>
  </w:style>
  <w:style w:type="table" w:styleId="TableGrid">
    <w:name w:val="Table Grid"/>
    <w:basedOn w:val="TableNormal"/>
    <w:uiPriority w:val="39"/>
    <w:rsid w:val="00416ECB"/>
    <w:pPr>
      <w:spacing w:after="0" w:line="240" w:lineRule="auto"/>
    </w:pPr>
    <w:rPr>
      <w:rFonts w:eastAsiaTheme="minorEastAsia"/>
      <w:szCs w:val="24"/>
      <w:lang w:val="en-IN" w:eastAsia="zh-CN"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A1C67"/>
    <w:rPr>
      <w:rFonts w:ascii="Segoe UI" w:hAnsi="Segoe UI" w:cs="Mangal"/>
      <w:sz w:val="18"/>
      <w:szCs w:val="16"/>
    </w:rPr>
  </w:style>
  <w:style w:type="character" w:customStyle="1" w:styleId="BalloonTextChar">
    <w:name w:val="Balloon Text Char"/>
    <w:basedOn w:val="DefaultParagraphFont"/>
    <w:link w:val="BalloonText"/>
    <w:uiPriority w:val="99"/>
    <w:semiHidden/>
    <w:rsid w:val="002A1C67"/>
    <w:rPr>
      <w:rFonts w:ascii="Segoe UI" w:eastAsia="Times New Roman" w:hAnsi="Segoe UI" w:cs="Mangal"/>
      <w:color w:val="242424"/>
      <w:kern w:val="0"/>
      <w:sz w:val="18"/>
      <w:szCs w:val="16"/>
      <w:bdr w:val="none" w:sz="0" w:space="0" w:color="auto" w:frame="1"/>
      <w:shd w:val="clear" w:color="auto" w:fill="FFFFFF"/>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11</Pages>
  <Words>3691</Words>
  <Characters>21045</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sranjan@masonlive.gmu.edu</dc:creator>
  <cp:keywords/>
  <dc:description/>
  <cp:lastModifiedBy>sranjan@masonlive.gmu.edu</cp:lastModifiedBy>
  <cp:revision>7</cp:revision>
  <dcterms:created xsi:type="dcterms:W3CDTF">2025-12-01T02:27:00Z</dcterms:created>
  <dcterms:modified xsi:type="dcterms:W3CDTF">2025-12-05T22:02:00Z</dcterms:modified>
</cp:coreProperties>
</file>