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E4CB3" w:rsidRDefault="00A14263">
      <w:pPr>
        <w:pStyle w:val="Heading1"/>
        <w:spacing w:line="259" w:lineRule="auto"/>
      </w:pPr>
      <w:sdt>
        <w:sdtPr>
          <w:tag w:val="goog_rdk_0"/>
          <w:id w:val="556050874"/>
        </w:sdtPr>
        <w:sdtEndPr/>
        <w:sdtContent>
          <w:commentRangeStart w:id="0"/>
        </w:sdtContent>
      </w:sdt>
      <w:r w:rsidR="00391F2E">
        <w:t>Title page</w:t>
      </w:r>
      <w:commentRangeEnd w:id="0"/>
      <w:r w:rsidR="00391F2E">
        <w:commentReference w:id="0"/>
      </w:r>
    </w:p>
    <w:p w14:paraId="00000002" w14:textId="77777777" w:rsidR="00CE4CB3" w:rsidRDefault="00CE4CB3">
      <w:pPr>
        <w:rPr>
          <w:rFonts w:ascii="Times New Roman" w:eastAsia="Times New Roman" w:hAnsi="Times New Roman" w:cs="Times New Roman"/>
        </w:rPr>
      </w:pPr>
    </w:p>
    <w:p w14:paraId="00000003" w14:textId="77777777" w:rsidR="00CE4CB3" w:rsidRPr="00391F2E" w:rsidRDefault="00391F2E">
      <w:pPr>
        <w:pStyle w:val="Heading2"/>
      </w:pPr>
      <w:r w:rsidRPr="00391F2E">
        <w:t>Title {1}</w:t>
      </w:r>
    </w:p>
    <w:p w14:paraId="00000004" w14:textId="77777777" w:rsidR="00CE4CB3" w:rsidRPr="00391F2E" w:rsidRDefault="00391F2E">
      <w:pPr>
        <w:rPr>
          <w:rFonts w:ascii="Times New Roman" w:eastAsia="Times New Roman" w:hAnsi="Times New Roman" w:cs="Times New Roman"/>
        </w:rPr>
      </w:pPr>
      <w:r w:rsidRPr="00391F2E">
        <w:rPr>
          <w:rFonts w:ascii="Times New Roman" w:eastAsia="Times New Roman" w:hAnsi="Times New Roman" w:cs="Times New Roman"/>
        </w:rPr>
        <w:t>Effects of Advanced Trauma Life Support® Training Compared to Standard Care on Adult Trauma Patient Outcomes: A Cluster Randomised Trial Protocol (ADVANCE TRAUMA)</w:t>
      </w:r>
    </w:p>
    <w:p w14:paraId="00000005" w14:textId="5C5FA345" w:rsidR="00CE4CB3" w:rsidRPr="00391F2E" w:rsidRDefault="00CE4CB3">
      <w:pPr>
        <w:rPr>
          <w:rFonts w:ascii="Times New Roman" w:eastAsia="Times New Roman" w:hAnsi="Times New Roman" w:cs="Times New Roman"/>
        </w:rPr>
      </w:pPr>
    </w:p>
    <w:p w14:paraId="00000006" w14:textId="77777777" w:rsidR="00CE4CB3" w:rsidRPr="00391F2E" w:rsidRDefault="00391F2E">
      <w:pPr>
        <w:pStyle w:val="Heading2"/>
      </w:pPr>
      <w:bookmarkStart w:id="1" w:name="_heading=h.ln7xv0iuauv9" w:colFirst="0" w:colLast="0"/>
      <w:bookmarkEnd w:id="1"/>
      <w:r w:rsidRPr="00391F2E">
        <w:t>Names, affiliations, and roles of protocol contributors {5a}</w:t>
      </w:r>
    </w:p>
    <w:p w14:paraId="00000007"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Anurag Alok</w:t>
      </w:r>
    </w:p>
    <w:p w14:paraId="00000008"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Anna Olofsson</w:t>
      </w:r>
    </w:p>
    <w:p w14:paraId="00000009"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 xml:space="preserve">Li Felländer-Tsai </w:t>
      </w:r>
    </w:p>
    <w:p w14:paraId="0000000A"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Debojit Basak</w:t>
      </w:r>
    </w:p>
    <w:p w14:paraId="0000000B"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Shamita Chatterjee</w:t>
      </w:r>
    </w:p>
    <w:p w14:paraId="0000000C"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 xml:space="preserve">G D Bakhshi </w:t>
      </w:r>
    </w:p>
    <w:p w14:paraId="0000000D"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Karla Hemming</w:t>
      </w:r>
    </w:p>
    <w:p w14:paraId="0000000E"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Kapil Dev Soni</w:t>
      </w:r>
    </w:p>
    <w:p w14:paraId="0000000F"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Nobhojit Roy</w:t>
      </w:r>
    </w:p>
    <w:p w14:paraId="00000010"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Vivekanand Jha</w:t>
      </w:r>
    </w:p>
    <w:p w14:paraId="00000011"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 xml:space="preserve">Rajdeep Singh  </w:t>
      </w:r>
    </w:p>
    <w:p w14:paraId="00000012"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Martin Gerdin Wärnberg</w:t>
      </w:r>
    </w:p>
    <w:p w14:paraId="00000013"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Johanna Berg</w:t>
      </w:r>
    </w:p>
    <w:p w14:paraId="00000014"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Monty Khajanchi</w:t>
      </w:r>
    </w:p>
    <w:p w14:paraId="00000015"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Abhinav Bassi</w:t>
      </w:r>
    </w:p>
    <w:p w14:paraId="00000016"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Prashant Kharat</w:t>
      </w:r>
    </w:p>
    <w:p w14:paraId="00000017" w14:textId="77777777" w:rsidR="00CE4CB3" w:rsidRPr="00391F2E" w:rsidRDefault="00391F2E">
      <w:pPr>
        <w:jc w:val="left"/>
        <w:rPr>
          <w:rFonts w:ascii="Times New Roman" w:hAnsi="Times New Roman" w:cs="Times New Roman"/>
        </w:rPr>
      </w:pPr>
      <w:r w:rsidRPr="00391F2E">
        <w:rPr>
          <w:rFonts w:ascii="Times New Roman" w:hAnsi="Times New Roman" w:cs="Times New Roman"/>
        </w:rPr>
        <w:t>Samriddhi Ranjan</w:t>
      </w:r>
    </w:p>
    <w:p w14:paraId="00000018" w14:textId="77777777" w:rsidR="00CE4CB3" w:rsidRPr="00391F2E" w:rsidRDefault="00CE4CB3">
      <w:pPr>
        <w:jc w:val="left"/>
        <w:rPr>
          <w:rFonts w:ascii="Times New Roman" w:hAnsi="Times New Roman" w:cs="Times New Roman"/>
        </w:rPr>
      </w:pPr>
    </w:p>
    <w:bookmarkStart w:id="2" w:name="_heading=h.9im1xliqjr5u" w:colFirst="0" w:colLast="0"/>
    <w:bookmarkEnd w:id="2"/>
    <w:p w14:paraId="00000019" w14:textId="77777777" w:rsidR="00CE4CB3" w:rsidRPr="00391F2E" w:rsidRDefault="00A14263">
      <w:pPr>
        <w:pStyle w:val="Heading2"/>
      </w:pPr>
      <w:sdt>
        <w:sdtPr>
          <w:tag w:val="goog_rdk_1"/>
          <w:id w:val="-1730300186"/>
        </w:sdtPr>
        <w:sdtEndPr/>
        <w:sdtContent>
          <w:commentRangeStart w:id="3"/>
        </w:sdtContent>
      </w:sdt>
      <w:r w:rsidR="00391F2E" w:rsidRPr="00391F2E">
        <w:t>Authors and writing committee of this publication</w:t>
      </w:r>
      <w:commentRangeEnd w:id="3"/>
      <w:r w:rsidR="00391F2E" w:rsidRPr="00391F2E">
        <w:commentReference w:id="3"/>
      </w:r>
    </w:p>
    <w:p w14:paraId="0000001A" w14:textId="77777777" w:rsidR="00CE4CB3" w:rsidRPr="00391F2E" w:rsidRDefault="00CE4CB3">
      <w:pPr>
        <w:rPr>
          <w:rFonts w:ascii="Times New Roman" w:hAnsi="Times New Roman" w:cs="Times New Roman"/>
        </w:rPr>
      </w:pPr>
    </w:p>
    <w:p w14:paraId="0000001B" w14:textId="77777777" w:rsidR="00CE4CB3" w:rsidRPr="00391F2E" w:rsidRDefault="00A14263">
      <w:pPr>
        <w:rPr>
          <w:rFonts w:ascii="Times New Roman" w:hAnsi="Times New Roman" w:cs="Times New Roman"/>
        </w:rPr>
      </w:pPr>
      <w:sdt>
        <w:sdtPr>
          <w:rPr>
            <w:rFonts w:ascii="Times New Roman" w:hAnsi="Times New Roman" w:cs="Times New Roman"/>
          </w:rPr>
          <w:tag w:val="goog_rdk_2"/>
          <w:id w:val="-1804140206"/>
        </w:sdtPr>
        <w:sdtEndPr/>
        <w:sdtContent>
          <w:commentRangeStart w:id="4"/>
        </w:sdtContent>
      </w:sdt>
      <w:r w:rsidR="00391F2E" w:rsidRPr="00391F2E">
        <w:rPr>
          <w:rFonts w:ascii="Times New Roman" w:hAnsi="Times New Roman" w:cs="Times New Roman"/>
        </w:rPr>
        <w:t>Samriddhi Ranjan</w:t>
      </w:r>
      <w:commentRangeEnd w:id="4"/>
      <w:r w:rsidR="00391F2E" w:rsidRPr="00391F2E">
        <w:rPr>
          <w:rFonts w:ascii="Times New Roman" w:hAnsi="Times New Roman" w:cs="Times New Roman"/>
        </w:rPr>
        <w:commentReference w:id="4"/>
      </w:r>
    </w:p>
    <w:p w14:paraId="0000001C" w14:textId="77777777" w:rsidR="00CE4CB3" w:rsidRPr="00391F2E" w:rsidRDefault="00391F2E">
      <w:pPr>
        <w:rPr>
          <w:rFonts w:ascii="Times New Roman" w:hAnsi="Times New Roman" w:cs="Times New Roman"/>
        </w:rPr>
      </w:pPr>
      <w:r w:rsidRPr="00391F2E">
        <w:rPr>
          <w:rFonts w:ascii="Times New Roman" w:hAnsi="Times New Roman" w:cs="Times New Roman"/>
        </w:rPr>
        <w:t>The George Institute of Global Health, India</w:t>
      </w:r>
    </w:p>
    <w:p w14:paraId="0000001D" w14:textId="77777777" w:rsidR="00CE4CB3" w:rsidRPr="00391F2E" w:rsidRDefault="00391F2E">
      <w:pPr>
        <w:rPr>
          <w:rFonts w:ascii="Times New Roman" w:hAnsi="Times New Roman" w:cs="Times New Roman"/>
        </w:rPr>
      </w:pPr>
      <w:r w:rsidRPr="00391F2E">
        <w:rPr>
          <w:rFonts w:ascii="Times New Roman" w:hAnsi="Times New Roman" w:cs="Times New Roman"/>
        </w:rPr>
        <w:t>sranjan@georgeinstitute.org.in</w:t>
      </w:r>
    </w:p>
    <w:p w14:paraId="0000001E" w14:textId="77777777" w:rsidR="00CE4CB3" w:rsidRPr="00391F2E" w:rsidRDefault="00CE4CB3">
      <w:pPr>
        <w:rPr>
          <w:rFonts w:ascii="Times New Roman" w:hAnsi="Times New Roman" w:cs="Times New Roman"/>
        </w:rPr>
      </w:pPr>
    </w:p>
    <w:p w14:paraId="0000001F" w14:textId="77777777" w:rsidR="00CE4CB3" w:rsidRPr="00391F2E" w:rsidRDefault="00391F2E">
      <w:pPr>
        <w:rPr>
          <w:rFonts w:ascii="Times New Roman" w:hAnsi="Times New Roman" w:cs="Times New Roman"/>
        </w:rPr>
      </w:pPr>
      <w:r w:rsidRPr="00391F2E">
        <w:rPr>
          <w:rFonts w:ascii="Times New Roman" w:hAnsi="Times New Roman" w:cs="Times New Roman"/>
        </w:rPr>
        <w:t>Sara Fälth</w:t>
      </w:r>
    </w:p>
    <w:p w14:paraId="00000020" w14:textId="77777777" w:rsidR="00CE4CB3" w:rsidRPr="00391F2E" w:rsidRDefault="00391F2E">
      <w:pPr>
        <w:rPr>
          <w:rFonts w:ascii="Times New Roman" w:hAnsi="Times New Roman" w:cs="Times New Roman"/>
        </w:rPr>
      </w:pPr>
      <w:r w:rsidRPr="00391F2E">
        <w:rPr>
          <w:rFonts w:ascii="Times New Roman" w:hAnsi="Times New Roman" w:cs="Times New Roman"/>
        </w:rPr>
        <w:t>Department of Global Public Health</w:t>
      </w:r>
    </w:p>
    <w:p w14:paraId="00000021" w14:textId="77777777" w:rsidR="00CE4CB3" w:rsidRPr="00391F2E" w:rsidRDefault="00391F2E">
      <w:pPr>
        <w:rPr>
          <w:rFonts w:ascii="Times New Roman" w:hAnsi="Times New Roman" w:cs="Times New Roman"/>
        </w:rPr>
      </w:pPr>
      <w:r w:rsidRPr="00391F2E">
        <w:rPr>
          <w:rFonts w:ascii="Times New Roman" w:hAnsi="Times New Roman" w:cs="Times New Roman"/>
        </w:rPr>
        <w:t>Karolinska Institutet</w:t>
      </w:r>
    </w:p>
    <w:p w14:paraId="00000022" w14:textId="77777777" w:rsidR="00CE4CB3" w:rsidRPr="00391F2E" w:rsidRDefault="00391F2E">
      <w:pPr>
        <w:rPr>
          <w:rFonts w:ascii="Times New Roman" w:hAnsi="Times New Roman" w:cs="Times New Roman"/>
        </w:rPr>
      </w:pPr>
      <w:r w:rsidRPr="00391F2E">
        <w:rPr>
          <w:rFonts w:ascii="Times New Roman" w:hAnsi="Times New Roman" w:cs="Times New Roman"/>
        </w:rPr>
        <w:t>sara.falth@stud.ki.se</w:t>
      </w:r>
    </w:p>
    <w:p w14:paraId="00000023" w14:textId="77777777" w:rsidR="00CE4CB3" w:rsidRPr="00391F2E" w:rsidRDefault="00CE4CB3">
      <w:pPr>
        <w:rPr>
          <w:rFonts w:ascii="Times New Roman" w:hAnsi="Times New Roman" w:cs="Times New Roman"/>
        </w:rPr>
      </w:pPr>
    </w:p>
    <w:p w14:paraId="00000024" w14:textId="77777777" w:rsidR="00CE4CB3" w:rsidRPr="00391F2E" w:rsidRDefault="00391F2E">
      <w:pPr>
        <w:rPr>
          <w:rFonts w:ascii="Times New Roman" w:hAnsi="Times New Roman" w:cs="Times New Roman"/>
        </w:rPr>
      </w:pPr>
      <w:r w:rsidRPr="00391F2E">
        <w:rPr>
          <w:rFonts w:ascii="Times New Roman" w:hAnsi="Times New Roman" w:cs="Times New Roman"/>
        </w:rPr>
        <w:t>Prashant Kharat</w:t>
      </w:r>
    </w:p>
    <w:p w14:paraId="00000025" w14:textId="77777777" w:rsidR="00CE4CB3" w:rsidRPr="00391F2E" w:rsidRDefault="00391F2E">
      <w:pPr>
        <w:rPr>
          <w:rFonts w:ascii="Times New Roman" w:hAnsi="Times New Roman" w:cs="Times New Roman"/>
        </w:rPr>
      </w:pPr>
      <w:r w:rsidRPr="00391F2E">
        <w:rPr>
          <w:rFonts w:ascii="Times New Roman" w:hAnsi="Times New Roman" w:cs="Times New Roman"/>
        </w:rPr>
        <w:t>The George Institute of Global Health, India</w:t>
      </w:r>
    </w:p>
    <w:p w14:paraId="00000026" w14:textId="77777777" w:rsidR="00CE4CB3" w:rsidRPr="00391F2E" w:rsidRDefault="00391F2E">
      <w:pPr>
        <w:rPr>
          <w:rFonts w:ascii="Times New Roman" w:hAnsi="Times New Roman" w:cs="Times New Roman"/>
        </w:rPr>
      </w:pPr>
      <w:r w:rsidRPr="00391F2E">
        <w:rPr>
          <w:rFonts w:ascii="Times New Roman" w:hAnsi="Times New Roman" w:cs="Times New Roman"/>
        </w:rPr>
        <w:t>prashant.kharat@george-services.com</w:t>
      </w:r>
    </w:p>
    <w:p w14:paraId="00000027" w14:textId="77777777" w:rsidR="00CE4CB3" w:rsidRPr="00391F2E" w:rsidRDefault="00CE4CB3">
      <w:pPr>
        <w:rPr>
          <w:rFonts w:ascii="Times New Roman" w:hAnsi="Times New Roman" w:cs="Times New Roman"/>
        </w:rPr>
      </w:pPr>
    </w:p>
    <w:p w14:paraId="00000028" w14:textId="77777777" w:rsidR="00CE4CB3" w:rsidRPr="00391F2E" w:rsidRDefault="00391F2E">
      <w:pPr>
        <w:rPr>
          <w:rFonts w:ascii="Times New Roman" w:hAnsi="Times New Roman" w:cs="Times New Roman"/>
        </w:rPr>
      </w:pPr>
      <w:r w:rsidRPr="00391F2E">
        <w:rPr>
          <w:rFonts w:ascii="Times New Roman" w:hAnsi="Times New Roman" w:cs="Times New Roman"/>
        </w:rPr>
        <w:t>Li Felländer-Tsai</w:t>
      </w:r>
    </w:p>
    <w:p w14:paraId="00000029" w14:textId="77777777" w:rsidR="00CE4CB3" w:rsidRPr="00391F2E" w:rsidRDefault="00391F2E">
      <w:pPr>
        <w:rPr>
          <w:rFonts w:ascii="Times New Roman" w:hAnsi="Times New Roman" w:cs="Times New Roman"/>
        </w:rPr>
      </w:pPr>
      <w:r w:rsidRPr="00391F2E">
        <w:rPr>
          <w:rFonts w:ascii="Times New Roman" w:hAnsi="Times New Roman" w:cs="Times New Roman"/>
        </w:rPr>
        <w:t>Department of Clinical Science Intervention and Technology</w:t>
      </w:r>
    </w:p>
    <w:p w14:paraId="0000002A" w14:textId="77777777" w:rsidR="00CE4CB3" w:rsidRPr="00391F2E" w:rsidRDefault="00391F2E">
      <w:pPr>
        <w:rPr>
          <w:rFonts w:ascii="Times New Roman" w:hAnsi="Times New Roman" w:cs="Times New Roman"/>
        </w:rPr>
      </w:pPr>
      <w:r w:rsidRPr="00391F2E">
        <w:rPr>
          <w:rFonts w:ascii="Times New Roman" w:hAnsi="Times New Roman" w:cs="Times New Roman"/>
        </w:rPr>
        <w:t>Karolinska Institutet</w:t>
      </w:r>
    </w:p>
    <w:p w14:paraId="0000002B" w14:textId="77777777" w:rsidR="00CE4CB3" w:rsidRPr="00391F2E" w:rsidRDefault="00391F2E">
      <w:pPr>
        <w:rPr>
          <w:rFonts w:ascii="Times New Roman" w:hAnsi="Times New Roman" w:cs="Times New Roman"/>
        </w:rPr>
      </w:pPr>
      <w:hyperlink r:id="rId11">
        <w:r w:rsidRPr="00391F2E">
          <w:rPr>
            <w:rFonts w:ascii="Times New Roman" w:hAnsi="Times New Roman" w:cs="Times New Roman"/>
            <w:color w:val="1155CC"/>
            <w:u w:val="single"/>
          </w:rPr>
          <w:t>li.fellander-tsai@ki.se</w:t>
        </w:r>
      </w:hyperlink>
    </w:p>
    <w:p w14:paraId="0000002C" w14:textId="77777777" w:rsidR="00CE4CB3" w:rsidRPr="00391F2E" w:rsidRDefault="00CE4CB3">
      <w:pPr>
        <w:rPr>
          <w:rFonts w:ascii="Times New Roman" w:hAnsi="Times New Roman" w:cs="Times New Roman"/>
        </w:rPr>
      </w:pPr>
    </w:p>
    <w:p w14:paraId="0000002D" w14:textId="77777777" w:rsidR="00CE4CB3" w:rsidRPr="00391F2E" w:rsidRDefault="00391F2E">
      <w:pPr>
        <w:rPr>
          <w:rFonts w:ascii="Times New Roman" w:hAnsi="Times New Roman" w:cs="Times New Roman"/>
        </w:rPr>
      </w:pPr>
      <w:r w:rsidRPr="00391F2E">
        <w:rPr>
          <w:rFonts w:ascii="Times New Roman" w:hAnsi="Times New Roman" w:cs="Times New Roman"/>
        </w:rPr>
        <w:t>Martin Gerdin Wärnberg</w:t>
      </w:r>
    </w:p>
    <w:p w14:paraId="0000002E" w14:textId="77777777" w:rsidR="00CE4CB3" w:rsidRPr="00391F2E" w:rsidRDefault="00391F2E">
      <w:pPr>
        <w:rPr>
          <w:rFonts w:ascii="Times New Roman" w:hAnsi="Times New Roman" w:cs="Times New Roman"/>
        </w:rPr>
      </w:pPr>
      <w:r w:rsidRPr="00391F2E">
        <w:rPr>
          <w:rFonts w:ascii="Times New Roman" w:hAnsi="Times New Roman" w:cs="Times New Roman"/>
        </w:rPr>
        <w:t>Department of Global Public Health</w:t>
      </w:r>
    </w:p>
    <w:p w14:paraId="0000002F" w14:textId="77777777" w:rsidR="00CE4CB3" w:rsidRPr="00391F2E" w:rsidRDefault="00391F2E">
      <w:pPr>
        <w:rPr>
          <w:rFonts w:ascii="Times New Roman" w:hAnsi="Times New Roman" w:cs="Times New Roman"/>
        </w:rPr>
      </w:pPr>
      <w:r w:rsidRPr="00391F2E">
        <w:rPr>
          <w:rFonts w:ascii="Times New Roman" w:hAnsi="Times New Roman" w:cs="Times New Roman"/>
        </w:rPr>
        <w:t>Karolinska Institutet</w:t>
      </w:r>
    </w:p>
    <w:p w14:paraId="00000030" w14:textId="77777777" w:rsidR="00CE4CB3" w:rsidRPr="00391F2E" w:rsidRDefault="00391F2E">
      <w:pPr>
        <w:rPr>
          <w:rFonts w:ascii="Times New Roman" w:hAnsi="Times New Roman" w:cs="Times New Roman"/>
        </w:rPr>
      </w:pPr>
      <w:hyperlink r:id="rId12">
        <w:r w:rsidRPr="00391F2E">
          <w:rPr>
            <w:rFonts w:ascii="Times New Roman" w:hAnsi="Times New Roman" w:cs="Times New Roman"/>
            <w:color w:val="0000FF"/>
            <w:u w:val="single"/>
          </w:rPr>
          <w:t>martin.gerdin@ki.se</w:t>
        </w:r>
      </w:hyperlink>
    </w:p>
    <w:p w14:paraId="00000031" w14:textId="77777777" w:rsidR="00CE4CB3" w:rsidRDefault="00CE4CB3">
      <w:pPr>
        <w:jc w:val="left"/>
        <w:rPr>
          <w:rFonts w:ascii="Times New Roman" w:hAnsi="Times New Roman" w:cs="Times New Roman"/>
        </w:rPr>
      </w:pPr>
    </w:p>
    <w:p w14:paraId="58FA2E10" w14:textId="77777777" w:rsidR="00391F2E" w:rsidRDefault="00391F2E">
      <w:pPr>
        <w:jc w:val="left"/>
        <w:rPr>
          <w:rFonts w:ascii="Times New Roman" w:hAnsi="Times New Roman" w:cs="Times New Roman"/>
        </w:rPr>
      </w:pPr>
    </w:p>
    <w:p w14:paraId="167D4F27" w14:textId="77777777" w:rsidR="00391F2E" w:rsidRPr="00391F2E" w:rsidRDefault="00391F2E">
      <w:pPr>
        <w:jc w:val="left"/>
        <w:rPr>
          <w:rFonts w:ascii="Times New Roman" w:hAnsi="Times New Roman" w:cs="Times New Roman"/>
        </w:rPr>
      </w:pPr>
    </w:p>
    <w:p w14:paraId="00000033" w14:textId="77777777" w:rsidR="00CE4CB3" w:rsidRPr="00391F2E" w:rsidRDefault="00391F2E">
      <w:pPr>
        <w:spacing w:line="259" w:lineRule="auto"/>
        <w:rPr>
          <w:rFonts w:ascii="Times New Roman" w:eastAsia="Times New Roman" w:hAnsi="Times New Roman" w:cs="Times New Roman"/>
        </w:rPr>
      </w:pPr>
      <w:r w:rsidRPr="00391F2E">
        <w:rPr>
          <w:rFonts w:ascii="Times New Roman" w:eastAsia="Times New Roman" w:hAnsi="Times New Roman" w:cs="Times New Roman"/>
        </w:rPr>
        <w:lastRenderedPageBreak/>
        <w:t>*Correspondence:</w:t>
      </w:r>
    </w:p>
    <w:p w14:paraId="00000034" w14:textId="77777777" w:rsidR="00CE4CB3" w:rsidRDefault="00391F2E">
      <w:pPr>
        <w:spacing w:line="259" w:lineRule="auto"/>
        <w:rPr>
          <w:rFonts w:ascii="Times New Roman" w:eastAsia="Times New Roman" w:hAnsi="Times New Roman" w:cs="Times New Roman"/>
        </w:rPr>
      </w:pPr>
      <w:r>
        <w:rPr>
          <w:rFonts w:ascii="Times New Roman" w:eastAsia="Times New Roman" w:hAnsi="Times New Roman" w:cs="Times New Roman"/>
        </w:rPr>
        <w:t>Martin Gerdin Wärnberg</w:t>
      </w:r>
    </w:p>
    <w:p w14:paraId="00000035"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Department of Global Public Health</w:t>
      </w:r>
    </w:p>
    <w:p w14:paraId="00000036" w14:textId="77777777" w:rsidR="00CE4CB3" w:rsidRDefault="00391F2E">
      <w:pPr>
        <w:spacing w:line="259" w:lineRule="auto"/>
        <w:rPr>
          <w:rFonts w:ascii="Times New Roman" w:eastAsia="Times New Roman" w:hAnsi="Times New Roman" w:cs="Times New Roman"/>
        </w:rPr>
      </w:pPr>
      <w:r>
        <w:rPr>
          <w:rFonts w:ascii="Times New Roman" w:eastAsia="Times New Roman" w:hAnsi="Times New Roman" w:cs="Times New Roman"/>
        </w:rPr>
        <w:t>Karolinska Institutet</w:t>
      </w:r>
    </w:p>
    <w:p w14:paraId="00000037" w14:textId="77777777" w:rsidR="00CE4CB3" w:rsidRDefault="00391F2E">
      <w:pPr>
        <w:spacing w:line="259" w:lineRule="auto"/>
        <w:rPr>
          <w:rFonts w:ascii="Times New Roman" w:eastAsia="Times New Roman" w:hAnsi="Times New Roman" w:cs="Times New Roman"/>
        </w:rPr>
      </w:pPr>
      <w:hyperlink r:id="rId13">
        <w:r>
          <w:rPr>
            <w:rFonts w:ascii="Times New Roman" w:eastAsia="Times New Roman" w:hAnsi="Times New Roman" w:cs="Times New Roman"/>
          </w:rPr>
          <w:t>martin.gerdin@ki.se</w:t>
        </w:r>
      </w:hyperlink>
    </w:p>
    <w:p w14:paraId="00000038" w14:textId="77777777" w:rsidR="00CE4CB3" w:rsidRDefault="00391F2E">
      <w:pPr>
        <w:spacing w:line="259" w:lineRule="auto"/>
        <w:rPr>
          <w:rFonts w:ascii="Times New Roman" w:eastAsia="Times New Roman" w:hAnsi="Times New Roman" w:cs="Times New Roman"/>
        </w:rPr>
      </w:pPr>
      <w:r>
        <w:rPr>
          <w:rFonts w:ascii="Times New Roman" w:eastAsia="Times New Roman" w:hAnsi="Times New Roman" w:cs="Times New Roman"/>
        </w:rPr>
        <w:t xml:space="preserve">Full list of author information is available at the end of the article </w:t>
      </w:r>
    </w:p>
    <w:p w14:paraId="00000039" w14:textId="77777777" w:rsidR="00CE4CB3" w:rsidRDefault="00391F2E">
      <w:r>
        <w:br w:type="page"/>
      </w:r>
    </w:p>
    <w:p w14:paraId="0000003A" w14:textId="77777777" w:rsidR="00CE4CB3" w:rsidRDefault="00391F2E">
      <w:pPr>
        <w:pStyle w:val="Heading1"/>
      </w:pPr>
      <w:r>
        <w:lastRenderedPageBreak/>
        <w:t>Abstract</w:t>
      </w:r>
    </w:p>
    <w:p w14:paraId="0000003B" w14:textId="77777777" w:rsidR="00CE4CB3" w:rsidRDefault="00391F2E">
      <w:pPr>
        <w:spacing w:after="160" w:line="257" w:lineRule="auto"/>
        <w:rPr>
          <w:rFonts w:ascii="Times New Roman" w:eastAsia="Times New Roman" w:hAnsi="Times New Roman" w:cs="Times New Roman"/>
        </w:rPr>
      </w:pPr>
      <w:r>
        <w:rPr>
          <w:rFonts w:ascii="Times New Roman" w:eastAsia="Times New Roman" w:hAnsi="Times New Roman" w:cs="Times New Roman"/>
        </w:rPr>
        <w:t xml:space="preserve">Background: Advanced Trauma Life Support® (ATLS®) is the most widely adopted trauma life support training worldwide, but there is no high quality evidence showing that it improves patient outcomes. This trial aims to compare the effects of ATLS® training with standard care on outcomes in adult trauma patients. </w:t>
      </w:r>
    </w:p>
    <w:p w14:paraId="0000003C" w14:textId="3B64C51C" w:rsidR="00CE4CB3" w:rsidRDefault="00391F2E">
      <w:pPr>
        <w:spacing w:after="160" w:line="257" w:lineRule="auto"/>
        <w:rPr>
          <w:rFonts w:ascii="Times New Roman" w:eastAsia="Times New Roman" w:hAnsi="Times New Roman" w:cs="Times New Roman"/>
        </w:rPr>
      </w:pPr>
      <w:r>
        <w:rPr>
          <w:rFonts w:ascii="Times New Roman" w:eastAsia="Times New Roman" w:hAnsi="Times New Roman" w:cs="Times New Roman"/>
        </w:rPr>
        <w:t xml:space="preserve">Methods: ADVANCE TRAUMA is a batched stepped-wedge cluster randomised controlled trial in India, where ATLS® is currently not routinely taught. The trial will be conducted in 30 clusters over six batches in the secondary or tertiary hospitals. There will be five clusters in each batch. These clusters in each batch will be randomised to one of five implementation sequences, with one hospital randomised to each implementation sequence.  All clusters will transition through three phases, first a standard care phase, then a one-month transition phase during which the training is delivered, and finally an intervention phase, for a total of 13 months. The implementation sequence will determine duration of standard care and intervention phase. Participants will be adult trauma patients above 15 years of age who presents to the emergency department of participating hospitals and are admitted or </w:t>
      </w:r>
      <w:sdt>
        <w:sdtPr>
          <w:tag w:val="goog_rdk_3"/>
          <w:id w:val="602084246"/>
        </w:sdtPr>
        <w:sdtEndPr/>
        <w:sdtContent>
          <w:commentRangeStart w:id="5"/>
        </w:sdtContent>
      </w:sdt>
      <w:r>
        <w:rPr>
          <w:rFonts w:ascii="Times New Roman" w:eastAsia="Times New Roman" w:hAnsi="Times New Roman" w:cs="Times New Roman"/>
        </w:rPr>
        <w:t>transferred</w:t>
      </w:r>
      <w:commentRangeEnd w:id="5"/>
      <w:r>
        <w:commentReference w:id="5"/>
      </w:r>
      <w:r>
        <w:rPr>
          <w:rFonts w:ascii="Times New Roman" w:eastAsia="Times New Roman" w:hAnsi="Times New Roman" w:cs="Times New Roman"/>
        </w:rPr>
        <w:t xml:space="preserve"> for admission</w:t>
      </w:r>
      <w:ins w:id="6" w:author="Samriddhi Ranjan" w:date="2025-03-05T12:48:00Z" w16du:dateUtc="2025-03-05T07:18:00Z">
        <w:r>
          <w:rPr>
            <w:rFonts w:ascii="Times New Roman" w:eastAsia="Times New Roman" w:hAnsi="Times New Roman" w:cs="Times New Roman"/>
          </w:rPr>
          <w:t xml:space="preserve"> to another hospital</w:t>
        </w:r>
      </w:ins>
      <w:r>
        <w:rPr>
          <w:rFonts w:ascii="Times New Roman" w:eastAsia="Times New Roman" w:hAnsi="Times New Roman" w:cs="Times New Roman"/>
        </w:rPr>
        <w:t xml:space="preserve">. A total of 4320 participants will be enrolled into this trial. </w:t>
      </w:r>
    </w:p>
    <w:p w14:paraId="0000003D" w14:textId="77777777" w:rsidR="00CE4CB3" w:rsidRDefault="00391F2E">
      <w:r>
        <w:rPr>
          <w:rFonts w:ascii="Times New Roman" w:eastAsia="Times New Roman" w:hAnsi="Times New Roman" w:cs="Times New Roman"/>
        </w:rPr>
        <w:t>Discussion: This will be the first large scale trial to provide robust evidence of the effectiveness of ATLS® since the programme was first started in 1978. Regardless of its findings, it will have important implications for trauma life support training globally. If ATLS® training improves patient outcomes, then ways to promote its use and optimise its implementation, especially in low- and middle income countries such as India, should be explored. If patient outcomes do not improve, then trauma life support training needs to change.</w:t>
      </w:r>
    </w:p>
    <w:p w14:paraId="0000003E" w14:textId="77777777" w:rsidR="00CE4CB3" w:rsidRDefault="00CE4CB3">
      <w:pPr>
        <w:pStyle w:val="Heading2"/>
      </w:pPr>
    </w:p>
    <w:p w14:paraId="0000003F" w14:textId="77777777" w:rsidR="00CE4CB3" w:rsidRDefault="00391F2E">
      <w:pPr>
        <w:pStyle w:val="Heading2"/>
      </w:pPr>
      <w:r>
        <w:t>Trial registration</w:t>
      </w:r>
    </w:p>
    <w:p w14:paraId="00000040"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{2a} Clinical Trials Registry - India identifier: CTRI/2024/07/071336</w:t>
      </w:r>
    </w:p>
    <w:p w14:paraId="00000041"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 xml:space="preserve">{2b} ClinicalTrials.gov identifier: NCT06321419 </w:t>
      </w:r>
    </w:p>
    <w:p w14:paraId="00000042" w14:textId="77777777" w:rsidR="00CE4CB3" w:rsidRDefault="00391F2E">
      <w:pPr>
        <w:pStyle w:val="Heading1"/>
      </w:pPr>
      <w:r>
        <w:t xml:space="preserve">Keywords </w:t>
      </w:r>
    </w:p>
    <w:p w14:paraId="00000043"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 xml:space="preserve">Advanced Trauma Life Support, </w:t>
      </w:r>
      <w:hyperlink r:id="rId14">
        <w:r>
          <w:rPr>
            <w:rFonts w:ascii="Times New Roman" w:eastAsia="Times New Roman" w:hAnsi="Times New Roman" w:cs="Times New Roman"/>
          </w:rPr>
          <w:t>Traumatology,</w:t>
        </w:r>
      </w:hyperlink>
      <w:r>
        <w:rPr>
          <w:rFonts w:ascii="Times New Roman" w:eastAsia="Times New Roman" w:hAnsi="Times New Roman" w:cs="Times New Roman"/>
        </w:rPr>
        <w:t xml:space="preserve"> </w:t>
      </w:r>
      <w:hyperlink r:id="rId15">
        <w:r>
          <w:rPr>
            <w:rFonts w:ascii="Times New Roman" w:eastAsia="Times New Roman" w:hAnsi="Times New Roman" w:cs="Times New Roman"/>
          </w:rPr>
          <w:t>Life Support Care</w:t>
        </w:r>
      </w:hyperlink>
      <w:r>
        <w:rPr>
          <w:rFonts w:ascii="Times New Roman" w:eastAsia="Times New Roman" w:hAnsi="Times New Roman" w:cs="Times New Roman"/>
        </w:rPr>
        <w:t xml:space="preserve">  </w:t>
      </w:r>
    </w:p>
    <w:p w14:paraId="00000044" w14:textId="77777777" w:rsidR="00CE4CB3" w:rsidRDefault="00CE4CB3">
      <w:pPr>
        <w:rPr>
          <w:rFonts w:ascii="Times New Roman" w:eastAsia="Times New Roman" w:hAnsi="Times New Roman" w:cs="Times New Roman"/>
        </w:rPr>
      </w:pPr>
    </w:p>
    <w:p w14:paraId="00000045" w14:textId="77777777" w:rsidR="00CE4CB3" w:rsidRDefault="00391F2E">
      <w:pPr>
        <w:pStyle w:val="Heading1"/>
      </w:pPr>
      <w:bookmarkStart w:id="7" w:name="_heading=h.no2375yi1ud" w:colFirst="0" w:colLast="0"/>
      <w:bookmarkEnd w:id="7"/>
      <w:r>
        <w:t>Visual abstract</w:t>
      </w:r>
    </w:p>
    <w:p w14:paraId="00000046" w14:textId="77777777" w:rsidR="00CE4CB3" w:rsidRDefault="00391F2E">
      <w:r>
        <w:rPr>
          <w:rFonts w:ascii="Times New Roman" w:eastAsia="Times New Roman" w:hAnsi="Times New Roman" w:cs="Times New Roman"/>
          <w:noProof/>
        </w:rPr>
        <w:drawing>
          <wp:inline distT="114300" distB="114300" distL="114300" distR="114300" wp14:anchorId="23ED8FDA" wp14:editId="6BB46501">
            <wp:extent cx="6210625" cy="3238500"/>
            <wp:effectExtent l="0" t="0" r="0" b="0"/>
            <wp:docPr id="9134076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323" r="323"/>
                    <a:stretch>
                      <a:fillRect/>
                    </a:stretch>
                  </pic:blipFill>
                  <pic:spPr>
                    <a:xfrm>
                      <a:off x="0" y="0"/>
                      <a:ext cx="6210625" cy="3238500"/>
                    </a:xfrm>
                    <a:prstGeom prst="rect">
                      <a:avLst/>
                    </a:prstGeom>
                    <a:ln/>
                  </pic:spPr>
                </pic:pic>
              </a:graphicData>
            </a:graphic>
          </wp:inline>
        </w:drawing>
      </w:r>
      <w:r>
        <w:br w:type="page"/>
      </w:r>
    </w:p>
    <w:p w14:paraId="00000047" w14:textId="77777777" w:rsidR="00CE4CB3" w:rsidRDefault="00391F2E">
      <w:pPr>
        <w:pStyle w:val="Heading1"/>
      </w:pPr>
      <w:r>
        <w:lastRenderedPageBreak/>
        <w:t>Introduction</w:t>
      </w:r>
    </w:p>
    <w:p w14:paraId="00000048" w14:textId="77777777" w:rsidR="00CE4CB3" w:rsidRDefault="00391F2E">
      <w:pPr>
        <w:pStyle w:val="Heading2"/>
        <w:rPr>
          <w:b/>
        </w:rPr>
      </w:pPr>
      <w:r>
        <w:t>Background and rationale {6a}</w:t>
      </w:r>
    </w:p>
    <w:p w14:paraId="00000049"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Each year, 4.3 million people die from trauma (1). Among people aged 10-24- and 25-49-years trauma is the largest cause of disability adjusted life years (2). Most deaths from trauma occur within the first 24-48 hours (3). Traumatic brain injury and exsanguination are the most common causes of trauma deaths (4, 5)</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Most preventable trauma deaths are caused by clinical judgement errors during initial resuscitation or early care including airway management and haemorrhage control, even though the deaths occur later during the hospital stay (4,6).</w:t>
      </w:r>
    </w:p>
    <w:p w14:paraId="0000004A" w14:textId="77777777" w:rsidR="00CE4CB3" w:rsidRDefault="00CE4CB3">
      <w:pPr>
        <w:rPr>
          <w:rFonts w:ascii="Times New Roman" w:eastAsia="Times New Roman" w:hAnsi="Times New Roman" w:cs="Times New Roman"/>
          <w:color w:val="000000"/>
        </w:rPr>
      </w:pPr>
    </w:p>
    <w:p w14:paraId="0000004B" w14:textId="77777777" w:rsidR="00CE4CB3" w:rsidRDefault="00391F2E">
      <w:pPr>
        <w:spacing w:line="259" w:lineRule="auto"/>
        <w:rPr>
          <w:rFonts w:ascii="Times New Roman" w:eastAsia="Times New Roman" w:hAnsi="Times New Roman" w:cs="Times New Roman"/>
        </w:rPr>
      </w:pPr>
      <w:r>
        <w:rPr>
          <w:rFonts w:ascii="Times New Roman" w:eastAsia="Times New Roman" w:hAnsi="Times New Roman" w:cs="Times New Roman"/>
          <w:color w:val="000000"/>
        </w:rPr>
        <w:t xml:space="preserve">Several trauma life support training programmes have been developed to improve the early management of patients in the hospital by providing a structured framework for assessment and treatment </w:t>
      </w:r>
      <w:r>
        <w:rPr>
          <w:rFonts w:ascii="Times New Roman" w:eastAsia="Times New Roman" w:hAnsi="Times New Roman" w:cs="Times New Roman"/>
        </w:rPr>
        <w:t>(7-11).</w:t>
      </w:r>
      <w:r>
        <w:rPr>
          <w:rFonts w:ascii="Times New Roman" w:eastAsia="Times New Roman" w:hAnsi="Times New Roman" w:cs="Times New Roman"/>
          <w:color w:val="000000"/>
        </w:rPr>
        <w:t xml:space="preserve"> The proprietary Advanced Trauma Life Support® (ATLS®) is the most established trauma life support training programme and more than one million physicians in over 80 countries have been trained in the programme since the first course in 1978 (</w:t>
      </w:r>
      <w:r>
        <w:rPr>
          <w:rFonts w:ascii="Times New Roman" w:eastAsia="Times New Roman" w:hAnsi="Times New Roman" w:cs="Times New Roman"/>
        </w:rPr>
        <w:t>12).</w:t>
      </w:r>
      <w:r>
        <w:rPr>
          <w:rFonts w:ascii="Times New Roman" w:eastAsia="Times New Roman" w:hAnsi="Times New Roman" w:cs="Times New Roman"/>
          <w:color w:val="000000"/>
        </w:rPr>
        <w:t xml:space="preserve"> In the US and many other countries training in ATLS® is virtually mandatory for trauma care physicians </w:t>
      </w:r>
      <w:r>
        <w:rPr>
          <w:rFonts w:ascii="Times New Roman" w:eastAsia="Times New Roman" w:hAnsi="Times New Roman" w:cs="Times New Roman"/>
        </w:rPr>
        <w:t>(13). Uptake in low- and middle-income countries (LMIC) has been slow, potentially due to high costs (9).</w:t>
      </w:r>
    </w:p>
    <w:p w14:paraId="0000004C" w14:textId="77777777" w:rsidR="00CE4CB3" w:rsidRDefault="00CE4CB3">
      <w:pPr>
        <w:spacing w:line="259" w:lineRule="auto"/>
        <w:rPr>
          <w:rFonts w:ascii="Times New Roman" w:eastAsia="Times New Roman" w:hAnsi="Times New Roman" w:cs="Times New Roman"/>
          <w:color w:val="FF0000"/>
        </w:rPr>
      </w:pPr>
    </w:p>
    <w:p w14:paraId="0000004D" w14:textId="77777777" w:rsidR="00CE4CB3" w:rsidRDefault="00391F2E">
      <w:pPr>
        <w:rPr>
          <w:rFonts w:ascii="Times New Roman" w:eastAsia="Times New Roman" w:hAnsi="Times New Roman" w:cs="Times New Roman"/>
        </w:rPr>
      </w:pPr>
      <w:r>
        <w:rPr>
          <w:rFonts w:ascii="Times New Roman" w:eastAsia="Times New Roman" w:hAnsi="Times New Roman" w:cs="Times New Roman"/>
          <w:color w:val="000000"/>
        </w:rPr>
        <w:t xml:space="preserve">There are three randomised studies showing that ATLS® improves knowledge and clinical skills </w:t>
      </w:r>
      <w:r>
        <w:rPr>
          <w:rFonts w:ascii="Times New Roman" w:eastAsia="Times New Roman" w:hAnsi="Times New Roman" w:cs="Times New Roman"/>
        </w:rPr>
        <w:t>(14- 16), but there are no randomised controlled trials or high-quality quasi- experimental t</w:t>
      </w:r>
      <w:r>
        <w:rPr>
          <w:rFonts w:ascii="Times New Roman" w:eastAsia="Times New Roman" w:hAnsi="Times New Roman" w:cs="Times New Roman"/>
          <w:color w:val="000000"/>
        </w:rPr>
        <w:t xml:space="preserve">rials indicating that ATLS® improves patient outcomes (7,8,10,11,17). We conducted an updated systematic review (unpublished) and estimated a pooled risk ratio of 0.82 (95% CI 0.60; 1.11) from ten heterogeneous (I2 0.91) observational studies on the effect of ATLS on mortality </w:t>
      </w:r>
      <w:r>
        <w:rPr>
          <w:rFonts w:ascii="Times New Roman" w:eastAsia="Times New Roman" w:hAnsi="Times New Roman" w:cs="Times New Roman"/>
        </w:rPr>
        <w:t>(18- 27). We also conducted a pilot cluster randomised controlled trial showing that a full scale trial should be feasible</w:t>
      </w:r>
      <w:r>
        <w:rPr>
          <w:rFonts w:ascii="Times New Roman" w:eastAsia="Times New Roman" w:hAnsi="Times New Roman" w:cs="Times New Roman"/>
          <w:color w:val="000000"/>
        </w:rPr>
        <w:t xml:space="preserve"> (28)</w:t>
      </w:r>
      <w:r>
        <w:rPr>
          <w:rFonts w:ascii="Times New Roman" w:eastAsia="Times New Roman" w:hAnsi="Times New Roman" w:cs="Times New Roman"/>
        </w:rPr>
        <w:t>, as well as semi- structured interviews showing high acceptability of our research and helped identify important outcomes (29)</w:t>
      </w:r>
    </w:p>
    <w:p w14:paraId="0000004E" w14:textId="77777777" w:rsidR="00CE4CB3" w:rsidRDefault="00CE4CB3">
      <w:pPr>
        <w:rPr>
          <w:rFonts w:ascii="Times New Roman" w:eastAsia="Times New Roman" w:hAnsi="Times New Roman" w:cs="Times New Roman"/>
        </w:rPr>
      </w:pPr>
    </w:p>
    <w:p w14:paraId="0000004F" w14:textId="77777777" w:rsidR="00CE4CB3" w:rsidRDefault="00391F2E">
      <w:pPr>
        <w:pStyle w:val="Heading2"/>
        <w:rPr>
          <w:b/>
        </w:rPr>
      </w:pPr>
      <w:r>
        <w:t>Objectives {7}</w:t>
      </w:r>
    </w:p>
    <w:p w14:paraId="00000050"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rPr>
        <w:t>We aim to conduct a trial which will compare the effects of ATLS® training with standard care on outcomes in adult trauma patients.</w:t>
      </w:r>
    </w:p>
    <w:p w14:paraId="00000051" w14:textId="77777777" w:rsidR="00CE4CB3" w:rsidRDefault="00CE4CB3">
      <w:pPr>
        <w:pStyle w:val="Heading2"/>
      </w:pPr>
    </w:p>
    <w:p w14:paraId="00000052" w14:textId="77777777" w:rsidR="00CE4CB3" w:rsidRDefault="00391F2E">
      <w:pPr>
        <w:pStyle w:val="Heading2"/>
        <w:rPr>
          <w:b/>
        </w:rPr>
      </w:pPr>
      <w:r>
        <w:t xml:space="preserve">Trial design {8} </w:t>
      </w:r>
    </w:p>
    <w:p w14:paraId="00000053"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This is a batched stepped-wedge cluster randomised controlled trial (</w:t>
      </w:r>
      <w:r>
        <w:rPr>
          <w:rFonts w:ascii="Times New Roman" w:eastAsia="Times New Roman" w:hAnsi="Times New Roman" w:cs="Times New Roman"/>
          <w:b/>
          <w:color w:val="000000"/>
        </w:rPr>
        <w:t>see Figure 1)</w:t>
      </w:r>
      <w:r>
        <w:rPr>
          <w:rFonts w:ascii="Times New Roman" w:eastAsia="Times New Roman" w:hAnsi="Times New Roman" w:cs="Times New Roman"/>
          <w:color w:val="000000"/>
        </w:rPr>
        <w:t xml:space="preserve">. The stepped-wedge trial is a unidirectional cross-over trial, </w:t>
      </w:r>
      <w:r>
        <w:rPr>
          <w:rFonts w:ascii="Times New Roman" w:eastAsia="Times New Roman" w:hAnsi="Times New Roman" w:cs="Times New Roman"/>
        </w:rPr>
        <w:t>with the</w:t>
      </w:r>
      <w:r>
        <w:rPr>
          <w:rFonts w:ascii="Times New Roman" w:eastAsia="Times New Roman" w:hAnsi="Times New Roman" w:cs="Times New Roman"/>
          <w:color w:val="000000"/>
        </w:rPr>
        <w:t xml:space="preserve"> time point when clusters cross-over from standard care to the intervention being randomised (30). In this trial, each cluster is at least one unit of physicians performing initial resuscitation of trauma patients in the emergency department of tertiary hospitals in India. The number of units that will be trained in each hospital will depend on the sizes of these units and the volumes of patients the physicians attend. If more than one unit is trained in the same hospital these units will be considered as one unit for the purpose of randomisation. </w:t>
      </w:r>
    </w:p>
    <w:p w14:paraId="00000054" w14:textId="77777777" w:rsidR="00CE4CB3" w:rsidRDefault="00CE4CB3">
      <w:pPr>
        <w:rPr>
          <w:rFonts w:ascii="Times New Roman" w:eastAsia="Times New Roman" w:hAnsi="Times New Roman" w:cs="Times New Roman"/>
        </w:rPr>
      </w:pPr>
    </w:p>
    <w:p w14:paraId="00000055" w14:textId="77777777" w:rsidR="00CE4CB3" w:rsidRDefault="00391F2E">
      <w:r>
        <w:rPr>
          <w:rFonts w:ascii="Times New Roman" w:eastAsia="Times New Roman" w:hAnsi="Times New Roman" w:cs="Times New Roman"/>
          <w:color w:val="000000"/>
        </w:rPr>
        <w:t xml:space="preserve">We will have a </w:t>
      </w:r>
      <w:r>
        <w:rPr>
          <w:rFonts w:ascii="Times New Roman" w:eastAsia="Times New Roman" w:hAnsi="Times New Roman" w:cs="Times New Roman"/>
        </w:rPr>
        <w:t>total of 30 clusters</w:t>
      </w:r>
      <w:r>
        <w:rPr>
          <w:rFonts w:ascii="Times New Roman" w:eastAsia="Times New Roman" w:hAnsi="Times New Roman" w:cs="Times New Roman"/>
          <w:color w:val="000000"/>
        </w:rPr>
        <w:t xml:space="preserve"> in six batches, having five clusters in each batch. The clusters in each batch will be randomised to one of five implementation sequences, with one hospital randomised to each implementation sequence. All clusters will transition through three phases, first a standard care phase, then a month of transition phase during which the ATLS® training is to be delivered to the physicians and lastly, the intervention phase. The overall period of participant recruitment will last for a total of 13 months. The duration of standard care and intervention phase will be determined by the implementation sequence.</w:t>
      </w:r>
    </w:p>
    <w:p w14:paraId="00000056" w14:textId="77777777" w:rsidR="00CE4CB3" w:rsidRDefault="00391F2E">
      <w:pPr>
        <w:spacing w:line="252" w:lineRule="auto"/>
        <w:ind w:right="267"/>
        <w:rPr>
          <w:rFonts w:ascii="Times New Roman" w:eastAsia="Times New Roman" w:hAnsi="Times New Roman" w:cs="Times New Roman"/>
          <w:color w:val="000000"/>
        </w:rPr>
      </w:pPr>
      <w:r>
        <w:rPr>
          <w:noProof/>
        </w:rPr>
        <w:lastRenderedPageBreak/>
        <w:drawing>
          <wp:inline distT="0" distB="0" distL="0" distR="0" wp14:anchorId="0293BACC" wp14:editId="7871D915">
            <wp:extent cx="5086350" cy="2505075"/>
            <wp:effectExtent l="0" t="0" r="0" b="0"/>
            <wp:docPr id="9134076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086350" cy="2505075"/>
                    </a:xfrm>
                    <a:prstGeom prst="rect">
                      <a:avLst/>
                    </a:prstGeom>
                    <a:ln/>
                  </pic:spPr>
                </pic:pic>
              </a:graphicData>
            </a:graphic>
          </wp:inline>
        </w:drawing>
      </w:r>
    </w:p>
    <w:p w14:paraId="00000057" w14:textId="77777777" w:rsidR="00CE4CB3" w:rsidRDefault="00391F2E">
      <w:pPr>
        <w:spacing w:before="4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000058" w14:textId="77777777" w:rsidR="00CE4CB3" w:rsidRDefault="00391F2E">
      <w:pPr>
        <w:spacing w:before="1" w:line="254" w:lineRule="auto"/>
        <w:ind w:left="1056" w:right="304" w:hanging="931"/>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1: </w:t>
      </w:r>
      <w:r>
        <w:rPr>
          <w:rFonts w:ascii="Times New Roman" w:eastAsia="Times New Roman" w:hAnsi="Times New Roman" w:cs="Times New Roman"/>
          <w:color w:val="000000"/>
          <w:sz w:val="20"/>
          <w:szCs w:val="20"/>
        </w:rPr>
        <w:t>Trial design. Lines represent the duration of patient enrolment across clusters and phases. Clusters will be sequentially allocated to a batch based on when they enter the study. Within each batch clusters will then be randomised to an intervention implementation sequence.</w:t>
      </w:r>
    </w:p>
    <w:p w14:paraId="00000059" w14:textId="77777777" w:rsidR="00CE4CB3" w:rsidRDefault="00CE4CB3">
      <w:pPr>
        <w:rPr>
          <w:rFonts w:ascii="Times New Roman" w:eastAsia="Times New Roman" w:hAnsi="Times New Roman" w:cs="Times New Roman"/>
          <w:color w:val="000000"/>
        </w:rPr>
      </w:pPr>
    </w:p>
    <w:p w14:paraId="0000005A" w14:textId="77777777" w:rsidR="00CE4CB3" w:rsidRDefault="00391F2E">
      <w:pPr>
        <w:pStyle w:val="Heading1"/>
        <w:spacing w:line="259" w:lineRule="auto"/>
      </w:pPr>
      <w:r>
        <w:t xml:space="preserve">Methods: participants, interventions, and outcomes </w:t>
      </w:r>
    </w:p>
    <w:p w14:paraId="0000005B" w14:textId="77777777" w:rsidR="00CE4CB3" w:rsidRDefault="00391F2E">
      <w:pPr>
        <w:pStyle w:val="Heading2"/>
      </w:pPr>
      <w:r>
        <w:t>Study setting {9}</w:t>
      </w:r>
    </w:p>
    <w:p w14:paraId="0000005C" w14:textId="77777777" w:rsidR="00CE4CB3" w:rsidRDefault="00391F2E">
      <w:r>
        <w:rPr>
          <w:rFonts w:ascii="Times New Roman" w:eastAsia="Times New Roman" w:hAnsi="Times New Roman" w:cs="Times New Roman"/>
          <w:color w:val="000000"/>
        </w:rPr>
        <w:t xml:space="preserve">Study setting includes 30 secondary or tertiary hospitals distributed across India. These hospitals will be clubbed into six batches and each batch will constitute five hospitals. Each hospital will be having a cluster of one or more units of physicians providing initial trauma care in the emergency department of tertiary hospitals in India. </w:t>
      </w:r>
      <w:r>
        <w:rPr>
          <w:rFonts w:ascii="Times New Roman" w:eastAsia="Times New Roman" w:hAnsi="Times New Roman" w:cs="Times New Roman"/>
        </w:rPr>
        <w:t>Included</w:t>
      </w:r>
      <w:r>
        <w:rPr>
          <w:rFonts w:ascii="Times New Roman" w:eastAsia="Times New Roman" w:hAnsi="Times New Roman" w:cs="Times New Roman"/>
          <w:color w:val="000000"/>
        </w:rPr>
        <w:t xml:space="preserve"> hospitals will be enrolling participants for 13 months. </w:t>
      </w:r>
      <w:r>
        <w:t xml:space="preserve"> </w:t>
      </w:r>
    </w:p>
    <w:p w14:paraId="0000005D" w14:textId="77777777" w:rsidR="00CE4CB3" w:rsidRDefault="00CE4CB3"/>
    <w:p w14:paraId="0000005E" w14:textId="77777777" w:rsidR="00CE4CB3" w:rsidRDefault="00391F2E">
      <w:pPr>
        <w:pStyle w:val="Heading2"/>
      </w:pPr>
      <w:r>
        <w:t xml:space="preserve">Eligibility criteria {10} </w:t>
      </w:r>
    </w:p>
    <w:p w14:paraId="0000005F" w14:textId="77777777" w:rsidR="00CE4CB3" w:rsidRDefault="00391F2E">
      <w:pPr>
        <w:pStyle w:val="Heading2"/>
      </w:pPr>
      <w:r>
        <w:t>Inclusion criteria</w:t>
      </w:r>
    </w:p>
    <w:p w14:paraId="00000060"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study eligibility criteria are on three levels: hospitals, clusters and participants. Eligibility for the hospitals will be conducted through the screening process. This will include compiling a list of potentially eligible cluster and complete an initial hospital screening instrument. This will be followed by an in-depth interview with the selected hospitals. Ony those hospitals will be included for the in-depth interview which conducts primary resuscitation of trauma patients to a large extent, rather than hospitals that primarily receives transferred patients from other hospitals. </w:t>
      </w:r>
    </w:p>
    <w:p w14:paraId="00000061" w14:textId="77777777" w:rsidR="00CE4CB3" w:rsidRDefault="00CE4CB3">
      <w:pPr>
        <w:rPr>
          <w:rFonts w:ascii="Times New Roman" w:eastAsia="Times New Roman" w:hAnsi="Times New Roman" w:cs="Times New Roman"/>
          <w:color w:val="000000"/>
        </w:rPr>
      </w:pPr>
    </w:p>
    <w:p w14:paraId="00000062"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Participating hospital in the study to be selected based upon the following eligibility criteria:</w:t>
      </w:r>
    </w:p>
    <w:p w14:paraId="00000063" w14:textId="77777777" w:rsidR="00CE4CB3" w:rsidRDefault="00391F2E">
      <w:pPr>
        <w:numPr>
          <w:ilvl w:val="0"/>
          <w:numId w:val="7"/>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Hospital with an admission or refer/transfer for admission at least 400 patients with trauma per year or 35 patients with trauma per month for at least the last six months;</w:t>
      </w:r>
    </w:p>
    <w:p w14:paraId="00000064" w14:textId="77777777" w:rsidR="00CE4CB3" w:rsidRDefault="00391F2E">
      <w:pPr>
        <w:numPr>
          <w:ilvl w:val="0"/>
          <w:numId w:val="7"/>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Participating hospital to provide surgical and orthopaedic emergency services around the clock; </w:t>
      </w:r>
    </w:p>
    <w:p w14:paraId="00000065" w14:textId="77777777" w:rsidR="00CE4CB3" w:rsidRDefault="00391F2E">
      <w:pPr>
        <w:numPr>
          <w:ilvl w:val="0"/>
          <w:numId w:val="7"/>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Hospitals to have at most 25% of physicians providing initial trauma care trained in a formalised trauma life support training programme, like ATLS® or Primary Trauma Care (PTC).</w:t>
      </w:r>
    </w:p>
    <w:p w14:paraId="00000066" w14:textId="77777777" w:rsidR="00CE4CB3" w:rsidRDefault="00CE4CB3">
      <w:pPr>
        <w:pBdr>
          <w:top w:val="nil"/>
          <w:left w:val="nil"/>
          <w:bottom w:val="nil"/>
          <w:right w:val="nil"/>
          <w:between w:val="nil"/>
        </w:pBdr>
        <w:jc w:val="left"/>
        <w:rPr>
          <w:rFonts w:ascii="Times New Roman" w:eastAsia="Times New Roman" w:hAnsi="Times New Roman" w:cs="Times New Roman"/>
        </w:rPr>
      </w:pPr>
    </w:p>
    <w:p w14:paraId="00000067"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Exclusion criteria for the participating hospitals to be excluded if they meet the following criteria:</w:t>
      </w:r>
    </w:p>
    <w:p w14:paraId="00000068" w14:textId="77777777" w:rsidR="00CE4CB3" w:rsidRDefault="00391F2E">
      <w:pPr>
        <w:numPr>
          <w:ilvl w:val="0"/>
          <w:numId w:val="6"/>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If the hospital of the cluster implements a formalised trauma life support training programme during the trial period.</w:t>
      </w:r>
    </w:p>
    <w:p w14:paraId="00000069" w14:textId="77777777" w:rsidR="00CE4CB3" w:rsidRDefault="00391F2E">
      <w:pPr>
        <w:numPr>
          <w:ilvl w:val="0"/>
          <w:numId w:val="6"/>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The hospital of the cluster plan to implement or implements other major interventions that affects trauma care during the trial period.</w:t>
      </w:r>
    </w:p>
    <w:p w14:paraId="0000006A" w14:textId="77777777" w:rsidR="00CE4CB3" w:rsidRDefault="00CE4CB3">
      <w:pPr>
        <w:ind w:left="720"/>
        <w:rPr>
          <w:rFonts w:ascii="Times New Roman" w:eastAsia="Times New Roman" w:hAnsi="Times New Roman" w:cs="Times New Roman"/>
          <w:color w:val="000000"/>
        </w:rPr>
      </w:pPr>
    </w:p>
    <w:p w14:paraId="0000006B"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Custer selection will be done with one or more units of physicians providing initial trauma care in the emergency department of secondary or tertiary hospitals in India. These units already exist in the </w:t>
      </w:r>
      <w:r>
        <w:rPr>
          <w:rFonts w:ascii="Times New Roman" w:eastAsia="Times New Roman" w:hAnsi="Times New Roman" w:cs="Times New Roman"/>
          <w:color w:val="000000"/>
        </w:rPr>
        <w:lastRenderedPageBreak/>
        <w:t>hospitals and rotate through the emergency department on specific days of the week. Each of the cluster must meet the following criteria:</w:t>
      </w:r>
    </w:p>
    <w:p w14:paraId="0000006C" w14:textId="77777777" w:rsidR="00CE4CB3" w:rsidRDefault="00391F2E">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Admits or refers/transfers for admission at least 12 patients with trauma per month for at least the last six months;</w:t>
      </w:r>
    </w:p>
    <w:p w14:paraId="0000006D" w14:textId="77777777" w:rsidR="00CE4CB3" w:rsidRDefault="00391F2E">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No more than 25% of physicians providing initial trauma care trained in a formalised trauma life support training programme.</w:t>
      </w:r>
    </w:p>
    <w:p w14:paraId="0000006E" w14:textId="77777777" w:rsidR="00CE4CB3" w:rsidRDefault="00CE4CB3">
      <w:pPr>
        <w:rPr>
          <w:rFonts w:ascii="Times New Roman" w:eastAsia="Times New Roman" w:hAnsi="Times New Roman" w:cs="Times New Roman"/>
          <w:color w:val="000000"/>
        </w:rPr>
      </w:pPr>
    </w:p>
    <w:p w14:paraId="0000006F"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Inclusion criteria for the participant to include following criteria:</w:t>
      </w:r>
    </w:p>
    <w:p w14:paraId="00000070" w14:textId="77777777" w:rsidR="00CE4CB3" w:rsidRDefault="00391F2E">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Age of at least 15 years;</w:t>
      </w:r>
    </w:p>
    <w:p w14:paraId="00000071" w14:textId="77777777" w:rsidR="00CE4CB3" w:rsidRDefault="00391F2E">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Trauma occurred less than 48 hours before arrival at the hospital;</w:t>
      </w:r>
    </w:p>
    <w:p w14:paraId="00000072" w14:textId="77777777" w:rsidR="00CE4CB3" w:rsidRDefault="00391F2E">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Present to the emergency department of participating hospitals, with a history of trauma defined as having any of the reasons listed in the International Classification of Diseases chapter XX as the reason for presenting;</w:t>
      </w:r>
    </w:p>
    <w:p w14:paraId="00000073" w14:textId="77777777" w:rsidR="00CE4CB3" w:rsidRDefault="00391F2E">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Admitted, or died between arrival at the hospital and admission, or referred/ transferred from the emergency department of a participating hospital to another hospital for admission; and</w:t>
      </w:r>
    </w:p>
    <w:p w14:paraId="00000074" w14:textId="77777777" w:rsidR="00CE4CB3" w:rsidRDefault="00391F2E">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Managed by a participating cluster in the emergency department.</w:t>
      </w:r>
    </w:p>
    <w:p w14:paraId="00000075" w14:textId="77777777" w:rsidR="00CE4CB3" w:rsidRDefault="00CE4CB3">
      <w:pPr>
        <w:ind w:left="720"/>
        <w:rPr>
          <w:rFonts w:ascii="Times New Roman" w:eastAsia="Times New Roman" w:hAnsi="Times New Roman" w:cs="Times New Roman"/>
          <w:color w:val="000000"/>
        </w:rPr>
      </w:pPr>
    </w:p>
    <w:p w14:paraId="00000076"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Participants are excluded if they:</w:t>
      </w:r>
    </w:p>
    <w:p w14:paraId="00000077" w14:textId="77777777" w:rsidR="00CE4CB3" w:rsidRDefault="00391F2E">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Present with isolated limb injuries; </w:t>
      </w:r>
    </w:p>
    <w:p w14:paraId="00000078" w14:textId="77777777" w:rsidR="00CE4CB3" w:rsidRDefault="00391F2E">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Participants directly admitted to a ward without being seen by a physician in the emergency department.</w:t>
      </w:r>
    </w:p>
    <w:p w14:paraId="00000079" w14:textId="77777777" w:rsidR="00CE4CB3" w:rsidRDefault="00CE4CB3">
      <w:pPr>
        <w:spacing w:line="259" w:lineRule="auto"/>
        <w:rPr>
          <w:rFonts w:ascii="Times New Roman" w:eastAsia="Times New Roman" w:hAnsi="Times New Roman" w:cs="Times New Roman"/>
          <w:color w:val="000000"/>
        </w:rPr>
      </w:pPr>
    </w:p>
    <w:p w14:paraId="0000007A" w14:textId="77777777" w:rsidR="00CE4CB3" w:rsidRDefault="00391F2E">
      <w:pPr>
        <w:pStyle w:val="Heading2"/>
      </w:pPr>
      <w:r>
        <w:t>Who will take informed consent or assent? {26a, 26b}</w:t>
      </w:r>
    </w:p>
    <w:p w14:paraId="0000007B" w14:textId="77777777" w:rsidR="00CE4CB3" w:rsidRDefault="00391F2E">
      <w:pPr>
        <w:spacing w:line="252" w:lineRule="auto"/>
        <w:ind w:right="267"/>
        <w:rPr>
          <w:rFonts w:ascii="Times New Roman" w:eastAsia="Times New Roman" w:hAnsi="Times New Roman" w:cs="Times New Roman"/>
          <w:color w:val="000000"/>
        </w:rPr>
      </w:pPr>
      <w:r>
        <w:rPr>
          <w:rFonts w:ascii="Times New Roman" w:eastAsia="Times New Roman" w:hAnsi="Times New Roman" w:cs="Times New Roman"/>
          <w:color w:val="000000"/>
        </w:rPr>
        <w:t>ATLS ® intervention will be given to the training physicians which are at the cluster level. It is unreasonable to expect these physicians to temporarily disregard their training. Therefore, for this study, consent will refer to data collection, as participants cannot opt out of the intervention.   Participants will be included in this trial under the following modes of consent:</w:t>
      </w:r>
    </w:p>
    <w:p w14:paraId="0000007C" w14:textId="77777777" w:rsidR="00CE4CB3" w:rsidRDefault="00391F2E">
      <w:pPr>
        <w:numPr>
          <w:ilvl w:val="0"/>
          <w:numId w:val="2"/>
        </w:numPr>
        <w:pBdr>
          <w:top w:val="nil"/>
          <w:left w:val="nil"/>
          <w:bottom w:val="nil"/>
          <w:right w:val="nil"/>
          <w:between w:val="nil"/>
        </w:pBdr>
        <w:spacing w:line="252" w:lineRule="auto"/>
        <w:ind w:left="671" w:right="267" w:hanging="279"/>
        <w:rPr>
          <w:rFonts w:ascii="Times New Roman" w:eastAsia="Times New Roman" w:hAnsi="Times New Roman" w:cs="Times New Roman"/>
          <w:color w:val="000000"/>
        </w:rPr>
      </w:pPr>
      <w:r>
        <w:rPr>
          <w:rFonts w:ascii="Times New Roman" w:eastAsia="Times New Roman" w:hAnsi="Times New Roman" w:cs="Times New Roman"/>
          <w:color w:val="000000"/>
        </w:rPr>
        <w:t>Opt out consent for routinely recorded data and measurement of adherence to ATLS® principles. Consent for the collection of routinely recorded data, either through interviews or by extracting information from medical records, as well as for the measurement of adherence to ATLS® principles, will be presumed unless explicitly declined. This approach is justified because the trial is considered to pose minimal risk and because data collection will be non-invasive. Additionally, obtaining consent specifically for the measurement of adherence to ATLS® principles could interfere with the provision of care and cause undue stress for the patient and their representatives. Participants, or their legally authorized representatives, will be provided with written information about the study upon their arrival at the hospital.</w:t>
      </w:r>
    </w:p>
    <w:p w14:paraId="0000007D" w14:textId="77777777" w:rsidR="00CE4CB3" w:rsidRDefault="00391F2E">
      <w:pPr>
        <w:numPr>
          <w:ilvl w:val="0"/>
          <w:numId w:val="2"/>
        </w:numPr>
        <w:pBdr>
          <w:top w:val="nil"/>
          <w:left w:val="nil"/>
          <w:bottom w:val="nil"/>
          <w:right w:val="nil"/>
          <w:between w:val="nil"/>
        </w:pBdr>
        <w:spacing w:line="252" w:lineRule="auto"/>
        <w:ind w:left="671" w:right="267" w:hanging="279"/>
        <w:rPr>
          <w:rFonts w:ascii="Times New Roman" w:eastAsia="Times New Roman" w:hAnsi="Times New Roman" w:cs="Times New Roman"/>
          <w:color w:val="000000"/>
        </w:rPr>
      </w:pPr>
      <w:r>
        <w:rPr>
          <w:rFonts w:ascii="Times New Roman" w:eastAsia="Times New Roman" w:hAnsi="Times New Roman" w:cs="Times New Roman"/>
          <w:color w:val="000000"/>
        </w:rPr>
        <w:t>Opt in consent and assent for non-routinely recorded data. Informed consent for non-routinely recorded data will be actively sought from participants or their legally authorized representative. For participants who are between 15 and 18 years of age we will obtain both the assent of the participant as well as the consent of their guardian or legally authorized representative. Participants and their representatives will be approached after admission. The consent and assent will be written for participants who are admitted to the hospital and verbal for participants who are transferred or discharged before the clinical research coordinators have had an opportunity to approach them. The verbal consent will be audio recorded.</w:t>
      </w:r>
    </w:p>
    <w:p w14:paraId="0000007E" w14:textId="77777777" w:rsidR="00CE4CB3" w:rsidRDefault="00391F2E">
      <w:pPr>
        <w:numPr>
          <w:ilvl w:val="0"/>
          <w:numId w:val="2"/>
        </w:numPr>
        <w:pBdr>
          <w:top w:val="nil"/>
          <w:left w:val="nil"/>
          <w:bottom w:val="nil"/>
          <w:right w:val="nil"/>
          <w:between w:val="nil"/>
        </w:pBdr>
        <w:spacing w:line="254" w:lineRule="auto"/>
        <w:ind w:right="267"/>
        <w:rPr>
          <w:rFonts w:ascii="Times New Roman" w:eastAsia="Times New Roman" w:hAnsi="Times New Roman" w:cs="Times New Roman"/>
          <w:color w:val="000000"/>
        </w:rPr>
      </w:pPr>
      <w:r>
        <w:rPr>
          <w:rFonts w:ascii="Times New Roman" w:eastAsia="Times New Roman" w:hAnsi="Times New Roman" w:cs="Times New Roman"/>
          <w:color w:val="000000"/>
        </w:rPr>
        <w:t>Waiver of informed consent for participants who are unconscious or otherwise unable to provide consent and do not have a legally authorized representative. This group represents the most severely injured participants, and they have to be included to make the trial representative of the entire population of trauma participants. Participants who regain consciousness will be informed about the study and asked for consent for collection of non-routinely recorded data.</w:t>
      </w:r>
    </w:p>
    <w:p w14:paraId="0000007F" w14:textId="77777777" w:rsidR="00CE4CB3" w:rsidRDefault="00391F2E">
      <w:pPr>
        <w:pStyle w:val="Heading1"/>
        <w:rPr>
          <w:b w:val="0"/>
          <w:color w:val="000000"/>
        </w:rPr>
      </w:pPr>
      <w:r>
        <w:lastRenderedPageBreak/>
        <w:t>Intervention</w:t>
      </w:r>
    </w:p>
    <w:p w14:paraId="00000080" w14:textId="77777777" w:rsidR="00CE4CB3" w:rsidRDefault="00391F2E">
      <w:pPr>
        <w:pStyle w:val="Heading2"/>
      </w:pPr>
      <w:r>
        <w:t xml:space="preserve">Explanation for the choice of comparators {6b} </w:t>
      </w:r>
    </w:p>
    <w:p w14:paraId="00000081" w14:textId="77777777" w:rsidR="00CE4CB3" w:rsidRDefault="00391F2E">
      <w:pP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The control will be standard care, meaning no formal trauma life support training. Standard care varies across hospitals in India, but trauma patients are initially managed by casualty medical oﬀicers, surgical residents, or emergency medicine residents. They are mainly first- or second-year residents who resuscitate patients, perform interventions and refer patients for imaging or other investigations.</w:t>
      </w:r>
    </w:p>
    <w:p w14:paraId="00000082" w14:textId="77777777" w:rsidR="00CE4CB3" w:rsidRDefault="00CE4CB3"/>
    <w:p w14:paraId="00000083" w14:textId="77777777" w:rsidR="00CE4CB3" w:rsidRDefault="00391F2E">
      <w:pPr>
        <w:pStyle w:val="Heading2"/>
      </w:pPr>
      <w:r>
        <w:t>Intervention description {11a}</w:t>
      </w:r>
    </w:p>
    <w:p w14:paraId="00000084" w14:textId="77777777" w:rsidR="00CE4CB3" w:rsidRDefault="00391F2E">
      <w:pPr>
        <w:spacing w:line="259" w:lineRule="auto"/>
        <w:rPr>
          <w:rFonts w:ascii="Times New Roman" w:eastAsia="Times New Roman" w:hAnsi="Times New Roman" w:cs="Times New Roman"/>
          <w:strike/>
          <w:color w:val="0078D4"/>
        </w:rPr>
      </w:pPr>
      <w:r>
        <w:rPr>
          <w:rFonts w:ascii="Times New Roman" w:eastAsia="Times New Roman" w:hAnsi="Times New Roman" w:cs="Times New Roman"/>
          <w:color w:val="000000"/>
        </w:rPr>
        <w:t>The intervention in this study is the ATLS® training, (12) a proprietary 2.5-day course teaching a standardised approach to trauma patient care using the concepts of a primary and secondary survey. The programme was developed by the Committee of Trauma of the American College of Surgeons. The course includes initial treatment and resuscitation, triage and interfacility transfers. Learning is based on practical scenario-driven skill stations, lectures and includes a final performance proficiency evaluation.</w:t>
      </w:r>
      <w:r>
        <w:rPr>
          <w:rFonts w:ascii="Times New Roman" w:eastAsia="Times New Roman" w:hAnsi="Times New Roman" w:cs="Times New Roman"/>
          <w:strike/>
          <w:color w:val="0078D4"/>
        </w:rPr>
        <w:t xml:space="preserve"> </w:t>
      </w:r>
    </w:p>
    <w:p w14:paraId="00000085" w14:textId="77777777" w:rsidR="00CE4CB3" w:rsidRDefault="00CE4CB3">
      <w:pPr>
        <w:spacing w:line="259" w:lineRule="auto"/>
        <w:rPr>
          <w:rFonts w:ascii="Times New Roman" w:eastAsia="Times New Roman" w:hAnsi="Times New Roman" w:cs="Times New Roman"/>
          <w:strike/>
          <w:color w:val="0078D4"/>
        </w:rPr>
      </w:pPr>
    </w:p>
    <w:p w14:paraId="00000086" w14:textId="77777777" w:rsidR="00CE4CB3" w:rsidRDefault="00391F2E">
      <w:pPr>
        <w:spacing w:line="259" w:lineRule="auto"/>
        <w:rPr>
          <w:rFonts w:ascii="Times New Roman" w:eastAsia="Times New Roman" w:hAnsi="Times New Roman" w:cs="Times New Roman"/>
          <w:strike/>
          <w:color w:val="0078D4"/>
        </w:rPr>
      </w:pPr>
      <w:r>
        <w:rPr>
          <w:rFonts w:ascii="Times New Roman" w:eastAsia="Times New Roman" w:hAnsi="Times New Roman" w:cs="Times New Roman"/>
          <w:color w:val="000000"/>
        </w:rPr>
        <w:t>We will train the physicians that initially resuscitate and provide trauma care during the first hour after patient arrival at the emergency department. These physicians can be casualty medical oﬀicers, surgical residents, or emergency medicine residents, depending on the setup at each participating centre. Physicians will be trained in an accredited ATLS® training facility in India. The training will occur during the transition phase in each cluster. Our experience from the pilot study is that study sites adhere to the training slot allotted to them through the trial, so we judge the risk of clusters implementing ATLS ® before their randomised implementation sequence as very low.</w:t>
      </w:r>
      <w:r>
        <w:rPr>
          <w:rFonts w:ascii="Times New Roman" w:eastAsia="Times New Roman" w:hAnsi="Times New Roman" w:cs="Times New Roman"/>
          <w:strike/>
          <w:color w:val="0078D4"/>
        </w:rPr>
        <w:t xml:space="preserve"> </w:t>
      </w:r>
    </w:p>
    <w:p w14:paraId="00000087" w14:textId="77777777" w:rsidR="00CE4CB3" w:rsidRDefault="00CE4CB3">
      <w:pPr>
        <w:spacing w:line="259" w:lineRule="auto"/>
        <w:rPr>
          <w:rFonts w:ascii="Times New Roman" w:eastAsia="Times New Roman" w:hAnsi="Times New Roman" w:cs="Times New Roman"/>
          <w:strike/>
          <w:color w:val="0078D4"/>
        </w:rPr>
      </w:pPr>
    </w:p>
    <w:p w14:paraId="00000088" w14:textId="24DD53D8" w:rsidR="00CE4CB3" w:rsidRDefault="00A14263">
      <w:pPr>
        <w:spacing w:line="259" w:lineRule="auto"/>
        <w:rPr>
          <w:rFonts w:ascii="Times New Roman" w:eastAsia="Times New Roman" w:hAnsi="Times New Roman" w:cs="Times New Roman"/>
          <w:color w:val="000000"/>
        </w:rPr>
      </w:pPr>
      <w:sdt>
        <w:sdtPr>
          <w:tag w:val="goog_rdk_4"/>
          <w:id w:val="2112704600"/>
        </w:sdtPr>
        <w:sdtEndPr/>
        <w:sdtContent>
          <w:commentRangeStart w:id="8"/>
        </w:sdtContent>
      </w:sdt>
      <w:r w:rsidR="00391F2E">
        <w:rPr>
          <w:rFonts w:ascii="Times New Roman" w:eastAsia="Times New Roman" w:hAnsi="Times New Roman" w:cs="Times New Roman"/>
          <w:color w:val="000000"/>
        </w:rP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staﬀing their emergency departments in units, and the physicians in the same unit work together in the emergency department on the same days of the week. </w:t>
      </w:r>
      <w:ins w:id="9" w:author="Samriddhi Ranjan" w:date="2025-03-12T14:32:00Z" w16du:dateUtc="2025-03-12T09:02:00Z">
        <w:r>
          <w:rPr>
            <w:rFonts w:ascii="Times New Roman" w:eastAsia="Times New Roman" w:hAnsi="Times New Roman" w:cs="Times New Roman"/>
            <w:color w:val="000000"/>
          </w:rPr>
          <w:t xml:space="preserve">Often, these </w:t>
        </w:r>
      </w:ins>
      <w:ins w:id="10" w:author="Samriddhi Ranjan" w:date="2025-03-12T14:33:00Z" w16du:dateUtc="2025-03-12T09:03:00Z">
        <w:r>
          <w:rPr>
            <w:rFonts w:ascii="Times New Roman" w:eastAsia="Times New Roman" w:hAnsi="Times New Roman" w:cs="Times New Roman"/>
            <w:color w:val="000000"/>
          </w:rPr>
          <w:t>physicians’</w:t>
        </w:r>
      </w:ins>
      <w:ins w:id="11" w:author="Samriddhi Ranjan" w:date="2025-03-12T14:32:00Z" w16du:dateUtc="2025-03-12T09:02:00Z">
        <w:r>
          <w:rPr>
            <w:rFonts w:ascii="Times New Roman" w:eastAsia="Times New Roman" w:hAnsi="Times New Roman" w:cs="Times New Roman"/>
            <w:color w:val="000000"/>
          </w:rPr>
          <w:t xml:space="preserve"> duties may change </w:t>
        </w:r>
      </w:ins>
      <w:ins w:id="12" w:author="Samriddhi Ranjan" w:date="2025-03-12T14:33:00Z" w16du:dateUtc="2025-03-12T09:03:00Z">
        <w:r>
          <w:rPr>
            <w:rFonts w:ascii="Times New Roman" w:eastAsia="Times New Roman" w:hAnsi="Times New Roman" w:cs="Times New Roman"/>
            <w:color w:val="000000"/>
          </w:rPr>
          <w:t>into another department</w:t>
        </w:r>
      </w:ins>
      <w:ins w:id="13" w:author="Samriddhi Ranjan" w:date="2025-03-12T14:34:00Z" w16du:dateUtc="2025-03-12T09:04:00Z">
        <w:r>
          <w:rPr>
            <w:rFonts w:ascii="Times New Roman" w:eastAsia="Times New Roman" w:hAnsi="Times New Roman" w:cs="Times New Roman"/>
            <w:color w:val="000000"/>
          </w:rPr>
          <w:t xml:space="preserve"> as per the residency program</w:t>
        </w:r>
      </w:ins>
      <w:ins w:id="14" w:author="Samriddhi Ranjan" w:date="2025-03-12T14:33:00Z" w16du:dateUtc="2025-03-12T09:03:00Z">
        <w:r>
          <w:rPr>
            <w:rFonts w:ascii="Times New Roman" w:eastAsia="Times New Roman" w:hAnsi="Times New Roman" w:cs="Times New Roman"/>
            <w:color w:val="000000"/>
          </w:rPr>
          <w:t xml:space="preserve">. Therefore, </w:t>
        </w:r>
      </w:ins>
      <w:del w:id="15" w:author="Samriddhi Ranjan" w:date="2025-03-12T14:33:00Z" w16du:dateUtc="2025-03-12T09:03:00Z">
        <w:r w:rsidR="00391F2E" w:rsidDel="00A14263">
          <w:rPr>
            <w:rFonts w:ascii="Times New Roman" w:eastAsia="Times New Roman" w:hAnsi="Times New Roman" w:cs="Times New Roman"/>
            <w:color w:val="000000"/>
          </w:rPr>
          <w:delText>W</w:delText>
        </w:r>
      </w:del>
      <w:ins w:id="16" w:author="Samriddhi Ranjan" w:date="2025-03-12T14:33:00Z" w16du:dateUtc="2025-03-12T09:03:00Z">
        <w:r>
          <w:rPr>
            <w:rFonts w:ascii="Times New Roman" w:eastAsia="Times New Roman" w:hAnsi="Times New Roman" w:cs="Times New Roman"/>
            <w:color w:val="000000"/>
          </w:rPr>
          <w:t>w</w:t>
        </w:r>
      </w:ins>
      <w:r w:rsidR="00391F2E">
        <w:rPr>
          <w:rFonts w:ascii="Times New Roman" w:eastAsia="Times New Roman" w:hAnsi="Times New Roman" w:cs="Times New Roman"/>
          <w:color w:val="000000"/>
        </w:rPr>
        <w:t xml:space="preserve">e will </w:t>
      </w:r>
      <w:del w:id="17" w:author="Samriddhi Ranjan" w:date="2025-03-12T14:33:00Z" w16du:dateUtc="2025-03-12T09:03:00Z">
        <w:r w:rsidR="00391F2E" w:rsidDel="00A14263">
          <w:rPr>
            <w:rFonts w:ascii="Times New Roman" w:eastAsia="Times New Roman" w:hAnsi="Times New Roman" w:cs="Times New Roman"/>
            <w:color w:val="000000"/>
          </w:rPr>
          <w:delText>therefor</w:delText>
        </w:r>
      </w:del>
      <w:r w:rsidR="00391F2E">
        <w:rPr>
          <w:rFonts w:ascii="Times New Roman" w:eastAsia="Times New Roman" w:hAnsi="Times New Roman" w:cs="Times New Roman"/>
          <w:color w:val="000000"/>
        </w:rPr>
        <w:t>e collect data only on the days when these units work. The units selected to constitute a cluster from each hospital will be a convenience sample out of all eligible units in those hospitals. We will also assess adherence to ATLS principles before and after implementing ATLS training.</w:t>
      </w:r>
      <w:commentRangeEnd w:id="8"/>
      <w:r w:rsidR="00391F2E">
        <w:commentReference w:id="8"/>
      </w:r>
    </w:p>
    <w:p w14:paraId="00000089" w14:textId="77777777" w:rsidR="00CE4CB3" w:rsidRDefault="00CE4CB3">
      <w:pPr>
        <w:spacing w:line="259" w:lineRule="auto"/>
        <w:rPr>
          <w:rFonts w:ascii="Times New Roman" w:eastAsia="Times New Roman" w:hAnsi="Times New Roman" w:cs="Times New Roman"/>
          <w:color w:val="000000"/>
        </w:rPr>
      </w:pPr>
    </w:p>
    <w:p w14:paraId="0000008A" w14:textId="77777777" w:rsidR="00CE4CB3" w:rsidRDefault="00391F2E">
      <w:pPr>
        <w:pStyle w:val="Heading2"/>
        <w:rPr>
          <w:color w:val="000000"/>
        </w:rPr>
      </w:pPr>
      <w:r>
        <w:rPr>
          <w:color w:val="000000"/>
        </w:rPr>
        <w:t>Procedures to monitor adherence to intervention {11c}</w:t>
      </w:r>
    </w:p>
    <w:p w14:paraId="0000008B" w14:textId="77777777" w:rsidR="00CE4CB3" w:rsidRDefault="00391F2E">
      <w:pPr>
        <w:rPr>
          <w:rFonts w:ascii="Times New Roman" w:eastAsia="Times New Roman" w:hAnsi="Times New Roman" w:cs="Times New Roman"/>
          <w:color w:val="FF0000"/>
        </w:rPr>
      </w:pPr>
      <w:r>
        <w:rPr>
          <w:rFonts w:ascii="Times New Roman" w:eastAsia="Times New Roman" w:hAnsi="Times New Roman" w:cs="Times New Roman"/>
          <w:color w:val="000000"/>
        </w:rPr>
        <w:t xml:space="preserve">Adherence to ATLS is one of the secondary outcomes and will be monitored by using a checklist covering the key steps of the ATLS® (see </w:t>
      </w:r>
      <w:r>
        <w:rPr>
          <w:rFonts w:ascii="Times New Roman" w:eastAsia="Times New Roman" w:hAnsi="Times New Roman" w:cs="Times New Roman"/>
          <w:b/>
          <w:color w:val="000000"/>
        </w:rPr>
        <w:t>Table 1)</w:t>
      </w:r>
      <w:r>
        <w:rPr>
          <w:rFonts w:ascii="Times New Roman" w:eastAsia="Times New Roman" w:hAnsi="Times New Roman" w:cs="Times New Roman"/>
          <w:color w:val="000000"/>
        </w:rPr>
        <w:t>.</w:t>
      </w:r>
    </w:p>
    <w:p w14:paraId="0000008C" w14:textId="77777777" w:rsidR="00CE4CB3" w:rsidRDefault="00CE4CB3">
      <w:pPr>
        <w:pStyle w:val="Heading2"/>
        <w:rPr>
          <w:color w:val="000000"/>
        </w:rPr>
      </w:pPr>
    </w:p>
    <w:p w14:paraId="0000008D" w14:textId="77777777" w:rsidR="00CE4CB3" w:rsidRDefault="00391F2E">
      <w:pPr>
        <w:pStyle w:val="Heading2"/>
        <w:rPr>
          <w:color w:val="000000"/>
        </w:rPr>
      </w:pPr>
      <w:r>
        <w:rPr>
          <w:color w:val="000000"/>
        </w:rPr>
        <w:t xml:space="preserve">Concomitant care and interventions {11d} </w:t>
      </w:r>
    </w:p>
    <w:p w14:paraId="0000008E" w14:textId="77777777" w:rsidR="00CE4CB3" w:rsidRPr="00391F2E" w:rsidRDefault="00391F2E">
      <w:pPr>
        <w:rPr>
          <w:rFonts w:ascii="Times New Roman" w:hAnsi="Times New Roman" w:cs="Times New Roman"/>
        </w:rPr>
      </w:pPr>
      <w:r w:rsidRPr="00391F2E">
        <w:rPr>
          <w:rFonts w:ascii="Times New Roman" w:hAnsi="Times New Roman" w:cs="Times New Roman"/>
        </w:rPr>
        <w:t>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p w14:paraId="0000008F" w14:textId="77777777" w:rsidR="00CE4CB3" w:rsidRDefault="00CE4CB3">
      <w:pPr>
        <w:rPr>
          <w:rFonts w:ascii="Times New Roman" w:eastAsia="Times New Roman" w:hAnsi="Times New Roman" w:cs="Times New Roman"/>
          <w:color w:val="000000"/>
        </w:rPr>
      </w:pPr>
    </w:p>
    <w:p w14:paraId="00000090" w14:textId="77777777" w:rsidR="00CE4CB3" w:rsidRDefault="00391F2E">
      <w:pPr>
        <w:pStyle w:val="Heading2"/>
      </w:pPr>
      <w:bookmarkStart w:id="18" w:name="_heading=h.8j3pvaw2663p" w:colFirst="0" w:colLast="0"/>
      <w:bookmarkEnd w:id="18"/>
      <w:r>
        <w:t>Provisions for post‑trial care {30}</w:t>
      </w:r>
    </w:p>
    <w:p w14:paraId="00000091"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Not relevant in this study as the intervention is given on the trauma physicians.</w:t>
      </w:r>
    </w:p>
    <w:p w14:paraId="00000092" w14:textId="77777777" w:rsidR="00CE4CB3" w:rsidRDefault="00CE4CB3">
      <w:pPr>
        <w:rPr>
          <w:rFonts w:ascii="Times New Roman" w:eastAsia="Times New Roman" w:hAnsi="Times New Roman" w:cs="Times New Roman"/>
        </w:rPr>
      </w:pPr>
    </w:p>
    <w:p w14:paraId="00000093" w14:textId="77777777" w:rsidR="00CE4CB3" w:rsidRDefault="00391F2E">
      <w:pPr>
        <w:pStyle w:val="Heading1"/>
      </w:pPr>
      <w:bookmarkStart w:id="19" w:name="_heading=h.yc9kieus3ywe" w:colFirst="0" w:colLast="0"/>
      <w:bookmarkEnd w:id="19"/>
      <w:r>
        <w:t>Outcomes {12}</w:t>
      </w:r>
    </w:p>
    <w:p w14:paraId="00000094"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The primary outcome will be in-hospital mortality within 30 days of arrival at the emergency department. There are a number of secondary outcomes (</w:t>
      </w:r>
      <w:r>
        <w:rPr>
          <w:rFonts w:ascii="Times New Roman" w:eastAsia="Times New Roman" w:hAnsi="Times New Roman" w:cs="Times New Roman"/>
          <w:b/>
          <w:color w:val="000000"/>
        </w:rPr>
        <w:t>see Table 1.</w:t>
      </w:r>
      <w:r>
        <w:rPr>
          <w:rFonts w:ascii="Times New Roman" w:eastAsia="Times New Roman" w:hAnsi="Times New Roman" w:cs="Times New Roman"/>
          <w:color w:val="000000"/>
        </w:rPr>
        <w:t xml:space="preserve">) </w:t>
      </w:r>
    </w:p>
    <w:p w14:paraId="00000095" w14:textId="77777777" w:rsidR="00CE4CB3" w:rsidRDefault="00CE4CB3">
      <w:pPr>
        <w:rPr>
          <w:rFonts w:ascii="Times New Roman" w:eastAsia="Times New Roman" w:hAnsi="Times New Roman" w:cs="Times New Roman"/>
          <w:color w:val="FF0000"/>
        </w:rPr>
      </w:pPr>
    </w:p>
    <w:p w14:paraId="00000096"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Table 1</w:t>
      </w:r>
      <w:r>
        <w:rPr>
          <w:rFonts w:ascii="Times New Roman" w:eastAsia="Times New Roman" w:hAnsi="Times New Roman" w:cs="Times New Roman"/>
          <w:color w:val="000000"/>
        </w:rPr>
        <w:t>. Primary and secondary outcomes.</w:t>
      </w:r>
    </w:p>
    <w:tbl>
      <w:tblPr>
        <w:tblStyle w:val="a"/>
        <w:tblW w:w="9780" w:type="dxa"/>
        <w:tblInd w:w="90" w:type="dxa"/>
        <w:tblBorders>
          <w:top w:val="single" w:sz="6" w:space="0" w:color="000000"/>
          <w:left w:val="single" w:sz="6" w:space="0" w:color="000000"/>
          <w:bottom w:val="single" w:sz="6" w:space="0" w:color="000000"/>
          <w:right w:val="single" w:sz="6" w:space="0" w:color="000000"/>
          <w:insideH w:val="single" w:sz="4" w:space="0" w:color="93CDDC"/>
          <w:insideV w:val="single" w:sz="4" w:space="0" w:color="93CDDC"/>
        </w:tblBorders>
        <w:tblLayout w:type="fixed"/>
        <w:tblLook w:val="04A0" w:firstRow="1" w:lastRow="0" w:firstColumn="1" w:lastColumn="0" w:noHBand="0" w:noVBand="1"/>
      </w:tblPr>
      <w:tblGrid>
        <w:gridCol w:w="3753"/>
        <w:gridCol w:w="6027"/>
      </w:tblGrid>
      <w:tr w:rsidR="00CE4CB3" w14:paraId="4763A0B1" w14:textId="77777777" w:rsidTr="00CE4CB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53" w:type="dxa"/>
            <w:tcBorders>
              <w:top w:val="single" w:sz="6" w:space="0" w:color="B7DDE8"/>
              <w:left w:val="single" w:sz="6" w:space="0" w:color="B7DDE8"/>
              <w:bottom w:val="single" w:sz="6" w:space="0" w:color="B7DDE8"/>
              <w:right w:val="single" w:sz="6" w:space="0" w:color="B7DDE8"/>
            </w:tcBorders>
            <w:tcMar>
              <w:left w:w="105" w:type="dxa"/>
              <w:right w:w="105" w:type="dxa"/>
            </w:tcMar>
          </w:tcPr>
          <w:p w14:paraId="00000097"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Outcome</w:t>
            </w:r>
          </w:p>
        </w:tc>
        <w:tc>
          <w:tcPr>
            <w:tcW w:w="6027" w:type="dxa"/>
            <w:tcBorders>
              <w:top w:val="single" w:sz="6" w:space="0" w:color="B7DDE8"/>
              <w:left w:val="single" w:sz="6" w:space="0" w:color="B7DDE8"/>
              <w:bottom w:val="single" w:sz="6" w:space="0" w:color="B7DDE8"/>
              <w:right w:val="single" w:sz="6" w:space="0" w:color="B7DDE8"/>
            </w:tcBorders>
            <w:tcMar>
              <w:left w:w="105" w:type="dxa"/>
              <w:right w:w="105" w:type="dxa"/>
            </w:tcMar>
          </w:tcPr>
          <w:p w14:paraId="00000098" w14:textId="77777777" w:rsidR="00CE4CB3" w:rsidRDefault="00391F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Source of data</w:t>
            </w:r>
          </w:p>
        </w:tc>
      </w:tr>
      <w:tr w:rsidR="00CE4CB3" w14:paraId="54188DC7"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80" w:type="dxa"/>
            <w:gridSpan w:val="2"/>
            <w:tcBorders>
              <w:top w:val="single" w:sz="6" w:space="0" w:color="B7DDE8"/>
              <w:left w:val="single" w:sz="6" w:space="0" w:color="B7DDE8"/>
              <w:right w:val="single" w:sz="6" w:space="0" w:color="B7DDE8"/>
            </w:tcBorders>
            <w:shd w:val="clear" w:color="auto" w:fill="DBEEF3"/>
            <w:tcMar>
              <w:left w:w="105" w:type="dxa"/>
              <w:right w:w="105" w:type="dxa"/>
            </w:tcMar>
          </w:tcPr>
          <w:p w14:paraId="00000099" w14:textId="77777777" w:rsidR="00CE4CB3" w:rsidRDefault="00391F2E">
            <w:pPr>
              <w:rPr>
                <w:rFonts w:ascii="Times New Roman" w:eastAsia="Times New Roman" w:hAnsi="Times New Roman" w:cs="Times New Roman"/>
              </w:rPr>
            </w:pPr>
            <w:r>
              <w:rPr>
                <w:rFonts w:ascii="Times New Roman" w:eastAsia="Times New Roman" w:hAnsi="Times New Roman" w:cs="Times New Roman"/>
                <w:b/>
              </w:rPr>
              <w:t>Primary outcome</w:t>
            </w:r>
          </w:p>
        </w:tc>
      </w:tr>
      <w:tr w:rsidR="00CE4CB3" w14:paraId="4D03DF36"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9B"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In-hospital mortality within 30 days of arrival at the emergency department.</w:t>
            </w:r>
          </w:p>
        </w:tc>
        <w:tc>
          <w:tcPr>
            <w:tcW w:w="6027" w:type="dxa"/>
            <w:tcBorders>
              <w:top w:val="single" w:sz="6" w:space="0" w:color="DBEEF3"/>
              <w:left w:val="single" w:sz="6" w:space="0" w:color="B7DDE8"/>
              <w:right w:val="single" w:sz="6" w:space="0" w:color="B7DDE8"/>
            </w:tcBorders>
            <w:tcMar>
              <w:left w:w="105" w:type="dxa"/>
              <w:right w:w="105" w:type="dxa"/>
            </w:tcMar>
          </w:tcPr>
          <w:p w14:paraId="0000009C" w14:textId="77777777" w:rsidR="00CE4CB3" w:rsidRDefault="00391F2E">
            <w:pPr>
              <w:spacing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tc>
      </w:tr>
      <w:tr w:rsidR="00CE4CB3" w14:paraId="2897053E"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80" w:type="dxa"/>
            <w:gridSpan w:val="2"/>
            <w:tcBorders>
              <w:left w:val="single" w:sz="6" w:space="0" w:color="B7DDE8"/>
              <w:right w:val="single" w:sz="6" w:space="0" w:color="B7DDE8"/>
            </w:tcBorders>
            <w:shd w:val="clear" w:color="auto" w:fill="DBEEF3"/>
            <w:tcMar>
              <w:left w:w="105" w:type="dxa"/>
              <w:right w:w="105" w:type="dxa"/>
            </w:tcMar>
          </w:tcPr>
          <w:p w14:paraId="0000009D" w14:textId="77777777" w:rsidR="00CE4CB3" w:rsidRDefault="00391F2E">
            <w:pPr>
              <w:rPr>
                <w:rFonts w:ascii="Times New Roman" w:eastAsia="Times New Roman" w:hAnsi="Times New Roman" w:cs="Times New Roman"/>
              </w:rPr>
            </w:pPr>
            <w:r>
              <w:rPr>
                <w:rFonts w:ascii="Times New Roman" w:eastAsia="Times New Roman" w:hAnsi="Times New Roman" w:cs="Times New Roman"/>
                <w:b/>
              </w:rPr>
              <w:t>Secondary outcome</w:t>
            </w:r>
          </w:p>
        </w:tc>
      </w:tr>
      <w:tr w:rsidR="00CE4CB3" w14:paraId="44B0E135"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9F"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All-cause mortality within 24 hours, 30 days and 3 months after arrival at the emergency department.</w:t>
            </w:r>
          </w:p>
        </w:tc>
        <w:tc>
          <w:tcPr>
            <w:tcW w:w="6027" w:type="dxa"/>
            <w:tcBorders>
              <w:top w:val="single" w:sz="6" w:space="0" w:color="DBEEF3"/>
              <w:left w:val="single" w:sz="6" w:space="0" w:color="B7DDE8"/>
              <w:right w:val="single" w:sz="6" w:space="0" w:color="B7DDE8"/>
            </w:tcBorders>
            <w:tcMar>
              <w:left w:w="105" w:type="dxa"/>
              <w:right w:w="105" w:type="dxa"/>
            </w:tcMar>
          </w:tcPr>
          <w:p w14:paraId="000000A0" w14:textId="77777777" w:rsidR="00CE4CB3" w:rsidRDefault="00391F2E">
            <w:pPr>
              <w:spacing w:after="120"/>
              <w:ind w:right="10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tc>
      </w:tr>
      <w:tr w:rsidR="00CE4CB3" w14:paraId="50BC853F"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A1"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Length of emergency department stay</w:t>
            </w:r>
          </w:p>
        </w:tc>
        <w:tc>
          <w:tcPr>
            <w:tcW w:w="6027" w:type="dxa"/>
            <w:tcBorders>
              <w:left w:val="single" w:sz="6" w:space="0" w:color="B7DDE8"/>
            </w:tcBorders>
            <w:tcMar>
              <w:left w:w="105" w:type="dxa"/>
              <w:right w:w="105" w:type="dxa"/>
            </w:tcMar>
          </w:tcPr>
          <w:p w14:paraId="000000A2" w14:textId="77777777" w:rsidR="00CE4CB3" w:rsidRDefault="00391F2E">
            <w:pPr>
              <w:spacing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Data on this outcome will be collected from patient hospital records.</w:t>
            </w:r>
          </w:p>
        </w:tc>
      </w:tr>
      <w:tr w:rsidR="00CE4CB3" w14:paraId="6B50974D"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A3"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Length of hospital stay.</w:t>
            </w:r>
          </w:p>
        </w:tc>
        <w:tc>
          <w:tcPr>
            <w:tcW w:w="6027" w:type="dxa"/>
            <w:tcBorders>
              <w:left w:val="single" w:sz="6" w:space="0" w:color="B7DDE8"/>
            </w:tcBorders>
            <w:tcMar>
              <w:left w:w="105" w:type="dxa"/>
              <w:right w:w="105" w:type="dxa"/>
            </w:tcMar>
          </w:tcPr>
          <w:p w14:paraId="000000A4" w14:textId="77777777" w:rsidR="00CE4CB3" w:rsidRDefault="00391F2E">
            <w:pPr>
              <w:tabs>
                <w:tab w:val="left" w:pos="671"/>
              </w:tabs>
              <w:spacing w:before="1" w:after="120"/>
              <w:ind w:right="10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Data on this outcome will be collected from patient hospital records.</w:t>
            </w:r>
          </w:p>
        </w:tc>
      </w:tr>
      <w:tr w:rsidR="00CE4CB3" w14:paraId="0DC967E0"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A5"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Intensive care unit admission.</w:t>
            </w:r>
          </w:p>
        </w:tc>
        <w:tc>
          <w:tcPr>
            <w:tcW w:w="6027" w:type="dxa"/>
            <w:tcBorders>
              <w:left w:val="single" w:sz="6" w:space="0" w:color="B7DDE8"/>
            </w:tcBorders>
            <w:tcMar>
              <w:left w:w="105" w:type="dxa"/>
              <w:right w:w="105" w:type="dxa"/>
            </w:tcMar>
          </w:tcPr>
          <w:p w14:paraId="000000A6" w14:textId="77777777" w:rsidR="00CE4CB3" w:rsidRDefault="00391F2E">
            <w:pPr>
              <w:tabs>
                <w:tab w:val="left" w:pos="671"/>
              </w:tabs>
              <w:spacing w:before="1" w:after="120"/>
              <w:ind w:right="108"/>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Data on this outcome will be collected from patient hospital records.</w:t>
            </w:r>
          </w:p>
        </w:tc>
      </w:tr>
      <w:tr w:rsidR="00CE4CB3" w14:paraId="02A2BC71"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A7"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Length of intensive care unit stay.</w:t>
            </w:r>
          </w:p>
        </w:tc>
        <w:tc>
          <w:tcPr>
            <w:tcW w:w="6027" w:type="dxa"/>
            <w:tcBorders>
              <w:left w:val="single" w:sz="6" w:space="0" w:color="B7DDE8"/>
            </w:tcBorders>
            <w:tcMar>
              <w:left w:w="105" w:type="dxa"/>
              <w:right w:w="105" w:type="dxa"/>
            </w:tcMar>
          </w:tcPr>
          <w:p w14:paraId="000000A8" w14:textId="77777777" w:rsidR="00CE4CB3" w:rsidRDefault="00391F2E">
            <w:pPr>
              <w:tabs>
                <w:tab w:val="left" w:pos="671"/>
              </w:tabs>
              <w:spacing w:after="120"/>
              <w:ind w:right="14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Data on this outcome will be collected from patient hospital records.</w:t>
            </w:r>
          </w:p>
        </w:tc>
      </w:tr>
      <w:tr w:rsidR="00CE4CB3" w14:paraId="3823FA24"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A9" w14:textId="77777777" w:rsidR="00CE4CB3" w:rsidRDefault="00391F2E">
            <w:pPr>
              <w:tabs>
                <w:tab w:val="left" w:pos="662"/>
              </w:tabs>
              <w:rPr>
                <w:rFonts w:ascii="Times New Roman" w:eastAsia="Times New Roman" w:hAnsi="Times New Roman" w:cs="Times New Roman"/>
              </w:rPr>
            </w:pPr>
            <w:r>
              <w:rPr>
                <w:rFonts w:ascii="Times New Roman" w:eastAsia="Times New Roman" w:hAnsi="Times New Roman" w:cs="Times New Roman"/>
              </w:rPr>
              <w:t>Adherence to ATLS® principles during initial patient resuscitation, up to one hour after the physician has first seen the patient.</w:t>
            </w:r>
          </w:p>
        </w:tc>
        <w:tc>
          <w:tcPr>
            <w:tcW w:w="6027" w:type="dxa"/>
            <w:tcBorders>
              <w:left w:val="single" w:sz="6" w:space="0" w:color="B7DDE8"/>
            </w:tcBorders>
            <w:tcMar>
              <w:left w:w="105" w:type="dxa"/>
              <w:right w:w="105" w:type="dxa"/>
            </w:tcMar>
          </w:tcPr>
          <w:p w14:paraId="000000AA" w14:textId="77777777" w:rsidR="00CE4CB3" w:rsidRDefault="00391F2E">
            <w:pPr>
              <w:spacing w:before="18" w:after="120"/>
              <w:ind w:right="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This assessment will be done using a 14 item checklist covering the key steps of the ATLS® primary survey, which was modelled based on previous work on ATLS® adherence (31) . We will consider completion of all 14 steps as 100% adherence. The clinical research coordinators collecting the data will be trained by the trial team to do this, prior to the start of the trial. We will collect this data by observing the care of a random sample of patients. The sampling will be designed as a nested staircase design.</w:t>
            </w:r>
          </w:p>
          <w:p w14:paraId="000000AB" w14:textId="77777777" w:rsidR="00CE4CB3" w:rsidRDefault="00CE4CB3">
            <w:pPr>
              <w:spacing w:before="18" w:after="120"/>
              <w:ind w:right="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CE4CB3" w14:paraId="57400EAC"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AC" w14:textId="77777777" w:rsidR="00CE4CB3" w:rsidRDefault="00391F2E">
            <w:pPr>
              <w:tabs>
                <w:tab w:val="left" w:pos="662"/>
              </w:tabs>
              <w:rPr>
                <w:rFonts w:ascii="Times New Roman" w:eastAsia="Times New Roman" w:hAnsi="Times New Roman" w:cs="Times New Roman"/>
              </w:rPr>
            </w:pPr>
            <w:r>
              <w:rPr>
                <w:rFonts w:ascii="Times New Roman" w:eastAsia="Times New Roman" w:hAnsi="Times New Roman" w:cs="Times New Roman"/>
              </w:rPr>
              <w:t>Quality of life within seven days of discharge, and at 30 days and three months of arrival at the emergency department, measured by the oﬀicial and validated translations of the EQ5D3L.</w:t>
            </w:r>
          </w:p>
        </w:tc>
        <w:tc>
          <w:tcPr>
            <w:tcW w:w="6027" w:type="dxa"/>
            <w:tcBorders>
              <w:left w:val="single" w:sz="6" w:space="0" w:color="B7DDE8"/>
            </w:tcBorders>
            <w:tcMar>
              <w:left w:w="105" w:type="dxa"/>
              <w:right w:w="105" w:type="dxa"/>
            </w:tcMar>
          </w:tcPr>
          <w:p w14:paraId="000000AD" w14:textId="77777777" w:rsidR="00CE4CB3" w:rsidRDefault="00391F2E">
            <w:pPr>
              <w:spacing w:before="18" w:after="120"/>
              <w:ind w:right="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Data on this outcome will be collected in person if the patient is still in hospital, or by phone if the patient has been discharged. We will collect this data using a nested staircase design.</w:t>
            </w:r>
          </w:p>
          <w:p w14:paraId="000000AE" w14:textId="77777777" w:rsidR="00CE4CB3" w:rsidRDefault="00391F2E">
            <w:pPr>
              <w:spacing w:before="18" w:after="120"/>
              <w:ind w:right="138"/>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4F7FB3ED"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right w:val="single" w:sz="6" w:space="0" w:color="B7DDE8"/>
            </w:tcBorders>
            <w:tcMar>
              <w:left w:w="105" w:type="dxa"/>
              <w:right w:w="105" w:type="dxa"/>
            </w:tcMar>
          </w:tcPr>
          <w:p w14:paraId="000000AF" w14:textId="77777777" w:rsidR="00CE4CB3" w:rsidRDefault="00CE4CB3">
            <w:pPr>
              <w:tabs>
                <w:tab w:val="left" w:pos="662"/>
              </w:tabs>
              <w:rPr>
                <w:rFonts w:ascii="Times New Roman" w:eastAsia="Times New Roman" w:hAnsi="Times New Roman" w:cs="Times New Roman"/>
              </w:rPr>
            </w:pPr>
          </w:p>
          <w:p w14:paraId="000000B0" w14:textId="77777777" w:rsidR="00CE4CB3" w:rsidRDefault="00391F2E">
            <w:pPr>
              <w:tabs>
                <w:tab w:val="left" w:pos="662"/>
              </w:tabs>
              <w:rPr>
                <w:rFonts w:ascii="Times New Roman" w:eastAsia="Times New Roman" w:hAnsi="Times New Roman" w:cs="Times New Roman"/>
              </w:rPr>
            </w:pPr>
            <w:r>
              <w:rPr>
                <w:rFonts w:ascii="Times New Roman" w:eastAsia="Times New Roman" w:hAnsi="Times New Roman" w:cs="Times New Roman"/>
              </w:rPr>
              <w:t>Disability within seven days of discharge, and at 30 days and three months of arrival at the emergency department, assessed using the WHO Disability Assessment Schedule 2.0 (WHODAS 2.0).</w:t>
            </w:r>
          </w:p>
        </w:tc>
        <w:tc>
          <w:tcPr>
            <w:tcW w:w="6027" w:type="dxa"/>
            <w:tcBorders>
              <w:left w:val="single" w:sz="6" w:space="0" w:color="B7DDE8"/>
            </w:tcBorders>
            <w:tcMar>
              <w:left w:w="105" w:type="dxa"/>
              <w:right w:w="105" w:type="dxa"/>
            </w:tcMar>
          </w:tcPr>
          <w:p w14:paraId="000000B1" w14:textId="77777777" w:rsidR="00CE4CB3" w:rsidRDefault="00CE4CB3">
            <w:pPr>
              <w:spacing w:before="18" w:after="120"/>
              <w:ind w:right="138"/>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000000B2" w14:textId="77777777" w:rsidR="00CE4CB3" w:rsidRDefault="00391F2E">
            <w:pPr>
              <w:spacing w:before="18" w:after="120"/>
              <w:ind w:right="138"/>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Data on this outcome will be collected in person if the patient is still in hospital, or by phone if the patient has been discharged. This data will also be collected using a nested staircase design.</w:t>
            </w:r>
          </w:p>
          <w:p w14:paraId="000000B3" w14:textId="77777777" w:rsidR="00CE4CB3" w:rsidRDefault="00391F2E">
            <w:pPr>
              <w:spacing w:before="18" w:after="120"/>
              <w:ind w:left="663" w:right="138" w:firstLine="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712663F6"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3753" w:type="dxa"/>
            <w:tcBorders>
              <w:left w:val="single" w:sz="6" w:space="0" w:color="B7DDE8"/>
              <w:bottom w:val="single" w:sz="6" w:space="0" w:color="B7DDE8"/>
              <w:right w:val="single" w:sz="6" w:space="0" w:color="B7DDE8"/>
            </w:tcBorders>
            <w:tcMar>
              <w:left w:w="105" w:type="dxa"/>
              <w:right w:w="105" w:type="dxa"/>
            </w:tcMar>
          </w:tcPr>
          <w:p w14:paraId="000000B4" w14:textId="77777777" w:rsidR="00CE4CB3" w:rsidRDefault="00CE4CB3">
            <w:pPr>
              <w:tabs>
                <w:tab w:val="left" w:pos="662"/>
              </w:tabs>
              <w:rPr>
                <w:rFonts w:ascii="Times New Roman" w:eastAsia="Times New Roman" w:hAnsi="Times New Roman" w:cs="Times New Roman"/>
              </w:rPr>
            </w:pPr>
          </w:p>
          <w:p w14:paraId="000000B5" w14:textId="77777777" w:rsidR="00CE4CB3" w:rsidRDefault="00391F2E">
            <w:pPr>
              <w:tabs>
                <w:tab w:val="left" w:pos="662"/>
              </w:tabs>
              <w:rPr>
                <w:rFonts w:ascii="Times New Roman" w:eastAsia="Times New Roman" w:hAnsi="Times New Roman" w:cs="Times New Roman"/>
              </w:rPr>
            </w:pPr>
            <w:r>
              <w:rPr>
                <w:rFonts w:ascii="Times New Roman" w:eastAsia="Times New Roman" w:hAnsi="Times New Roman" w:cs="Times New Roman"/>
              </w:rPr>
              <w:lastRenderedPageBreak/>
              <w:t>Return to work at 30 days and three months after arrival at the emergency department.</w:t>
            </w:r>
          </w:p>
        </w:tc>
        <w:tc>
          <w:tcPr>
            <w:tcW w:w="6027" w:type="dxa"/>
            <w:tcBorders>
              <w:left w:val="single" w:sz="6" w:space="0" w:color="B7DDE8"/>
            </w:tcBorders>
            <w:tcMar>
              <w:left w:w="105" w:type="dxa"/>
              <w:right w:w="105" w:type="dxa"/>
            </w:tcMar>
          </w:tcPr>
          <w:p w14:paraId="000000B6" w14:textId="77777777" w:rsidR="00CE4CB3" w:rsidRDefault="00CE4CB3">
            <w:pPr>
              <w:spacing w:before="18" w:after="120"/>
              <w:ind w:right="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000000B7" w14:textId="77777777" w:rsidR="00CE4CB3" w:rsidRDefault="00391F2E">
            <w:pPr>
              <w:spacing w:before="18" w:after="120"/>
              <w:ind w:right="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lastRenderedPageBreak/>
              <w:t>Data on this outcome will be collected in person if the patient is still in hospital, or by phone if the patient has been discharged. This data will be collected using a nested staircase design.</w:t>
            </w:r>
          </w:p>
        </w:tc>
      </w:tr>
    </w:tbl>
    <w:p w14:paraId="000000B8" w14:textId="77777777" w:rsidR="00CE4CB3" w:rsidRDefault="00CE4CB3">
      <w:pPr>
        <w:rPr>
          <w:rFonts w:ascii="Times New Roman" w:eastAsia="Times New Roman" w:hAnsi="Times New Roman" w:cs="Times New Roman"/>
          <w:color w:val="000000"/>
        </w:rPr>
      </w:pPr>
    </w:p>
    <w:p w14:paraId="000000B9" w14:textId="77777777" w:rsidR="00CE4CB3" w:rsidRDefault="00391F2E">
      <w:pPr>
        <w:pStyle w:val="Heading1"/>
      </w:pPr>
      <w:bookmarkStart w:id="20" w:name="_heading=h.pkv2cjg5q0ag" w:colFirst="0" w:colLast="0"/>
      <w:bookmarkEnd w:id="20"/>
      <w:r>
        <w:t>Participant timeline {13}</w:t>
      </w:r>
    </w:p>
    <w:p w14:paraId="000000BA" w14:textId="77777777" w:rsidR="00CE4CB3" w:rsidRDefault="00391F2E">
      <w:r>
        <w:t xml:space="preserve">Participants are adult trauma patients who present to the emergency department of participating hospitals and are admitted or transferred for admission. All participants who meet the eligibility criteria will be included in the study. Participant baseline and other subsequent data will be collected as per Table 2. </w:t>
      </w:r>
    </w:p>
    <w:p w14:paraId="000000BB" w14:textId="77777777" w:rsidR="00CE4CB3" w:rsidRDefault="00CE4CB3">
      <w:pPr>
        <w:rPr>
          <w:rFonts w:ascii="Times New Roman" w:eastAsia="Times New Roman" w:hAnsi="Times New Roman" w:cs="Times New Roman"/>
          <w:b/>
          <w:color w:val="000000"/>
        </w:rPr>
      </w:pPr>
    </w:p>
    <w:p w14:paraId="000000BC"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t>Table 2: Schedule of assessment</w:t>
      </w:r>
    </w:p>
    <w:tbl>
      <w:tblPr>
        <w:tblStyle w:val="a0"/>
        <w:tblW w:w="8505" w:type="dxa"/>
        <w:tblLayout w:type="fixed"/>
        <w:tblLook w:val="04A0" w:firstRow="1" w:lastRow="0" w:firstColumn="1" w:lastColumn="0" w:noHBand="0" w:noVBand="1"/>
      </w:tblPr>
      <w:tblGrid>
        <w:gridCol w:w="2565"/>
        <w:gridCol w:w="1245"/>
        <w:gridCol w:w="1395"/>
        <w:gridCol w:w="1500"/>
        <w:gridCol w:w="1800"/>
      </w:tblGrid>
      <w:tr w:rsidR="00CE4CB3" w14:paraId="68D5BE8A" w14:textId="77777777" w:rsidTr="00CE4CB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Borders>
              <w:bottom w:val="single" w:sz="12" w:space="0" w:color="000000"/>
            </w:tcBorders>
          </w:tcPr>
          <w:p w14:paraId="000000BD"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Procedures</w:t>
            </w:r>
          </w:p>
        </w:tc>
        <w:tc>
          <w:tcPr>
            <w:tcW w:w="1245" w:type="dxa"/>
            <w:tcBorders>
              <w:bottom w:val="single" w:sz="12" w:space="0" w:color="000000"/>
            </w:tcBorders>
          </w:tcPr>
          <w:p w14:paraId="000000BE" w14:textId="77777777" w:rsidR="00CE4CB3" w:rsidRDefault="00391F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Screening</w:t>
            </w:r>
          </w:p>
        </w:tc>
        <w:tc>
          <w:tcPr>
            <w:tcW w:w="1395" w:type="dxa"/>
            <w:tcBorders>
              <w:bottom w:val="single" w:sz="12" w:space="0" w:color="000000"/>
            </w:tcBorders>
          </w:tcPr>
          <w:p w14:paraId="000000BF" w14:textId="77777777" w:rsidR="00CE4CB3" w:rsidRDefault="00391F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Consenting </w:t>
            </w:r>
          </w:p>
        </w:tc>
        <w:tc>
          <w:tcPr>
            <w:tcW w:w="1500" w:type="dxa"/>
            <w:tcBorders>
              <w:bottom w:val="single" w:sz="12" w:space="0" w:color="000000"/>
            </w:tcBorders>
          </w:tcPr>
          <w:p w14:paraId="000000C0" w14:textId="77777777" w:rsidR="00CE4CB3" w:rsidRDefault="00391F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Initial assessment </w:t>
            </w:r>
          </w:p>
        </w:tc>
        <w:tc>
          <w:tcPr>
            <w:tcW w:w="1800" w:type="dxa"/>
            <w:tcBorders>
              <w:bottom w:val="single" w:sz="12" w:space="0" w:color="000000"/>
            </w:tcBorders>
          </w:tcPr>
          <w:p w14:paraId="000000C1" w14:textId="77777777" w:rsidR="00CE4CB3" w:rsidRDefault="00391F2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In-hospital care</w:t>
            </w:r>
          </w:p>
        </w:tc>
      </w:tr>
      <w:tr w:rsidR="00CE4CB3" w14:paraId="2164C0BB"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Borders>
              <w:top w:val="single" w:sz="12" w:space="0" w:color="000000"/>
            </w:tcBorders>
          </w:tcPr>
          <w:p w14:paraId="000000C2"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Eligibility criteria</w:t>
            </w:r>
          </w:p>
        </w:tc>
        <w:tc>
          <w:tcPr>
            <w:tcW w:w="1245" w:type="dxa"/>
            <w:tcBorders>
              <w:top w:val="single" w:sz="12" w:space="0" w:color="000000"/>
            </w:tcBorders>
          </w:tcPr>
          <w:p w14:paraId="000000C3" w14:textId="77777777" w:rsidR="00CE4CB3" w:rsidRDefault="00A142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sdt>
              <w:sdtPr>
                <w:tag w:val="goog_rdk_5"/>
                <w:id w:val="-705256586"/>
              </w:sdtPr>
              <w:sdtEndPr/>
              <w:sdtContent>
                <w:r w:rsidR="00391F2E">
                  <w:rPr>
                    <w:rFonts w:ascii="Gungsuh" w:eastAsia="Gungsuh" w:hAnsi="Gungsuh" w:cs="Gungsuh"/>
                  </w:rPr>
                  <w:t>√</w:t>
                </w:r>
              </w:sdtContent>
            </w:sdt>
          </w:p>
        </w:tc>
        <w:tc>
          <w:tcPr>
            <w:tcW w:w="1395" w:type="dxa"/>
            <w:tcBorders>
              <w:top w:val="single" w:sz="12" w:space="0" w:color="000000"/>
            </w:tcBorders>
          </w:tcPr>
          <w:p w14:paraId="000000C4"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Borders>
              <w:top w:val="single" w:sz="12" w:space="0" w:color="000000"/>
            </w:tcBorders>
          </w:tcPr>
          <w:p w14:paraId="000000C5"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Borders>
              <w:top w:val="single" w:sz="12" w:space="0" w:color="000000"/>
            </w:tcBorders>
          </w:tcPr>
          <w:p w14:paraId="000000C6"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5BD70000"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C7" w14:textId="77777777" w:rsidR="00CE4CB3" w:rsidRDefault="00391F2E">
            <w:pPr>
              <w:rPr>
                <w:rFonts w:ascii="Times New Roman" w:eastAsia="Times New Roman" w:hAnsi="Times New Roman" w:cs="Times New Roman"/>
                <w:vertAlign w:val="superscript"/>
              </w:rPr>
            </w:pPr>
            <w:r>
              <w:rPr>
                <w:rFonts w:ascii="Times New Roman" w:eastAsia="Times New Roman" w:hAnsi="Times New Roman" w:cs="Times New Roman"/>
              </w:rPr>
              <w:t>Study information</w:t>
            </w:r>
            <w:r>
              <w:rPr>
                <w:rFonts w:ascii="Times New Roman" w:eastAsia="Times New Roman" w:hAnsi="Times New Roman" w:cs="Times New Roman"/>
                <w:vertAlign w:val="superscript"/>
              </w:rPr>
              <w:t xml:space="preserve"> 1</w:t>
            </w:r>
          </w:p>
        </w:tc>
        <w:tc>
          <w:tcPr>
            <w:tcW w:w="1245" w:type="dxa"/>
          </w:tcPr>
          <w:p w14:paraId="000000C8"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C9" w14:textId="77777777" w:rsidR="00CE4CB3" w:rsidRDefault="00A142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sdt>
              <w:sdtPr>
                <w:tag w:val="goog_rdk_6"/>
                <w:id w:val="1652868017"/>
              </w:sdtPr>
              <w:sdtEndPr/>
              <w:sdtContent>
                <w:r w:rsidR="00391F2E">
                  <w:rPr>
                    <w:rFonts w:ascii="Gungsuh" w:eastAsia="Gungsuh" w:hAnsi="Gungsuh" w:cs="Gungsuh"/>
                  </w:rPr>
                  <w:t>√</w:t>
                </w:r>
              </w:sdtContent>
            </w:sdt>
          </w:p>
        </w:tc>
        <w:tc>
          <w:tcPr>
            <w:tcW w:w="1500" w:type="dxa"/>
          </w:tcPr>
          <w:p w14:paraId="000000CA"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0CB"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5073E1FE"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CC" w14:textId="77777777" w:rsidR="00CE4CB3" w:rsidRDefault="00391F2E">
            <w:pPr>
              <w:rPr>
                <w:rFonts w:ascii="Times New Roman" w:eastAsia="Times New Roman" w:hAnsi="Times New Roman" w:cs="Times New Roman"/>
                <w:vertAlign w:val="superscript"/>
              </w:rPr>
            </w:pPr>
            <w:r>
              <w:rPr>
                <w:rFonts w:ascii="Times New Roman" w:eastAsia="Times New Roman" w:hAnsi="Times New Roman" w:cs="Times New Roman"/>
              </w:rPr>
              <w:t>Informed consent</w:t>
            </w:r>
            <w:r>
              <w:rPr>
                <w:rFonts w:ascii="Times New Roman" w:eastAsia="Times New Roman" w:hAnsi="Times New Roman" w:cs="Times New Roman"/>
                <w:vertAlign w:val="superscript"/>
              </w:rPr>
              <w:t>1</w:t>
            </w:r>
          </w:p>
        </w:tc>
        <w:tc>
          <w:tcPr>
            <w:tcW w:w="1245" w:type="dxa"/>
          </w:tcPr>
          <w:p w14:paraId="000000CD"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CE" w14:textId="77777777" w:rsidR="00CE4CB3" w:rsidRDefault="00A142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sdt>
              <w:sdtPr>
                <w:tag w:val="goog_rdk_7"/>
                <w:id w:val="-1001498108"/>
              </w:sdtPr>
              <w:sdtEndPr/>
              <w:sdtContent>
                <w:r w:rsidR="00391F2E">
                  <w:rPr>
                    <w:rFonts w:ascii="Gungsuh" w:eastAsia="Gungsuh" w:hAnsi="Gungsuh" w:cs="Gungsuh"/>
                  </w:rPr>
                  <w:t>√</w:t>
                </w:r>
              </w:sdtContent>
            </w:sdt>
          </w:p>
        </w:tc>
        <w:tc>
          <w:tcPr>
            <w:tcW w:w="1500" w:type="dxa"/>
          </w:tcPr>
          <w:p w14:paraId="000000CF"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0D0"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2900A829"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D1"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Baseline data collection</w:t>
            </w:r>
          </w:p>
        </w:tc>
        <w:tc>
          <w:tcPr>
            <w:tcW w:w="1245" w:type="dxa"/>
          </w:tcPr>
          <w:p w14:paraId="000000D2"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D3"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D4" w14:textId="77777777" w:rsidR="00CE4CB3" w:rsidRDefault="00A142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sdt>
              <w:sdtPr>
                <w:tag w:val="goog_rdk_8"/>
                <w:id w:val="291718213"/>
              </w:sdtPr>
              <w:sdtEndPr/>
              <w:sdtContent>
                <w:r w:rsidR="00391F2E">
                  <w:rPr>
                    <w:rFonts w:ascii="Gungsuh" w:eastAsia="Gungsuh" w:hAnsi="Gungsuh" w:cs="Gungsuh"/>
                  </w:rPr>
                  <w:t>√</w:t>
                </w:r>
              </w:sdtContent>
            </w:sdt>
          </w:p>
        </w:tc>
        <w:tc>
          <w:tcPr>
            <w:tcW w:w="1800" w:type="dxa"/>
          </w:tcPr>
          <w:p w14:paraId="000000D5"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5212F401"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D6"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Prehospital data collection</w:t>
            </w:r>
          </w:p>
        </w:tc>
        <w:tc>
          <w:tcPr>
            <w:tcW w:w="1245" w:type="dxa"/>
          </w:tcPr>
          <w:p w14:paraId="000000D7"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D8"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D9" w14:textId="77777777" w:rsidR="00CE4CB3" w:rsidRDefault="00A142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sdt>
              <w:sdtPr>
                <w:tag w:val="goog_rdk_9"/>
                <w:id w:val="847219341"/>
              </w:sdtPr>
              <w:sdtEndPr/>
              <w:sdtContent>
                <w:r w:rsidR="00391F2E">
                  <w:rPr>
                    <w:rFonts w:ascii="Gungsuh" w:eastAsia="Gungsuh" w:hAnsi="Gungsuh" w:cs="Gungsuh"/>
                  </w:rPr>
                  <w:t>√</w:t>
                </w:r>
              </w:sdtContent>
            </w:sdt>
          </w:p>
        </w:tc>
        <w:tc>
          <w:tcPr>
            <w:tcW w:w="1800" w:type="dxa"/>
          </w:tcPr>
          <w:p w14:paraId="000000DA"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3681B050"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DB" w14:textId="77777777" w:rsidR="00CE4CB3" w:rsidRDefault="00391F2E">
            <w:pPr>
              <w:rPr>
                <w:rFonts w:ascii="Times New Roman" w:eastAsia="Times New Roman" w:hAnsi="Times New Roman" w:cs="Times New Roman"/>
                <w:vertAlign w:val="superscript"/>
              </w:rPr>
            </w:pPr>
            <w:r>
              <w:rPr>
                <w:rFonts w:ascii="Times New Roman" w:eastAsia="Times New Roman" w:hAnsi="Times New Roman" w:cs="Times New Roman"/>
              </w:rPr>
              <w:t>ATLS adherence</w:t>
            </w:r>
            <w:r>
              <w:rPr>
                <w:rFonts w:ascii="Times New Roman" w:eastAsia="Times New Roman" w:hAnsi="Times New Roman" w:cs="Times New Roman"/>
                <w:vertAlign w:val="superscript"/>
              </w:rPr>
              <w:t>2</w:t>
            </w:r>
          </w:p>
        </w:tc>
        <w:tc>
          <w:tcPr>
            <w:tcW w:w="1245" w:type="dxa"/>
          </w:tcPr>
          <w:p w14:paraId="000000DC"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DD"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DE" w14:textId="77777777" w:rsidR="00CE4CB3" w:rsidRDefault="00A142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sdt>
              <w:sdtPr>
                <w:tag w:val="goog_rdk_10"/>
                <w:id w:val="2018422871"/>
              </w:sdtPr>
              <w:sdtEndPr/>
              <w:sdtContent>
                <w:r w:rsidR="00391F2E">
                  <w:rPr>
                    <w:rFonts w:ascii="Gungsuh" w:eastAsia="Gungsuh" w:hAnsi="Gungsuh" w:cs="Gungsuh"/>
                  </w:rPr>
                  <w:t>√</w:t>
                </w:r>
              </w:sdtContent>
            </w:sdt>
          </w:p>
        </w:tc>
        <w:tc>
          <w:tcPr>
            <w:tcW w:w="1800" w:type="dxa"/>
          </w:tcPr>
          <w:p w14:paraId="000000DF"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3E5F433F"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E0" w14:textId="77777777" w:rsidR="00CE4CB3" w:rsidRDefault="00391F2E">
            <w:pPr>
              <w:rPr>
                <w:rFonts w:ascii="Times New Roman" w:eastAsia="Times New Roman" w:hAnsi="Times New Roman" w:cs="Times New Roman"/>
                <w:vertAlign w:val="superscript"/>
              </w:rPr>
            </w:pPr>
            <w:r>
              <w:rPr>
                <w:rFonts w:ascii="Times New Roman" w:eastAsia="Times New Roman" w:hAnsi="Times New Roman" w:cs="Times New Roman"/>
              </w:rPr>
              <w:t>ED data collection</w:t>
            </w:r>
            <w:r>
              <w:rPr>
                <w:rFonts w:ascii="Times New Roman" w:eastAsia="Times New Roman" w:hAnsi="Times New Roman" w:cs="Times New Roman"/>
                <w:vertAlign w:val="superscript"/>
              </w:rPr>
              <w:t>3</w:t>
            </w:r>
          </w:p>
        </w:tc>
        <w:tc>
          <w:tcPr>
            <w:tcW w:w="1245" w:type="dxa"/>
          </w:tcPr>
          <w:p w14:paraId="000000E1"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E2"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E3" w14:textId="77777777" w:rsidR="00CE4CB3" w:rsidRDefault="00A142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sdt>
              <w:sdtPr>
                <w:tag w:val="goog_rdk_11"/>
                <w:id w:val="1353448311"/>
              </w:sdtPr>
              <w:sdtEndPr/>
              <w:sdtContent>
                <w:r w:rsidR="00391F2E">
                  <w:rPr>
                    <w:rFonts w:ascii="Gungsuh" w:eastAsia="Gungsuh" w:hAnsi="Gungsuh" w:cs="Gungsuh"/>
                  </w:rPr>
                  <w:t>√</w:t>
                </w:r>
              </w:sdtContent>
            </w:sdt>
          </w:p>
        </w:tc>
        <w:tc>
          <w:tcPr>
            <w:tcW w:w="1800" w:type="dxa"/>
          </w:tcPr>
          <w:p w14:paraId="000000E4"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r>
      <w:tr w:rsidR="00CE4CB3" w14:paraId="791F26BF"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E5"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Hospital data collection</w:t>
            </w:r>
          </w:p>
        </w:tc>
        <w:tc>
          <w:tcPr>
            <w:tcW w:w="1245" w:type="dxa"/>
          </w:tcPr>
          <w:p w14:paraId="000000E6"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E7"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E8"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0E9" w14:textId="77777777" w:rsidR="00CE4CB3" w:rsidRDefault="00A142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sdt>
              <w:sdtPr>
                <w:tag w:val="goog_rdk_12"/>
                <w:id w:val="-817491062"/>
              </w:sdtPr>
              <w:sdtEndPr/>
              <w:sdtContent>
                <w:r w:rsidR="00391F2E">
                  <w:rPr>
                    <w:rFonts w:ascii="Gungsuh" w:eastAsia="Gungsuh" w:hAnsi="Gungsuh" w:cs="Gungsuh"/>
                  </w:rPr>
                  <w:t>√</w:t>
                </w:r>
              </w:sdtContent>
            </w:sdt>
          </w:p>
        </w:tc>
      </w:tr>
      <w:tr w:rsidR="00CE4CB3" w14:paraId="138AC65A"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EA"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Surgery data collection</w:t>
            </w:r>
          </w:p>
        </w:tc>
        <w:tc>
          <w:tcPr>
            <w:tcW w:w="1245" w:type="dxa"/>
          </w:tcPr>
          <w:p w14:paraId="000000EB"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EC"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ED"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0EE" w14:textId="77777777" w:rsidR="00CE4CB3" w:rsidRDefault="00A142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sdt>
              <w:sdtPr>
                <w:tag w:val="goog_rdk_13"/>
                <w:id w:val="1983657207"/>
              </w:sdtPr>
              <w:sdtEndPr/>
              <w:sdtContent>
                <w:r w:rsidR="00391F2E">
                  <w:rPr>
                    <w:rFonts w:ascii="Gungsuh" w:eastAsia="Gungsuh" w:hAnsi="Gungsuh" w:cs="Gungsuh"/>
                  </w:rPr>
                  <w:t>√</w:t>
                </w:r>
              </w:sdtContent>
            </w:sdt>
          </w:p>
        </w:tc>
      </w:tr>
      <w:tr w:rsidR="00CE4CB3" w14:paraId="5171DC46"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EF" w14:textId="77777777" w:rsidR="00CE4CB3" w:rsidRDefault="00391F2E">
            <w:pPr>
              <w:tabs>
                <w:tab w:val="left" w:pos="3740"/>
              </w:tabs>
              <w:rPr>
                <w:rFonts w:ascii="Times New Roman" w:eastAsia="Times New Roman" w:hAnsi="Times New Roman" w:cs="Times New Roman"/>
              </w:rPr>
            </w:pPr>
            <w:r>
              <w:rPr>
                <w:rFonts w:ascii="Times New Roman" w:eastAsia="Times New Roman" w:hAnsi="Times New Roman" w:cs="Times New Roman"/>
              </w:rPr>
              <w:t>Imaging data collection</w:t>
            </w:r>
          </w:p>
        </w:tc>
        <w:tc>
          <w:tcPr>
            <w:tcW w:w="1245" w:type="dxa"/>
          </w:tcPr>
          <w:p w14:paraId="000000F0"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F1"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F2"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0F3" w14:textId="77777777" w:rsidR="00CE4CB3" w:rsidRDefault="00A142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sdt>
              <w:sdtPr>
                <w:tag w:val="goog_rdk_14"/>
                <w:id w:val="-1680884002"/>
              </w:sdtPr>
              <w:sdtEndPr/>
              <w:sdtContent>
                <w:r w:rsidR="00391F2E">
                  <w:rPr>
                    <w:rFonts w:ascii="Gungsuh" w:eastAsia="Gungsuh" w:hAnsi="Gungsuh" w:cs="Gungsuh"/>
                  </w:rPr>
                  <w:t>√</w:t>
                </w:r>
              </w:sdtContent>
            </w:sdt>
          </w:p>
        </w:tc>
      </w:tr>
      <w:tr w:rsidR="00CE4CB3" w14:paraId="2D305039"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F4"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Transfusion data collection</w:t>
            </w:r>
          </w:p>
        </w:tc>
        <w:tc>
          <w:tcPr>
            <w:tcW w:w="1245" w:type="dxa"/>
          </w:tcPr>
          <w:p w14:paraId="000000F5"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F6"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F7"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0F8" w14:textId="77777777" w:rsidR="00CE4CB3" w:rsidRDefault="00A142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sdt>
              <w:sdtPr>
                <w:tag w:val="goog_rdk_15"/>
                <w:id w:val="808984052"/>
              </w:sdtPr>
              <w:sdtEndPr/>
              <w:sdtContent>
                <w:r w:rsidR="00391F2E">
                  <w:rPr>
                    <w:rFonts w:ascii="Gungsuh" w:eastAsia="Gungsuh" w:hAnsi="Gungsuh" w:cs="Gungsuh"/>
                  </w:rPr>
                  <w:t>√</w:t>
                </w:r>
              </w:sdtContent>
            </w:sdt>
          </w:p>
        </w:tc>
      </w:tr>
      <w:tr w:rsidR="00CE4CB3" w14:paraId="7B3D5398"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F9"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Injury data collection</w:t>
            </w:r>
          </w:p>
        </w:tc>
        <w:tc>
          <w:tcPr>
            <w:tcW w:w="1245" w:type="dxa"/>
          </w:tcPr>
          <w:p w14:paraId="000000FA"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0FB"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0FC"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0FD" w14:textId="77777777" w:rsidR="00CE4CB3" w:rsidRDefault="00A142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sdt>
              <w:sdtPr>
                <w:tag w:val="goog_rdk_16"/>
                <w:id w:val="1661264574"/>
              </w:sdtPr>
              <w:sdtEndPr/>
              <w:sdtContent>
                <w:r w:rsidR="00391F2E">
                  <w:rPr>
                    <w:rFonts w:ascii="Gungsuh" w:eastAsia="Gungsuh" w:hAnsi="Gungsuh" w:cs="Gungsuh"/>
                  </w:rPr>
                  <w:t>√</w:t>
                </w:r>
              </w:sdtContent>
            </w:sdt>
          </w:p>
        </w:tc>
      </w:tr>
      <w:tr w:rsidR="00CE4CB3" w14:paraId="5A538C84" w14:textId="77777777" w:rsidTr="00CE4C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Pr>
          <w:p w14:paraId="000000FE"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Mortality data collection</w:t>
            </w:r>
          </w:p>
        </w:tc>
        <w:tc>
          <w:tcPr>
            <w:tcW w:w="1245" w:type="dxa"/>
          </w:tcPr>
          <w:p w14:paraId="000000FF"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Pr>
          <w:p w14:paraId="00000100"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Pr>
          <w:p w14:paraId="00000101" w14:textId="77777777" w:rsidR="00CE4CB3" w:rsidRDefault="00391F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Pr>
          <w:p w14:paraId="00000102" w14:textId="77777777" w:rsidR="00CE4CB3" w:rsidRDefault="00A1426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sdt>
              <w:sdtPr>
                <w:tag w:val="goog_rdk_17"/>
                <w:id w:val="-176654464"/>
              </w:sdtPr>
              <w:sdtEndPr/>
              <w:sdtContent>
                <w:r w:rsidR="00391F2E">
                  <w:rPr>
                    <w:rFonts w:ascii="Gungsuh" w:eastAsia="Gungsuh" w:hAnsi="Gungsuh" w:cs="Gungsuh"/>
                  </w:rPr>
                  <w:t>√</w:t>
                </w:r>
              </w:sdtContent>
            </w:sdt>
          </w:p>
        </w:tc>
      </w:tr>
      <w:tr w:rsidR="00CE4CB3" w14:paraId="618E4F99" w14:textId="77777777" w:rsidTr="00CE4CB3">
        <w:trPr>
          <w:trHeight w:val="300"/>
        </w:trPr>
        <w:tc>
          <w:tcPr>
            <w:cnfStyle w:val="001000000000" w:firstRow="0" w:lastRow="0" w:firstColumn="1" w:lastColumn="0" w:oddVBand="0" w:evenVBand="0" w:oddHBand="0" w:evenHBand="0" w:firstRowFirstColumn="0" w:firstRowLastColumn="0" w:lastRowFirstColumn="0" w:lastRowLastColumn="0"/>
            <w:tcW w:w="2565" w:type="dxa"/>
            <w:tcBorders>
              <w:bottom w:val="single" w:sz="12" w:space="0" w:color="000000"/>
            </w:tcBorders>
          </w:tcPr>
          <w:p w14:paraId="00000103"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Assessment of safety events</w:t>
            </w:r>
          </w:p>
        </w:tc>
        <w:tc>
          <w:tcPr>
            <w:tcW w:w="1245" w:type="dxa"/>
            <w:tcBorders>
              <w:bottom w:val="single" w:sz="12" w:space="0" w:color="000000"/>
            </w:tcBorders>
          </w:tcPr>
          <w:p w14:paraId="00000104"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bottom w:val="single" w:sz="12" w:space="0" w:color="000000"/>
            </w:tcBorders>
          </w:tcPr>
          <w:p w14:paraId="00000105"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500" w:type="dxa"/>
            <w:tcBorders>
              <w:bottom w:val="single" w:sz="12" w:space="0" w:color="000000"/>
            </w:tcBorders>
          </w:tcPr>
          <w:p w14:paraId="00000106" w14:textId="77777777" w:rsidR="00CE4CB3" w:rsidRDefault="00391F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 </w:t>
            </w:r>
          </w:p>
        </w:tc>
        <w:tc>
          <w:tcPr>
            <w:tcW w:w="1800" w:type="dxa"/>
            <w:tcBorders>
              <w:bottom w:val="single" w:sz="12" w:space="0" w:color="000000"/>
            </w:tcBorders>
          </w:tcPr>
          <w:p w14:paraId="00000107" w14:textId="77777777" w:rsidR="00CE4CB3" w:rsidRDefault="00A1426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sdt>
              <w:sdtPr>
                <w:tag w:val="goog_rdk_18"/>
                <w:id w:val="-1534804258"/>
              </w:sdtPr>
              <w:sdtEndPr/>
              <w:sdtContent>
                <w:r w:rsidR="00391F2E">
                  <w:rPr>
                    <w:rFonts w:ascii="Gungsuh" w:eastAsia="Gungsuh" w:hAnsi="Gungsuh" w:cs="Gungsuh"/>
                  </w:rPr>
                  <w:t>√</w:t>
                </w:r>
              </w:sdtContent>
            </w:sdt>
          </w:p>
        </w:tc>
      </w:tr>
    </w:tbl>
    <w:p w14:paraId="00000108" w14:textId="77777777" w:rsidR="00CE4CB3" w:rsidRDefault="00391F2E">
      <w:pPr>
        <w:spacing w:after="160" w:line="257" w:lineRule="auto"/>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p w14:paraId="00000109" w14:textId="77777777" w:rsidR="00CE4CB3" w:rsidRDefault="00391F2E">
      <w:pPr>
        <w:spacing w:after="160" w:line="257" w:lineRule="auto"/>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ATLS adherence will be assessed by observing the care provided to a random sample of patient participants.</w:t>
      </w:r>
    </w:p>
    <w:p w14:paraId="0000010A" w14:textId="77777777" w:rsidR="00CE4CB3" w:rsidRDefault="00391F2E">
      <w:pPr>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Emergency Department</w:t>
      </w:r>
    </w:p>
    <w:p w14:paraId="0000010B" w14:textId="77777777" w:rsidR="00CE4CB3" w:rsidRDefault="00CE4CB3"/>
    <w:p w14:paraId="0000010C" w14:textId="77777777" w:rsidR="00CE4CB3" w:rsidRDefault="00391F2E">
      <w:pPr>
        <w:pStyle w:val="Heading1"/>
      </w:pPr>
      <w:bookmarkStart w:id="21" w:name="_heading=h.bvv199a9omk7" w:colFirst="0" w:colLast="0"/>
      <w:bookmarkEnd w:id="21"/>
      <w:r>
        <w:t>Sample size {14}</w:t>
      </w:r>
    </w:p>
    <w:p w14:paraId="0000010D"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With 30 clusters across 6 batches and a total participant sample size of 4320 our study has ~90% power across different combinations of cluster autocorrelations (CAC) and intra-cluster correlations (ICC) to detect a reduction in the primary outcome of in-hospital mortality within 30 days from 20% under standard care to 15% after ATLS® training (see Figure 2). This effect is a conservative estimate, and the reduction equals a risk ratio of 0.75, which would be clinically important while also being consistent </w:t>
      </w:r>
      <w:r>
        <w:rPr>
          <w:rFonts w:ascii="Times New Roman" w:eastAsia="Times New Roman" w:hAnsi="Times New Roman" w:cs="Times New Roman"/>
          <w:color w:val="000000"/>
        </w:rPr>
        <w:lastRenderedPageBreak/>
        <w:t>with our pilot study and updated systematic review. We allowed for the clustered design and assumed an ICC of 0.02, but considered sensitivity across the range 0.01-0.05 (32,33) and a CAC of 0.9 but considered sensitivity across the range 0.8-1.0, based on our pilot study and current guidance (34,35). We included the CAC to allow for variation in clustering over time. We assume that each cluster will contribute approximately 12 observations per month to the analysis, based on our previous work.</w:t>
      </w:r>
    </w:p>
    <w:p w14:paraId="0000010E" w14:textId="77777777" w:rsidR="00CE4CB3" w:rsidRDefault="00CE4CB3"/>
    <w:p w14:paraId="0000010F" w14:textId="77777777" w:rsidR="00CE4CB3" w:rsidRDefault="00391F2E">
      <w:pPr>
        <w:rPr>
          <w:rFonts w:ascii="Times New Roman" w:eastAsia="Times New Roman" w:hAnsi="Times New Roman" w:cs="Times New Roman"/>
          <w:color w:val="000000"/>
        </w:rPr>
      </w:pPr>
      <w:r>
        <w:rPr>
          <w:noProof/>
        </w:rPr>
        <w:drawing>
          <wp:inline distT="0" distB="0" distL="0" distR="0" wp14:anchorId="42A1E494" wp14:editId="57CAEC8A">
            <wp:extent cx="5200650" cy="2333625"/>
            <wp:effectExtent l="0" t="0" r="0" b="0"/>
            <wp:docPr id="9134076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200650" cy="2333625"/>
                    </a:xfrm>
                    <a:prstGeom prst="rect">
                      <a:avLst/>
                    </a:prstGeom>
                    <a:ln/>
                  </pic:spPr>
                </pic:pic>
              </a:graphicData>
            </a:graphic>
          </wp:inline>
        </w:drawing>
      </w:r>
    </w:p>
    <w:p w14:paraId="00000110" w14:textId="77777777" w:rsidR="00CE4CB3" w:rsidRDefault="00391F2E">
      <w:pP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2:</w:t>
      </w:r>
      <w:r>
        <w:rPr>
          <w:rFonts w:ascii="Times New Roman" w:eastAsia="Times New Roman" w:hAnsi="Times New Roman" w:cs="Times New Roman"/>
          <w:color w:val="000000"/>
          <w:sz w:val="20"/>
          <w:szCs w:val="20"/>
        </w:rPr>
        <w:t xml:space="preserve"> Power curves for different combinations of cluster autocorrelations (CAC) and intra-cluster correlations (ICC). A) Shows power curves assuming a reduction in the primary outcome of in-hospital mortality within 30 days from 20% under standard care to 15% after ATLS® training. B) Shows power curves assuming a reduction in the primary outcome from 10% under standard care to 7.5% after ATLS® training. Under this scenario, we would need to increase the sample size per month to around 30 observations to achieve 90% power under most combinations of CAC and ICC.</w:t>
      </w:r>
    </w:p>
    <w:p w14:paraId="00000111" w14:textId="77777777" w:rsidR="00CE4CB3" w:rsidRDefault="00CE4CB3">
      <w:pPr>
        <w:rPr>
          <w:rFonts w:ascii="Times New Roman" w:eastAsia="Times New Roman" w:hAnsi="Times New Roman" w:cs="Times New Roman"/>
          <w:color w:val="000000"/>
        </w:rPr>
      </w:pPr>
    </w:p>
    <w:p w14:paraId="00000112" w14:textId="77777777" w:rsidR="00CE4CB3" w:rsidRDefault="00391F2E">
      <w:pPr>
        <w:pStyle w:val="Heading1"/>
      </w:pPr>
      <w:bookmarkStart w:id="22" w:name="_heading=h.10nx9wbdf2q" w:colFirst="0" w:colLast="0"/>
      <w:bookmarkEnd w:id="22"/>
      <w:r>
        <w:t>Recruitment {15}</w:t>
      </w:r>
    </w:p>
    <w:p w14:paraId="00000113"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Participant data collection will include all the participants who meets the eligibility criteria. These will be adult trauma patients presenting to the emergency department of a participating hospital.</w:t>
      </w:r>
    </w:p>
    <w:p w14:paraId="00000114" w14:textId="77777777" w:rsidR="00CE4CB3" w:rsidRDefault="00391F2E">
      <w:pP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Participants cannot opt out of the intervention as the intervention is implemented at the cluster level, involving training physicians in ATLS ®, it is unreasonable to expect these physicians to temporarily disregard their training. However, Patient participants can choose to withdraw their consent for collection of non-routinely recorded data at any time before the final analysis. If they withdraw their consent for the data collection no further data collection will be done which will include follow-up data. Participant can also choose to remove the already collected data in the trial at any time before final analysis of the data. Withdrawal of consent or removal of data from the trial will not affect their care in any way. If the participant withdraws consent, follow-up of this participant will be performed according to the participating hospitals routine.</w:t>
      </w:r>
    </w:p>
    <w:p w14:paraId="00000115" w14:textId="77777777" w:rsidR="00CE4CB3" w:rsidRDefault="00391F2E">
      <w:pPr>
        <w:pStyle w:val="Heading1"/>
      </w:pPr>
      <w:r>
        <w:t>Assignment of interventions: allocation</w:t>
      </w:r>
    </w:p>
    <w:p w14:paraId="00000116" w14:textId="77777777" w:rsidR="00CE4CB3" w:rsidRDefault="00391F2E">
      <w:pPr>
        <w:pStyle w:val="Heading2"/>
        <w:rPr>
          <w:color w:val="000000"/>
        </w:rPr>
      </w:pPr>
      <w:r>
        <w:rPr>
          <w:color w:val="000000"/>
        </w:rPr>
        <w:t>Sequence generation {16a}</w:t>
      </w:r>
    </w:p>
    <w:p w14:paraId="00000117"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Clusters will be assigned to batches as they are found to be eligible and receive ethical approval. Batches will include clusters from hospitals in different regions to optimize trial logistics. We will randomise the clusters allotted to each batch to the different intervention implementation sequences within that batch (36)</w:t>
      </w:r>
      <w:r>
        <w:rPr>
          <w:rFonts w:ascii="Times New Roman" w:eastAsia="Times New Roman" w:hAnsi="Times New Roman" w:cs="Times New Roman"/>
          <w:color w:val="FF0000"/>
        </w:rPr>
        <w:t>.</w:t>
      </w:r>
      <w:r>
        <w:rPr>
          <w:rFonts w:ascii="Times New Roman" w:eastAsia="Times New Roman" w:hAnsi="Times New Roman" w:cs="Times New Roman"/>
          <w:color w:val="000000"/>
        </w:rPr>
        <w:t xml:space="preserve"> The randomisation will be balanced within each batch on cluster size, defined as monthly volume of eligible patient participants, using covariate constrained randomisation. Cluster sizes are expected to vary between 12 and 20 patients per month, based on our previous experiences. </w:t>
      </w:r>
    </w:p>
    <w:p w14:paraId="00000118" w14:textId="77777777" w:rsidR="00CE4CB3" w:rsidRDefault="00CE4CB3">
      <w:pPr>
        <w:rPr>
          <w:rFonts w:ascii="Times New Roman" w:eastAsia="Times New Roman" w:hAnsi="Times New Roman" w:cs="Times New Roman"/>
          <w:color w:val="000000"/>
        </w:rPr>
      </w:pPr>
    </w:p>
    <w:p w14:paraId="00000119" w14:textId="77777777" w:rsidR="00CE4CB3" w:rsidRDefault="00391F2E">
      <w:pPr>
        <w:pStyle w:val="Heading2"/>
        <w:rPr>
          <w:color w:val="000000"/>
        </w:rPr>
      </w:pPr>
      <w:r>
        <w:rPr>
          <w:color w:val="000000"/>
        </w:rPr>
        <w:t>Allocation concealment mechanism {16b}</w:t>
      </w:r>
    </w:p>
    <w:p w14:paraId="0000011A"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The randomisation will be concealed for as long as it is logistically possible, considering that arrangements for sending physicians to ATLS® training need to be made in advance.</w:t>
      </w:r>
    </w:p>
    <w:p w14:paraId="0000011B" w14:textId="77777777" w:rsidR="00CE4CB3" w:rsidRDefault="00391F2E">
      <w:pPr>
        <w:pStyle w:val="Heading1"/>
      </w:pPr>
      <w:r>
        <w:lastRenderedPageBreak/>
        <w:t>Assignment of interventions: blinding</w:t>
      </w:r>
    </w:p>
    <w:p w14:paraId="0000011C" w14:textId="77777777" w:rsidR="00CE4CB3" w:rsidRDefault="00391F2E">
      <w:pPr>
        <w:pStyle w:val="Heading2"/>
      </w:pPr>
      <w:bookmarkStart w:id="23" w:name="_heading=h.ckai16jpk0wg" w:colFirst="0" w:colLast="0"/>
      <w:bookmarkEnd w:id="23"/>
      <w:r>
        <w:t xml:space="preserve">Blinding (masking) {17a} </w:t>
      </w:r>
    </w:p>
    <w:p w14:paraId="0000011D"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It is not possible to blind a stepped-wedge trial, because all clusters receive the intervention.</w:t>
      </w:r>
    </w:p>
    <w:p w14:paraId="0000011E" w14:textId="77777777" w:rsidR="00CE4CB3" w:rsidRDefault="00CE4CB3">
      <w:pPr>
        <w:rPr>
          <w:rFonts w:ascii="Times New Roman" w:eastAsia="Times New Roman" w:hAnsi="Times New Roman" w:cs="Times New Roman"/>
        </w:rPr>
      </w:pPr>
    </w:p>
    <w:p w14:paraId="0000011F" w14:textId="77777777" w:rsidR="00CE4CB3" w:rsidRDefault="00391F2E">
      <w:pPr>
        <w:pStyle w:val="Heading2"/>
      </w:pPr>
      <w:bookmarkStart w:id="24" w:name="_heading=h.dlem5skpk399" w:colFirst="0" w:colLast="0"/>
      <w:bookmarkEnd w:id="24"/>
      <w:r>
        <w:t>Procedure for unblinding if needed {17b}</w:t>
      </w:r>
    </w:p>
    <w:p w14:paraId="00000120"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This is an open label trial hence, unblinding procedures are not required.</w:t>
      </w:r>
    </w:p>
    <w:p w14:paraId="00000121" w14:textId="77777777" w:rsidR="00CE4CB3" w:rsidRDefault="00391F2E">
      <w:pPr>
        <w:pStyle w:val="Heading1"/>
        <w:spacing w:line="259" w:lineRule="auto"/>
      </w:pPr>
      <w:r>
        <w:t>Data collection and management</w:t>
      </w:r>
    </w:p>
    <w:p w14:paraId="00000122" w14:textId="77777777" w:rsidR="00CE4CB3" w:rsidRDefault="00391F2E">
      <w:pPr>
        <w:pStyle w:val="Heading2"/>
        <w:rPr>
          <w:color w:val="000000"/>
        </w:rPr>
      </w:pPr>
      <w:r>
        <w:rPr>
          <w:color w:val="000000"/>
        </w:rPr>
        <w:t>Data collection methods {18a, 18b}</w:t>
      </w:r>
    </w:p>
    <w:p w14:paraId="00000123"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 collection will be done using a paper based CRF, which will be then transferred to an eCRF on REDCap. </w:t>
      </w:r>
      <w:r>
        <w:rPr>
          <w:rFonts w:ascii="Times New Roman" w:eastAsia="Times New Roman" w:hAnsi="Times New Roman" w:cs="Times New Roman"/>
          <w:strike/>
          <w:color w:val="0078D4"/>
        </w:rPr>
        <w:t xml:space="preserve"> </w:t>
      </w:r>
      <w:r>
        <w:rPr>
          <w:rFonts w:ascii="Times New Roman" w:eastAsia="Times New Roman" w:hAnsi="Times New Roman" w:cs="Times New Roman"/>
          <w:color w:val="000000"/>
        </w:rPr>
        <w:t>Site investigators will keep source documents for each patient participant in the trial. A document describing what has been classified as source data in the trial (source data reference document) will be included in the Investigator Site File (ISF). Data will be registered, managed, and stored in a manner that enables correct reporting, interpretation, and verification. All documentation will be stored securely and retained according to regulatory requirements. The complete Trial Master File, as well as source documents, will be archived for at least 10 years after the trial is completed. Source data in the medical records system are stored and archived in accordance with Indian national regulations. Metadata will be publicly accessible via a persistent DOI, and anonymized data will be released upon project completion.</w:t>
      </w:r>
    </w:p>
    <w:p w14:paraId="00000124" w14:textId="77777777" w:rsidR="00CE4CB3" w:rsidRDefault="00CE4CB3"/>
    <w:p w14:paraId="00000125" w14:textId="77777777" w:rsidR="00CE4CB3" w:rsidRDefault="00391F2E">
      <w:pPr>
        <w:pStyle w:val="Heading2"/>
        <w:rPr>
          <w:color w:val="000000"/>
        </w:rPr>
      </w:pPr>
      <w:r>
        <w:t>Data management {19}</w:t>
      </w:r>
    </w:p>
    <w:p w14:paraId="00000126"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Data entry will be done in an electronic data collection platform (REDCap). The George Institute India will be regional coordinating center. It will be the responsibility of George Institute to train site investigators, site staff, before the trial about the documentation requirements and data collection procedures in the study. Data management will be done through ongoing quality metrics assessment, review of missing data and outliers, documentation in the investigator site file. Study related documents will be stored securely and retained according to regulatory requirements. Data management will strictly follow ICH GCP principles and Indian regulations.</w:t>
      </w:r>
      <w:r>
        <w:rPr>
          <w:rFonts w:ascii="Times New Roman" w:eastAsia="Times New Roman" w:hAnsi="Times New Roman" w:cs="Times New Roman"/>
          <w:color w:val="0078D4"/>
          <w:u w:val="single"/>
        </w:rPr>
        <w:t xml:space="preserve"> </w:t>
      </w:r>
      <w:r>
        <w:rPr>
          <w:rFonts w:ascii="Times New Roman" w:eastAsia="Times New Roman" w:hAnsi="Times New Roman" w:cs="Times New Roman"/>
          <w:color w:val="000000"/>
        </w:rPr>
        <w:t>Access to trial-related documentation, such as patient participants’ medical records, CRFs, other source data and other trial documentation will be provided for monitoring and auditing purposes. Access will also be granted in the context of regulatory inspections.</w:t>
      </w:r>
    </w:p>
    <w:p w14:paraId="00000127" w14:textId="77777777" w:rsidR="00CE4CB3" w:rsidRDefault="00CE4CB3">
      <w:pPr>
        <w:rPr>
          <w:rFonts w:ascii="Times New Roman" w:eastAsia="Times New Roman" w:hAnsi="Times New Roman" w:cs="Times New Roman"/>
          <w:color w:val="000000"/>
        </w:rPr>
      </w:pPr>
    </w:p>
    <w:p w14:paraId="00000128" w14:textId="77777777" w:rsidR="00CE4CB3" w:rsidRDefault="00391F2E">
      <w:pPr>
        <w:pStyle w:val="Heading2"/>
        <w:rPr>
          <w:color w:val="000000"/>
        </w:rPr>
      </w:pPr>
      <w:r>
        <w:rPr>
          <w:color w:val="000000"/>
        </w:rPr>
        <w:t>Confidentiality {27}</w:t>
      </w:r>
    </w:p>
    <w:p w14:paraId="00000129" w14:textId="77777777" w:rsidR="00CE4CB3" w:rsidRDefault="00391F2E">
      <w:r>
        <w:rPr>
          <w:rFonts w:ascii="Times New Roman" w:eastAsia="Times New Roman" w:hAnsi="Times New Roman" w:cs="Times New Roman"/>
          <w:color w:val="000000"/>
        </w:rPr>
        <w:t>All data will be handled according to the Indian Council of Medical Research’s guidelines and standard operating procedures of the George Institute for Global Health India on data security and protection. Trial data will be stored and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w:t>
      </w:r>
    </w:p>
    <w:p w14:paraId="0000012A" w14:textId="77777777" w:rsidR="00CE4CB3" w:rsidRDefault="00391F2E">
      <w:pPr>
        <w:pStyle w:val="Heading1"/>
        <w:shd w:val="clear" w:color="auto" w:fill="FFFFFF"/>
        <w:spacing w:before="360" w:after="120"/>
      </w:pPr>
      <w:bookmarkStart w:id="25" w:name="_heading=h.tldqesu7rkvo" w:colFirst="0" w:colLast="0"/>
      <w:bookmarkEnd w:id="25"/>
      <w:r>
        <w:t>Plans for collection, laboratory evaluation, and storage of biological specimens for genetic or molecular analysis in this trial/future use {33}</w:t>
      </w:r>
    </w:p>
    <w:p w14:paraId="0000012B"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No biological specimens are collected in this trial.</w:t>
      </w:r>
    </w:p>
    <w:p w14:paraId="0000012C" w14:textId="77777777" w:rsidR="00CE4CB3" w:rsidRDefault="00391F2E">
      <w:pPr>
        <w:pStyle w:val="Heading1"/>
      </w:pPr>
      <w:r>
        <w:t>Statistic</w:t>
      </w:r>
      <w:sdt>
        <w:sdtPr>
          <w:tag w:val="goog_rdk_19"/>
          <w:id w:val="1461766791"/>
        </w:sdtPr>
        <w:sdtEndPr/>
        <w:sdtContent>
          <w:commentRangeStart w:id="26"/>
        </w:sdtContent>
      </w:sdt>
      <w:r>
        <w:t>al methods</w:t>
      </w:r>
      <w:commentRangeEnd w:id="26"/>
      <w:r>
        <w:commentReference w:id="26"/>
      </w:r>
      <w:r>
        <w:t xml:space="preserve"> </w:t>
      </w:r>
    </w:p>
    <w:p w14:paraId="0000012D" w14:textId="77777777" w:rsidR="00CE4CB3" w:rsidRDefault="00391F2E">
      <w:pPr>
        <w:pStyle w:val="Heading2"/>
      </w:pPr>
      <w:r>
        <w:t>Statistical methods for primary and secondary outcomes {20a}</w:t>
      </w:r>
    </w:p>
    <w:p w14:paraId="0000012E"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study 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w:t>
      </w:r>
      <w:r>
        <w:rPr>
          <w:rFonts w:ascii="Times New Roman" w:eastAsia="Times New Roman" w:hAnsi="Times New Roman" w:cs="Times New Roman"/>
          <w:color w:val="000000"/>
        </w:rPr>
        <w:lastRenderedPageBreak/>
        <w:t>statistically significant but where all others appear to have remained unchanged.</w:t>
      </w:r>
    </w:p>
    <w:p w14:paraId="0000012F" w14:textId="77777777" w:rsidR="00CE4CB3" w:rsidRDefault="00CE4CB3">
      <w:pPr>
        <w:rPr>
          <w:rFonts w:ascii="Times New Roman" w:eastAsia="Times New Roman" w:hAnsi="Times New Roman" w:cs="Times New Roman"/>
          <w:color w:val="000000"/>
        </w:rPr>
      </w:pPr>
    </w:p>
    <w:p w14:paraId="00000130" w14:textId="77777777" w:rsidR="00CE4CB3" w:rsidRDefault="00391F2E">
      <w:pPr>
        <w:rPr>
          <w:rFonts w:ascii="Times New Roman" w:eastAsia="Times New Roman" w:hAnsi="Times New Roman" w:cs="Times New Roman"/>
          <w:color w:val="0078D4"/>
        </w:rPr>
      </w:pPr>
      <w:r>
        <w:rPr>
          <w:rFonts w:ascii="Times New Roman" w:eastAsia="Times New Roman" w:hAnsi="Times New Roman" w:cs="Times New Roman"/>
          <w:color w:val="000000"/>
        </w:rPr>
        <w:t>For the analysis model we have several requirements.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w:t>
      </w:r>
      <w:r>
        <w:rPr>
          <w:rFonts w:ascii="Times New Roman" w:eastAsia="Times New Roman" w:hAnsi="Times New Roman" w:cs="Times New Roman"/>
          <w:color w:val="FF0000"/>
        </w:rPr>
        <w:t xml:space="preserve"> </w:t>
      </w:r>
      <w:r>
        <w:rPr>
          <w:rFonts w:ascii="Times New Roman" w:eastAsia="Times New Roman" w:hAnsi="Times New Roman" w:cs="Times New Roman"/>
        </w:rPr>
        <w:t>(37)</w:t>
      </w:r>
      <w:r>
        <w:rPr>
          <w:rFonts w:ascii="Times New Roman" w:eastAsia="Times New Roman" w:hAnsi="Times New Roman" w:cs="Times New Roman"/>
          <w:color w:val="000000"/>
        </w:rPr>
        <w:t>.</w:t>
      </w:r>
    </w:p>
    <w:p w14:paraId="00000131" w14:textId="77777777" w:rsidR="00CE4CB3" w:rsidRDefault="00CE4CB3">
      <w:pPr>
        <w:rPr>
          <w:rFonts w:ascii="Times New Roman" w:eastAsia="Times New Roman" w:hAnsi="Times New Roman" w:cs="Times New Roman"/>
          <w:color w:val="000000"/>
        </w:rPr>
      </w:pPr>
    </w:p>
    <w:p w14:paraId="00000132" w14:textId="77777777" w:rsidR="00CE4CB3" w:rsidRDefault="00391F2E">
      <w:pPr>
        <w:rPr>
          <w:rFonts w:ascii="Times New Roman" w:eastAsia="Times New Roman" w:hAnsi="Times New Roman" w:cs="Times New Roman"/>
          <w:color w:val="0078D4"/>
        </w:rPr>
      </w:pPr>
      <w:r>
        <w:rPr>
          <w:rFonts w:ascii="Times New Roman" w:eastAsia="Times New Roman" w:hAnsi="Times New Roman" w:cs="Times New Roman"/>
          <w:color w:val="000000"/>
        </w:rPr>
        <w:t>In case of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14:paraId="00000133"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strike/>
          <w:color w:val="0078D4"/>
        </w:rPr>
        <w:t xml:space="preserve"> </w:t>
      </w:r>
    </w:p>
    <w:p w14:paraId="00000134" w14:textId="77777777" w:rsidR="00CE4CB3" w:rsidRDefault="00391F2E">
      <w:pPr>
        <w:rPr>
          <w:rFonts w:ascii="Times New Roman" w:eastAsia="Times New Roman" w:hAnsi="Times New Roman" w:cs="Times New Roman"/>
          <w:color w:val="0078D4"/>
        </w:rPr>
      </w:pPr>
      <w:r>
        <w:rPr>
          <w:rFonts w:ascii="Times New Roman" w:eastAsia="Times New Roman" w:hAnsi="Times New Roman" w:cs="Times New Roman"/>
          <w:color w:val="000000"/>
        </w:rPr>
        <w:t>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a correction for a small number of clusters will be applied, but the correction that will be selected will be based on the best available evidence available closer to the time, and it may differ for the outcomes collected via the complete and incomplete designs.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14:paraId="00000135" w14:textId="77777777" w:rsidR="00CE4CB3" w:rsidRDefault="00CE4CB3">
      <w:pPr>
        <w:rPr>
          <w:rFonts w:ascii="Times New Roman" w:eastAsia="Times New Roman" w:hAnsi="Times New Roman" w:cs="Times New Roman"/>
          <w:color w:val="000000"/>
        </w:rPr>
      </w:pPr>
    </w:p>
    <w:p w14:paraId="00000136" w14:textId="77777777" w:rsidR="00CE4CB3" w:rsidRDefault="00391F2E">
      <w:pPr>
        <w:rPr>
          <w:rFonts w:ascii="Times New Roman" w:eastAsia="Times New Roman" w:hAnsi="Times New Roman" w:cs="Times New Roman"/>
          <w:color w:val="0078D4"/>
        </w:rPr>
      </w:pPr>
      <w:r>
        <w:rPr>
          <w:rFonts w:ascii="Times New Roman" w:eastAsia="Times New Roman" w:hAnsi="Times New Roman" w:cs="Times New Roman"/>
          <w:color w:val="000000"/>
        </w:rPr>
        <w:t>To this end we will additionally fit generalised linear mixed models (with same link functions and fixed effects as described above) to include a discrete time decay correlation structure including a random cluster effect with auto-regressive structure (AR (1)).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p w14:paraId="00000137" w14:textId="77777777" w:rsidR="00CE4CB3" w:rsidRDefault="00CE4CB3">
      <w:pPr>
        <w:rPr>
          <w:color w:val="000000"/>
        </w:rPr>
      </w:pPr>
    </w:p>
    <w:p w14:paraId="00000138"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We will use a two-sided significance level of 5% and estimate 95% confidence intervals. The primary subgroup analyses will be based on geographical region because demonstrating the consistency of any effect across multiple regions will enhance the generalisability of the results (batches will not be based on regions because it will be logistically more feasible to include clusters from different regions in each batch) (4). Additional subgroup analyses will include age across the groups such as older adolescents (15-19 years), young adults (20-24 years), adults (25-59 years), and older adults (60 years and older) (38); sex; and the among the clinical cohorts grouped as blunt multisystem trauma, penetrating trauma, and severe isolated traumatic brain injury.</w:t>
      </w:r>
    </w:p>
    <w:p w14:paraId="00000139" w14:textId="77777777" w:rsidR="00CE4CB3" w:rsidRDefault="00CE4CB3">
      <w:pPr>
        <w:rPr>
          <w:rFonts w:ascii="Times New Roman" w:eastAsia="Times New Roman" w:hAnsi="Times New Roman" w:cs="Times New Roman"/>
          <w:color w:val="000000"/>
        </w:rPr>
      </w:pPr>
    </w:p>
    <w:p w14:paraId="0000013A" w14:textId="77777777" w:rsidR="00CE4CB3" w:rsidRDefault="00391F2E">
      <w:pPr>
        <w:pStyle w:val="Heading2"/>
      </w:pPr>
      <w:bookmarkStart w:id="27" w:name="_heading=h.4az3fe7hrzq8" w:colFirst="0" w:colLast="0"/>
      <w:bookmarkEnd w:id="27"/>
      <w:r>
        <w:t xml:space="preserve">Interim analyses {21b} </w:t>
      </w:r>
    </w:p>
    <w:p w14:paraId="0000013B"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No interim analyses will be conducted in this trial.</w:t>
      </w:r>
    </w:p>
    <w:p w14:paraId="0000013C" w14:textId="77777777" w:rsidR="00CE4CB3" w:rsidRDefault="00CE4CB3">
      <w:pPr>
        <w:rPr>
          <w:rFonts w:ascii="Times New Roman" w:eastAsia="Times New Roman" w:hAnsi="Times New Roman" w:cs="Times New Roman"/>
          <w:color w:val="000000"/>
        </w:rPr>
      </w:pPr>
    </w:p>
    <w:p w14:paraId="0000013D" w14:textId="77777777" w:rsidR="00CE4CB3" w:rsidRDefault="00391F2E">
      <w:pPr>
        <w:pStyle w:val="Heading2"/>
        <w:rPr>
          <w:color w:val="000000"/>
        </w:rPr>
      </w:pPr>
      <w:r>
        <w:t>Method for additional analyses (eg, subgroup and adjusted analyses) {20b}</w:t>
      </w:r>
    </w:p>
    <w:p w14:paraId="0000013E" w14:textId="77777777" w:rsidR="00CE4CB3" w:rsidRDefault="00391F2E">
      <w:pPr>
        <w:rPr>
          <w:rFonts w:ascii="Times New Roman" w:eastAsia="Times New Roman" w:hAnsi="Times New Roman" w:cs="Times New Roman"/>
          <w:color w:val="0078D4"/>
        </w:rPr>
      </w:pPr>
      <w:r>
        <w:rPr>
          <w:rFonts w:ascii="Times New Roman" w:eastAsia="Times New Roman" w:hAnsi="Times New Roman" w:cs="Times New Roman"/>
          <w:color w:val="000000"/>
        </w:rPr>
        <w:t>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14:paraId="0000013F" w14:textId="77777777" w:rsidR="00CE4CB3" w:rsidRDefault="00CE4CB3">
      <w:pPr>
        <w:rPr>
          <w:rFonts w:ascii="Times New Roman" w:eastAsia="Times New Roman" w:hAnsi="Times New Roman" w:cs="Times New Roman"/>
          <w:color w:val="000000"/>
        </w:rPr>
      </w:pPr>
    </w:p>
    <w:p w14:paraId="00000140"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will allow us to different lag effects (whereby it takes time for the intervention to become embedded within the culture before its impact can properly start to be realised); as well as weaning </w:t>
      </w:r>
      <w:r>
        <w:rPr>
          <w:rFonts w:ascii="Times New Roman" w:eastAsia="Times New Roman" w:hAnsi="Times New Roman" w:cs="Times New Roman"/>
          <w:color w:val="000000"/>
        </w:rPr>
        <w:lastRenderedPageBreak/>
        <w:t>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 level covariates of known prognostic importance.</w:t>
      </w:r>
    </w:p>
    <w:p w14:paraId="00000141" w14:textId="77777777" w:rsidR="00CE4CB3" w:rsidRDefault="00CE4CB3">
      <w:pPr>
        <w:rPr>
          <w:rFonts w:ascii="Times New Roman" w:eastAsia="Times New Roman" w:hAnsi="Times New Roman" w:cs="Times New Roman"/>
          <w:color w:val="000000"/>
        </w:rPr>
      </w:pPr>
    </w:p>
    <w:p w14:paraId="00000142" w14:textId="77777777" w:rsidR="00CE4CB3" w:rsidRDefault="00391F2E">
      <w:pPr>
        <w:pStyle w:val="Heading2"/>
      </w:pPr>
      <w:r>
        <w:t>Methods in analysis to handle protocol non-adherence and any statistical methods to handle missing data {20c}</w:t>
      </w:r>
    </w:p>
    <w:p w14:paraId="00000143" w14:textId="77777777" w:rsidR="00CE4CB3" w:rsidRDefault="00CE4CB3">
      <w:pPr>
        <w:pStyle w:val="Heading2"/>
      </w:pPr>
    </w:p>
    <w:p w14:paraId="00000144" w14:textId="77777777" w:rsidR="00CE4CB3" w:rsidRDefault="00391F2E">
      <w:pPr>
        <w:pStyle w:val="Heading2"/>
      </w:pPr>
      <w:r>
        <w:t>Plans to give access to the full protocol, participant-level data, and statistical code {31c}</w:t>
      </w:r>
    </w:p>
    <w:p w14:paraId="00000145" w14:textId="77777777" w:rsidR="00CE4CB3" w:rsidRDefault="00CE4CB3">
      <w:pPr>
        <w:rPr>
          <w:rFonts w:ascii="Times New Roman" w:eastAsia="Times New Roman" w:hAnsi="Times New Roman" w:cs="Times New Roman"/>
          <w:color w:val="000000"/>
        </w:rPr>
      </w:pPr>
    </w:p>
    <w:p w14:paraId="00000146" w14:textId="77777777" w:rsidR="00CE4CB3" w:rsidRDefault="00391F2E">
      <w:pPr>
        <w:pStyle w:val="Heading1"/>
        <w:rPr>
          <w:b w:val="0"/>
          <w:color w:val="000000"/>
        </w:rPr>
      </w:pPr>
      <w:r>
        <w:t>Oversight and monitoring</w:t>
      </w:r>
    </w:p>
    <w:p w14:paraId="00000147" w14:textId="77777777" w:rsidR="00CE4CB3" w:rsidRDefault="00391F2E">
      <w:pPr>
        <w:pStyle w:val="Heading2"/>
      </w:pPr>
      <w:r>
        <w:t>Composition of the coordinating center and trial steering committee {5d}</w:t>
      </w:r>
    </w:p>
    <w:p w14:paraId="00000148" w14:textId="77777777" w:rsidR="00CE4CB3" w:rsidRDefault="00391F2E">
      <w:pPr>
        <w:spacing w:line="259" w:lineRule="auto"/>
        <w:rPr>
          <w:rFonts w:ascii="Times New Roman" w:eastAsia="Times New Roman" w:hAnsi="Times New Roman" w:cs="Times New Roman"/>
        </w:rPr>
      </w:pPr>
      <w:r>
        <w:rPr>
          <w:rFonts w:ascii="Times New Roman" w:eastAsia="Times New Roman" w:hAnsi="Times New Roman" w:cs="Times New Roman"/>
        </w:rPr>
        <w:t>To oversee the various aspects of trial, trial team (TT) and trial management group (TMG) is formed. Trial team is responsible to run the trial operations on a day-to-day basis, maintain trial databases, randomise clusters, ensuring complete and correct data, preparing reports for meetings (including those of the TMG, and Trial Steering and Data Monitoring Committee (SDMC). The trial team will also be dealing with research governance and regulatory matters wherever required. The trial management group will be responsible to manage the trial, including its clinical and practical aspects. These will also include the technical aspects, any safety issues related with trial participant. Besides this, the TMG will be also responsible to provide inputs to the SDMC meeting.</w:t>
      </w:r>
    </w:p>
    <w:p w14:paraId="00000149" w14:textId="77777777" w:rsidR="00CE4CB3" w:rsidRDefault="00CE4CB3">
      <w:pPr>
        <w:rPr>
          <w:highlight w:val="yellow"/>
        </w:rPr>
      </w:pPr>
    </w:p>
    <w:p w14:paraId="0000014A" w14:textId="77777777" w:rsidR="00CE4CB3" w:rsidRDefault="00391F2E">
      <w:pPr>
        <w:pStyle w:val="Heading2"/>
      </w:pPr>
      <w:r>
        <w:t>Composition of the data monitoring committee, its role, and reporting structure {21a}</w:t>
      </w:r>
    </w:p>
    <w:p w14:paraId="0000014B" w14:textId="77777777" w:rsidR="00CE4CB3" w:rsidRDefault="00391F2E">
      <w:pPr>
        <w:rPr>
          <w:rFonts w:ascii="Times New Roman" w:eastAsia="Times New Roman" w:hAnsi="Times New Roman" w:cs="Times New Roman"/>
          <w:b/>
          <w:color w:val="FF0000"/>
        </w:rPr>
      </w:pPr>
      <w:r>
        <w:rPr>
          <w:rFonts w:ascii="Times New Roman" w:eastAsia="Times New Roman" w:hAnsi="Times New Roman" w:cs="Times New Roman"/>
        </w:rPr>
        <w:t xml:space="preserve">In this trial a joint Trial Steering and Data Monitoring Committee (SDMC) is developed. The SDMC’s responsibility is to oversee and safeguard the trial and the trial participants, monitor the main outcome measures including safety and eﬀicacy, and monitor the overall conduct of the trial. The SDMC also should receive and review information on the progress and accruing data of this trial and provide advice on the conduct of the trial to the TMG. The relationship between the groups is briefly described in </w:t>
      </w:r>
      <w:r>
        <w:rPr>
          <w:rFonts w:ascii="Times New Roman" w:eastAsia="Times New Roman" w:hAnsi="Times New Roman" w:cs="Times New Roman"/>
          <w:b/>
          <w:color w:val="FF0000"/>
        </w:rPr>
        <w:t xml:space="preserve">Figure 3. </w:t>
      </w:r>
      <w:r>
        <w:rPr>
          <w:rFonts w:ascii="Times New Roman" w:eastAsia="Times New Roman" w:hAnsi="Times New Roman" w:cs="Times New Roman"/>
        </w:rPr>
        <w:t>Details of the composition, roles, and meeting frequency of TT, TMG and SDMC are tabulated in the T</w:t>
      </w:r>
      <w:r>
        <w:rPr>
          <w:rFonts w:ascii="Times New Roman" w:eastAsia="Times New Roman" w:hAnsi="Times New Roman" w:cs="Times New Roman"/>
          <w:b/>
          <w:color w:val="FF0000"/>
        </w:rPr>
        <w:t>able 3.</w:t>
      </w:r>
    </w:p>
    <w:p w14:paraId="0000014C" w14:textId="77777777" w:rsidR="00CE4CB3" w:rsidRDefault="00CE4CB3">
      <w:pPr>
        <w:rPr>
          <w:rFonts w:ascii="Times New Roman" w:eastAsia="Times New Roman" w:hAnsi="Times New Roman" w:cs="Times New Roman"/>
          <w:b/>
          <w:color w:val="FF0000"/>
        </w:rPr>
      </w:pPr>
    </w:p>
    <w:p w14:paraId="0000014D" w14:textId="77777777" w:rsidR="00CE4CB3" w:rsidRDefault="00391F2E">
      <w:r>
        <w:rPr>
          <w:noProof/>
        </w:rPr>
        <w:drawing>
          <wp:inline distT="0" distB="0" distL="0" distR="0" wp14:anchorId="1EE13DC1" wp14:editId="420AE3DD">
            <wp:extent cx="4923632" cy="2720318"/>
            <wp:effectExtent l="0" t="0" r="0" b="0"/>
            <wp:docPr id="91340766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4923632" cy="2720318"/>
                    </a:xfrm>
                    <a:prstGeom prst="rect">
                      <a:avLst/>
                    </a:prstGeom>
                    <a:ln/>
                  </pic:spPr>
                </pic:pic>
              </a:graphicData>
            </a:graphic>
          </wp:inline>
        </w:drawing>
      </w:r>
      <w:r>
        <w:br/>
      </w:r>
    </w:p>
    <w:p w14:paraId="0000014E" w14:textId="77777777" w:rsidR="00CE4CB3" w:rsidRDefault="00391F2E">
      <w:r>
        <w:rPr>
          <w:rFonts w:ascii="Times New Roman" w:eastAsia="Times New Roman" w:hAnsi="Times New Roman" w:cs="Times New Roman"/>
          <w:b/>
          <w:color w:val="000000"/>
        </w:rPr>
        <w:t xml:space="preserve">Figure 3: </w:t>
      </w:r>
      <w:r>
        <w:rPr>
          <w:rFonts w:ascii="Times New Roman" w:eastAsia="Times New Roman" w:hAnsi="Times New Roman" w:cs="Times New Roman"/>
          <w:color w:val="000000"/>
        </w:rPr>
        <w:t>Trial organisation overview.</w:t>
      </w:r>
    </w:p>
    <w:p w14:paraId="0000014F" w14:textId="77777777" w:rsidR="00CE4CB3" w:rsidRDefault="00CE4CB3"/>
    <w:p w14:paraId="00000150" w14:textId="77777777" w:rsidR="00CE4CB3" w:rsidRDefault="00391F2E">
      <w:pPr>
        <w:pStyle w:val="Heading2"/>
      </w:pPr>
      <w:r>
        <w:t>Adverse event reporting and harms {22}</w:t>
      </w:r>
    </w:p>
    <w:p w14:paraId="00000151" w14:textId="77777777" w:rsidR="00CE4CB3" w:rsidRDefault="00391F2E">
      <w:pPr>
        <w:rPr>
          <w:rFonts w:ascii="Times New Roman" w:eastAsia="Times New Roman" w:hAnsi="Times New Roman" w:cs="Times New Roman"/>
          <w:color w:val="000000"/>
        </w:rPr>
      </w:pPr>
      <w:r>
        <w:t xml:space="preserve">In line with other current trials including critically ill patients, we will not collect adverse events or serious adverse events, because many of these events are expected in this patient </w:t>
      </w:r>
      <w:r>
        <w:lastRenderedPageBreak/>
        <w:t xml:space="preserve">population and we already collect many of these events, for example mortality, as part of our outcomes. </w:t>
      </w:r>
      <w:r>
        <w:rPr>
          <w:rFonts w:ascii="Times New Roman" w:eastAsia="Times New Roman" w:hAnsi="Times New Roman" w:cs="Times New Roman"/>
          <w:color w:val="000000"/>
        </w:rPr>
        <w:t>We will only report safety events if they are life-threatening, prolong hospitalisation or result in meaningful harm to the participant. It is difficult to pre-define a comprehensive list of events that can be considered safety events, but will actively assess the presence of the following safety events:</w:t>
      </w:r>
    </w:p>
    <w:p w14:paraId="00000152" w14:textId="77777777" w:rsidR="00CE4CB3" w:rsidRDefault="00391F2E">
      <w:pPr>
        <w:numPr>
          <w:ilvl w:val="0"/>
          <w:numId w:val="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Prolonged mechanical ventilation (&gt; 7 days)</w:t>
      </w:r>
    </w:p>
    <w:p w14:paraId="00000153" w14:textId="77777777" w:rsidR="00CE4CB3" w:rsidRDefault="00391F2E">
      <w:pPr>
        <w:numPr>
          <w:ilvl w:val="0"/>
          <w:numId w:val="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Initiation of renal replacement therapy</w:t>
      </w:r>
    </w:p>
    <w:p w14:paraId="00000154" w14:textId="77777777" w:rsidR="00CE4CB3" w:rsidRDefault="00391F2E">
      <w:pPr>
        <w:numPr>
          <w:ilvl w:val="0"/>
          <w:numId w:val="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Prolonged (&gt; 2 days) or renewed (restart after at least 2 days without) use of vasopressors such as norepinephrine or vasopressin</w:t>
      </w:r>
    </w:p>
    <w:p w14:paraId="00000155" w14:textId="77777777" w:rsidR="00CE4CB3" w:rsidRDefault="00CE4CB3">
      <w:pPr>
        <w:pBdr>
          <w:top w:val="nil"/>
          <w:left w:val="nil"/>
          <w:bottom w:val="nil"/>
          <w:right w:val="nil"/>
          <w:between w:val="nil"/>
        </w:pBdr>
        <w:jc w:val="left"/>
      </w:pPr>
    </w:p>
    <w:p w14:paraId="00000156"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These are considered as safety events because they m</w:t>
      </w:r>
      <w:r>
        <w:t xml:space="preserve">ay </w:t>
      </w:r>
      <w:r>
        <w:rPr>
          <w:rFonts w:ascii="Times New Roman" w:eastAsia="Times New Roman" w:hAnsi="Times New Roman" w:cs="Times New Roman"/>
          <w:color w:val="000000"/>
        </w:rPr>
        <w:t xml:space="preserve">suggest pulmonary, renal, septic or bleeding complications and an increase in their occurrence following ATLS® training could be an indication that the intervention is harmful. These events therefore need to be tracked during the standard care phase as well as the intervention phase but will only be considered indicative of harm related to the intervention if occurred more often during the intervention phase than during the standard care phase. Besides this, safety reports will also be collected other than the list mentioned above. These events will </w:t>
      </w:r>
      <w:r>
        <w:t>be identified</w:t>
      </w:r>
      <w:r>
        <w:rPr>
          <w:rFonts w:ascii="Times New Roman" w:eastAsia="Times New Roman" w:hAnsi="Times New Roman" w:cs="Times New Roman"/>
          <w:color w:val="000000"/>
        </w:rPr>
        <w:t xml:space="preserve"> during the trial, and the reporting of these safety events will be based on the clinical judgement of site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14:paraId="00000157" w14:textId="77777777" w:rsidR="00CE4CB3" w:rsidRDefault="00CE4CB3"/>
    <w:p w14:paraId="00000158"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 All safety events to be followed up by the local investigator until they are fully evaluated. Besides this, site investigators will also report safety events based upon the local ethics committee as per the Indian guidelines.</w:t>
      </w:r>
    </w:p>
    <w:p w14:paraId="00000159" w14:textId="77777777" w:rsidR="00CE4CB3" w:rsidRDefault="00CE4CB3"/>
    <w:p w14:paraId="0000015A" w14:textId="77777777" w:rsidR="00CE4CB3" w:rsidRDefault="00391F2E">
      <w:pPr>
        <w:pStyle w:val="Heading2"/>
      </w:pPr>
      <w:r>
        <w:t>Frequency and plans for auditing trial conduct {23}</w:t>
      </w:r>
    </w:p>
    <w:p w14:paraId="0000015B" w14:textId="77777777" w:rsidR="00CE4CB3" w:rsidRDefault="00391F2E">
      <w:r>
        <w:rPr>
          <w:rFonts w:ascii="Times New Roman" w:eastAsia="Times New Roman" w:hAnsi="Times New Roman" w:cs="Times New Roman"/>
          <w:color w:val="000000"/>
        </w:rPr>
        <w:t>Authorized representatives for the sponsor and Competent Authorities (CA) may carry out audits or inspections at the trial site, including source data verification. The investigator must ensure that all source documents are available for audits and inspections. The audit or inspection will ensure that all study related activities were performed, registered, analysed and reported correctly and according to protocol, ICH- GCP and national regulations. These audits will be done to systematically and independently review all trial-related activities and documents.</w:t>
      </w:r>
    </w:p>
    <w:p w14:paraId="0000015C" w14:textId="77777777" w:rsidR="00CE4CB3" w:rsidRDefault="00CE4CB3">
      <w:pPr>
        <w:pStyle w:val="Heading2"/>
      </w:pPr>
    </w:p>
    <w:p w14:paraId="0000015D" w14:textId="77777777" w:rsidR="00CE4CB3" w:rsidRDefault="00391F2E">
      <w:pPr>
        <w:pStyle w:val="Heading2"/>
      </w:pPr>
      <w:r>
        <w:t>Plans for communicating important protocol amendments to relevant parties (e.g., trial participants, ethical committees) {25}</w:t>
      </w:r>
    </w:p>
    <w:p w14:paraId="0000015E" w14:textId="77777777" w:rsidR="00CE4CB3" w:rsidRDefault="00391F2E">
      <w:pPr>
        <w:spacing w:line="254" w:lineRule="auto"/>
        <w:ind w:right="267"/>
      </w:pPr>
      <w:r>
        <w:rPr>
          <w:rFonts w:ascii="Times New Roman" w:eastAsia="Times New Roman" w:hAnsi="Times New Roman" w:cs="Times New Roman"/>
          <w:color w:val="000000"/>
        </w:rPr>
        <w:t>Substantial amendments to the signed clinical trial protocol are only possible through approved protocol amendments and by agreement between the sponsor and the principal investigator.</w:t>
      </w:r>
    </w:p>
    <w:p w14:paraId="0000015F" w14:textId="77777777" w:rsidR="00CE4CB3" w:rsidRDefault="00CE4CB3"/>
    <w:p w14:paraId="00000160" w14:textId="77777777" w:rsidR="00CE4CB3" w:rsidRDefault="00391F2E">
      <w:pPr>
        <w:pStyle w:val="Heading2"/>
      </w:pPr>
      <w:r>
        <w:t>Dissemination plans {31a}</w:t>
      </w:r>
    </w:p>
    <w:p w14:paraId="00000161"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The trial will be reported to the Funders within a year of completion. The results of the trial will also be prepared as manuscripts for publication. Authorship on trial manuscripts will be based on the International Committee of Medical Journal Editors (ICMJE) criteria:</w:t>
      </w:r>
    </w:p>
    <w:p w14:paraId="00000162" w14:textId="77777777" w:rsidR="00CE4CB3" w:rsidRDefault="00391F2E">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Substantial contributions to the conception or design of the work; or the acquisition, analysis, or interpretation of data for the work; AND</w:t>
      </w:r>
    </w:p>
    <w:p w14:paraId="00000163" w14:textId="77777777" w:rsidR="00CE4CB3" w:rsidRDefault="00391F2E">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Drafting the work or reviewing it critically for important intellectual content; AND</w:t>
      </w:r>
    </w:p>
    <w:p w14:paraId="00000164" w14:textId="77777777" w:rsidR="00CE4CB3" w:rsidRDefault="00391F2E">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Final approval of the version to be published; AND</w:t>
      </w:r>
    </w:p>
    <w:p w14:paraId="00000165" w14:textId="77777777" w:rsidR="00CE4CB3" w:rsidRDefault="00391F2E">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Agreement to be accountable for all aspects of the work in ensuring that questions related to the accuracy or integrity of any part of the work are appropriately investigated and resolved.</w:t>
      </w:r>
    </w:p>
    <w:sdt>
      <w:sdtPr>
        <w:tag w:val="goog_rdk_21"/>
        <w:id w:val="2134137558"/>
      </w:sdtPr>
      <w:sdtEndPr/>
      <w:sdtContent>
        <w:p w14:paraId="00000166" w14:textId="77777777" w:rsidR="00CE4CB3" w:rsidRDefault="00391F2E">
          <w:pPr>
            <w:rPr>
              <w:ins w:id="28" w:author="Samriddhi Ranjan" w:date="2025-01-07T08:52:00Z"/>
            </w:rPr>
          </w:pPr>
          <w:r>
            <w:rPr>
              <w:rFonts w:ascii="Times New Roman" w:eastAsia="Times New Roman" w:hAnsi="Times New Roman" w:cs="Times New Roman"/>
              <w:color w:val="000000"/>
            </w:rPr>
            <w:t xml:space="preserve">In addition to being accountable for the parts of the work done, an author should be able to identify which co-authors are responsible for specific other parts of the work. In addition, authors should have </w:t>
          </w:r>
          <w:r>
            <w:rPr>
              <w:rFonts w:ascii="Times New Roman" w:eastAsia="Times New Roman" w:hAnsi="Times New Roman" w:cs="Times New Roman"/>
              <w:color w:val="000000"/>
            </w:rPr>
            <w:lastRenderedPageBreak/>
            <w:t>confidence in the integrity of the contributions of their co-authors. The most recent version of the ICMJE criteria will be adhered to. We will also use the ICMJE criteria for non-author Contributorship. Before work on a trial manuscript is initiated, a writing group will be formed and first and last authors will be designated. This writing group will be formed by discussion in the Trial Management Group.</w:t>
          </w:r>
          <w:sdt>
            <w:sdtPr>
              <w:tag w:val="goog_rdk_20"/>
              <w:id w:val="-2090995139"/>
            </w:sdtPr>
            <w:sdtEndPr/>
            <w:sdtContent/>
          </w:sdt>
        </w:p>
      </w:sdtContent>
    </w:sdt>
    <w:p w14:paraId="00000167" w14:textId="77777777" w:rsidR="00CE4CB3" w:rsidRDefault="00391F2E">
      <w:pPr>
        <w:pStyle w:val="Heading1"/>
        <w:spacing w:line="259" w:lineRule="auto"/>
      </w:pPr>
      <w:r>
        <w:t>Discussion</w:t>
      </w:r>
    </w:p>
    <w:p w14:paraId="00000168" w14:textId="77777777" w:rsidR="00CE4CB3" w:rsidRDefault="00391F2E">
      <w:pPr>
        <w:shd w:val="clear" w:color="auto" w:fill="FFFFFF"/>
      </w:pPr>
      <w:r>
        <w:rPr>
          <w:rFonts w:ascii="Times New Roman" w:eastAsia="Times New Roman" w:hAnsi="Times New Roman" w:cs="Times New Roman"/>
          <w:color w:val="000000"/>
        </w:rPr>
        <w:t>Several trauma life support training programmes have been developed to improve the early management of patients in the hospital by providing a structured framework for assessment and treatment (40-44)</w:t>
      </w:r>
      <w:r>
        <w:rPr>
          <w:rFonts w:ascii="Times New Roman" w:eastAsia="Times New Roman" w:hAnsi="Times New Roman" w:cs="Times New Roman"/>
          <w:color w:val="FF0000"/>
        </w:rPr>
        <w:t>.</w:t>
      </w:r>
      <w:r>
        <w:rPr>
          <w:rFonts w:ascii="Times New Roman" w:eastAsia="Times New Roman" w:hAnsi="Times New Roman" w:cs="Times New Roman"/>
          <w:color w:val="000000"/>
        </w:rPr>
        <w:t xml:space="preserve"> The proprietary Advanced Trauma Life Support</w:t>
      </w:r>
      <w:r>
        <w:rPr>
          <w:rFonts w:ascii="Times New Roman" w:eastAsia="Times New Roman" w:hAnsi="Times New Roman" w:cs="Times New Roman"/>
          <w:color w:val="000000"/>
          <w:sz w:val="15"/>
          <w:szCs w:val="15"/>
        </w:rPr>
        <w:t xml:space="preserve">® </w:t>
      </w:r>
      <w:r>
        <w:rPr>
          <w:rFonts w:ascii="Times New Roman" w:eastAsia="Times New Roman" w:hAnsi="Times New Roman" w:cs="Times New Roman"/>
          <w:color w:val="000000"/>
        </w:rPr>
        <w:t>(ATLS</w:t>
      </w:r>
      <w:r>
        <w:rPr>
          <w:rFonts w:ascii="Times New Roman" w:eastAsia="Times New Roman" w:hAnsi="Times New Roman" w:cs="Times New Roman"/>
          <w:color w:val="000000"/>
          <w:sz w:val="15"/>
          <w:szCs w:val="15"/>
        </w:rPr>
        <w:t>®</w:t>
      </w:r>
      <w:r>
        <w:rPr>
          <w:rFonts w:ascii="Times New Roman" w:eastAsia="Times New Roman" w:hAnsi="Times New Roman" w:cs="Times New Roman"/>
          <w:color w:val="000000"/>
        </w:rPr>
        <w:t>) is the most established trauma life support training programme and more than one million physicians in over 80 countries have been trained in the programme since the first course in 1978 (12). In the US and Europe training in ATLS</w:t>
      </w:r>
      <w:r>
        <w:rPr>
          <w:rFonts w:ascii="Times New Roman" w:eastAsia="Times New Roman" w:hAnsi="Times New Roman" w:cs="Times New Roman"/>
          <w:color w:val="000000"/>
          <w:sz w:val="15"/>
          <w:szCs w:val="15"/>
        </w:rPr>
        <w:t xml:space="preserve">® </w:t>
      </w:r>
      <w:r>
        <w:rPr>
          <w:rFonts w:ascii="Times New Roman" w:eastAsia="Times New Roman" w:hAnsi="Times New Roman" w:cs="Times New Roman"/>
          <w:color w:val="000000"/>
        </w:rPr>
        <w:t>is virtually mandatory for trauma care physicians (13)</w:t>
      </w:r>
      <w:r>
        <w:rPr>
          <w:rFonts w:ascii="Times New Roman" w:eastAsia="Times New Roman" w:hAnsi="Times New Roman" w:cs="Times New Roman"/>
          <w:color w:val="FF0000"/>
        </w:rPr>
        <w:t>.</w:t>
      </w:r>
      <w:r>
        <w:rPr>
          <w:rFonts w:ascii="Times New Roman" w:eastAsia="Times New Roman" w:hAnsi="Times New Roman" w:cs="Times New Roman"/>
          <w:color w:val="000000"/>
        </w:rPr>
        <w:t xml:space="preserve"> Being widely used training programmes there is lack of evidence on how ATLS ® training can influence patient outcomes. There are practically no randomised controlled trials or high-quality quasi- experimental trials indicating the efficiency of ATLS ® training on patient outcomes to date (45-49)</w:t>
      </w:r>
      <w:r>
        <w:rPr>
          <w:rFonts w:ascii="Times New Roman" w:eastAsia="Times New Roman" w:hAnsi="Times New Roman" w:cs="Times New Roman"/>
          <w:color w:val="000000"/>
          <w:sz w:val="15"/>
          <w:szCs w:val="15"/>
        </w:rPr>
        <w:t xml:space="preserve">. </w:t>
      </w:r>
      <w:r>
        <w:rPr>
          <w:rFonts w:ascii="Times New Roman" w:eastAsia="Times New Roman" w:hAnsi="Times New Roman" w:cs="Times New Roman"/>
          <w:color w:val="000000"/>
        </w:rPr>
        <w:t>Few randomised control trials were done which showed that ATLS</w:t>
      </w:r>
      <w:r>
        <w:rPr>
          <w:rFonts w:ascii="Times New Roman" w:eastAsia="Times New Roman" w:hAnsi="Times New Roman" w:cs="Times New Roman"/>
          <w:color w:val="000000"/>
          <w:sz w:val="15"/>
          <w:szCs w:val="15"/>
        </w:rPr>
        <w:t xml:space="preserve">® </w:t>
      </w:r>
      <w:r>
        <w:rPr>
          <w:rFonts w:ascii="Times New Roman" w:eastAsia="Times New Roman" w:hAnsi="Times New Roman" w:cs="Times New Roman"/>
          <w:color w:val="000000"/>
        </w:rPr>
        <w:t>can improve knowledge and clinical skills (50-52)</w:t>
      </w:r>
      <w:r>
        <w:rPr>
          <w:rFonts w:ascii="Times New Roman" w:eastAsia="Times New Roman" w:hAnsi="Times New Roman" w:cs="Times New Roman"/>
          <w:color w:val="000000"/>
          <w:sz w:val="15"/>
          <w:szCs w:val="15"/>
        </w:rPr>
        <w:t xml:space="preserve">. </w:t>
      </w:r>
      <w:r>
        <w:rPr>
          <w:rFonts w:ascii="Times New Roman" w:eastAsia="Times New Roman" w:hAnsi="Times New Roman" w:cs="Times New Roman"/>
          <w:color w:val="000000"/>
        </w:rPr>
        <w:t>Countries like India, often lack formal trauma-specific training, suc</w:t>
      </w:r>
      <w:r>
        <w:t>h</w:t>
      </w:r>
      <w:r>
        <w:rPr>
          <w:rFonts w:ascii="Times New Roman" w:eastAsia="Times New Roman" w:hAnsi="Times New Roman" w:cs="Times New Roman"/>
          <w:color w:val="000000"/>
        </w:rPr>
        <w:t xml:space="preserve"> as ATLS® due to high training cost of ATLS® coupled with absence of robust evidence on the impact of ATLS® training on patient outcomes. The findings from this trial could provide crucial insights to improve trauma care practices, standardize trauma protocols, and ultimately enhance patient outcomes.</w:t>
      </w:r>
    </w:p>
    <w:p w14:paraId="00000169" w14:textId="77777777" w:rsidR="00CE4CB3" w:rsidRDefault="00391F2E">
      <w:pPr>
        <w:pStyle w:val="Heading1"/>
        <w:spacing w:line="259" w:lineRule="auto"/>
      </w:pPr>
      <w:r>
        <w:t>Trial status</w:t>
      </w:r>
    </w:p>
    <w:p w14:paraId="0000016A" w14:textId="77777777" w:rsidR="00CE4CB3" w:rsidRDefault="00391F2E">
      <w:pPr>
        <w:spacing w:line="259" w:lineRule="auto"/>
        <w:rPr>
          <w:rFonts w:ascii="Times New Roman" w:eastAsia="Times New Roman" w:hAnsi="Times New Roman" w:cs="Times New Roman"/>
        </w:rPr>
      </w:pPr>
      <w:r>
        <w:rPr>
          <w:rFonts w:ascii="Times New Roman" w:eastAsia="Times New Roman" w:hAnsi="Times New Roman" w:cs="Times New Roman"/>
        </w:rPr>
        <w:t>The most updated protocol version is Version 1.3.0, 2024-11-15.</w:t>
      </w:r>
    </w:p>
    <w:p w14:paraId="0000016B"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 xml:space="preserve">Necessary approvals have been undertaken. The trial is expected to start from February 2025 for the first batch. The second batch of 5 sites will be started in September 2025.  </w:t>
      </w:r>
    </w:p>
    <w:p w14:paraId="0000016C" w14:textId="77777777" w:rsidR="00CE4CB3" w:rsidRDefault="00CE4CB3">
      <w:pPr>
        <w:rPr>
          <w:rFonts w:ascii="Times New Roman" w:eastAsia="Times New Roman" w:hAnsi="Times New Roman" w:cs="Times New Roman"/>
          <w:b/>
        </w:rPr>
      </w:pPr>
    </w:p>
    <w:p w14:paraId="0000016D" w14:textId="77777777" w:rsidR="00CE4CB3" w:rsidRDefault="00391F2E">
      <w:pPr>
        <w:rPr>
          <w:rFonts w:ascii="Times New Roman" w:eastAsia="Times New Roman" w:hAnsi="Times New Roman" w:cs="Times New Roman"/>
          <w:b/>
        </w:rPr>
      </w:pPr>
      <w:r>
        <w:rPr>
          <w:rFonts w:ascii="Times New Roman" w:eastAsia="Times New Roman" w:hAnsi="Times New Roman" w:cs="Times New Roman"/>
          <w:b/>
        </w:rPr>
        <w:t>Table 4: The composition, roles and responsibilities and the meeting frequencies of the Advance Trauma Study.</w:t>
      </w:r>
    </w:p>
    <w:tbl>
      <w:tblPr>
        <w:tblStyle w:val="a1"/>
        <w:tblW w:w="975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1530"/>
        <w:gridCol w:w="2400"/>
        <w:gridCol w:w="3855"/>
        <w:gridCol w:w="1965"/>
      </w:tblGrid>
      <w:tr w:rsidR="00CE4CB3" w14:paraId="0F6DCB0C" w14:textId="77777777">
        <w:trPr>
          <w:trHeight w:val="300"/>
        </w:trPr>
        <w:tc>
          <w:tcPr>
            <w:tcW w:w="153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6E" w14:textId="77777777" w:rsidR="00CE4CB3" w:rsidRDefault="00CE4CB3">
            <w:pPr>
              <w:rPr>
                <w:rFonts w:ascii="Times New Roman" w:eastAsia="Times New Roman" w:hAnsi="Times New Roman" w:cs="Times New Roman"/>
                <w:color w:val="000000"/>
              </w:rPr>
            </w:pPr>
          </w:p>
        </w:tc>
        <w:tc>
          <w:tcPr>
            <w:tcW w:w="240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6F"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t>Composition</w:t>
            </w:r>
          </w:p>
        </w:tc>
        <w:tc>
          <w:tcPr>
            <w:tcW w:w="385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70"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t>Roles &amp; Responsibilities</w:t>
            </w:r>
          </w:p>
        </w:tc>
        <w:tc>
          <w:tcPr>
            <w:tcW w:w="196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71"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t>Meeting Frequency</w:t>
            </w:r>
          </w:p>
        </w:tc>
      </w:tr>
      <w:tr w:rsidR="00CE4CB3" w14:paraId="6B4856C6" w14:textId="77777777">
        <w:trPr>
          <w:trHeight w:val="300"/>
        </w:trPr>
        <w:tc>
          <w:tcPr>
            <w:tcW w:w="153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72" w14:textId="77777777" w:rsidR="00CE4CB3" w:rsidRDefault="00A14263">
            <w:pPr>
              <w:rPr>
                <w:rFonts w:ascii="Times New Roman" w:eastAsia="Times New Roman" w:hAnsi="Times New Roman" w:cs="Times New Roman"/>
                <w:color w:val="000000"/>
              </w:rPr>
            </w:pPr>
            <w:sdt>
              <w:sdtPr>
                <w:tag w:val="goog_rdk_22"/>
                <w:id w:val="69629224"/>
              </w:sdtPr>
              <w:sdtEndPr/>
              <w:sdtContent>
                <w:commentRangeStart w:id="29"/>
              </w:sdtContent>
            </w:sdt>
            <w:r w:rsidR="00391F2E">
              <w:rPr>
                <w:rFonts w:ascii="Times New Roman" w:eastAsia="Times New Roman" w:hAnsi="Times New Roman" w:cs="Times New Roman"/>
                <w:color w:val="000000"/>
                <w:highlight w:val="yellow"/>
              </w:rPr>
              <w:t>The George Institute of Global Health</w:t>
            </w:r>
            <w:commentRangeEnd w:id="29"/>
            <w:r w:rsidR="00391F2E">
              <w:commentReference w:id="29"/>
            </w:r>
          </w:p>
          <w:p w14:paraId="00000173" w14:textId="77777777" w:rsidR="00CE4CB3" w:rsidRDefault="00CE4CB3">
            <w:pPr>
              <w:rPr>
                <w:rFonts w:ascii="Times New Roman" w:eastAsia="Times New Roman" w:hAnsi="Times New Roman" w:cs="Times New Roman"/>
                <w:color w:val="000000"/>
              </w:rPr>
            </w:pPr>
          </w:p>
        </w:tc>
        <w:tc>
          <w:tcPr>
            <w:tcW w:w="240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74" w14:textId="77777777" w:rsidR="00CE4CB3" w:rsidRDefault="00391F2E">
            <w:pPr>
              <w:numPr>
                <w:ilvl w:val="0"/>
                <w:numId w:val="1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Prof Vivekanand Jha</w:t>
            </w:r>
          </w:p>
          <w:p w14:paraId="00000175" w14:textId="77777777" w:rsidR="00CE4CB3" w:rsidRDefault="00391F2E">
            <w:pPr>
              <w:numPr>
                <w:ilvl w:val="0"/>
                <w:numId w:val="1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Nobhojit Roy</w:t>
            </w:r>
          </w:p>
          <w:p w14:paraId="00000176" w14:textId="77777777" w:rsidR="00CE4CB3" w:rsidRDefault="00391F2E">
            <w:pPr>
              <w:numPr>
                <w:ilvl w:val="0"/>
                <w:numId w:val="1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Abhinav Bassi</w:t>
            </w:r>
          </w:p>
          <w:p w14:paraId="00000177" w14:textId="77777777" w:rsidR="00CE4CB3" w:rsidRDefault="00391F2E">
            <w:pPr>
              <w:numPr>
                <w:ilvl w:val="0"/>
                <w:numId w:val="1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Samriddhi Ranjan</w:t>
            </w:r>
          </w:p>
          <w:p w14:paraId="00000178" w14:textId="77777777" w:rsidR="00CE4CB3" w:rsidRDefault="00391F2E">
            <w:pPr>
              <w:numPr>
                <w:ilvl w:val="0"/>
                <w:numId w:val="1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Prashant Kharat</w:t>
            </w:r>
          </w:p>
          <w:p w14:paraId="00000179" w14:textId="77777777" w:rsidR="00CE4CB3" w:rsidRDefault="00CE4CB3">
            <w:pPr>
              <w:numPr>
                <w:ilvl w:val="0"/>
                <w:numId w:val="11"/>
              </w:numPr>
              <w:pBdr>
                <w:top w:val="nil"/>
                <w:left w:val="nil"/>
                <w:bottom w:val="nil"/>
                <w:right w:val="nil"/>
                <w:between w:val="nil"/>
              </w:pBdr>
              <w:jc w:val="left"/>
              <w:rPr>
                <w:rFonts w:ascii="Times New Roman" w:eastAsia="Times New Roman" w:hAnsi="Times New Roman" w:cs="Times New Roman"/>
                <w:color w:val="000000"/>
              </w:rPr>
            </w:pPr>
          </w:p>
        </w:tc>
        <w:tc>
          <w:tcPr>
            <w:tcW w:w="385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7A"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As a regional coordinating center, The George Institute, India will ensure proper conduct of the trial through quality control measures including on-site training of personnel, standard operating procedures, ongoing quality metrics assessment, review of missing data and outliers. This will also include maintenance of the Trial Master File (TMF) and Investigator Site File (ISF) at the site level. </w:t>
            </w:r>
          </w:p>
          <w:p w14:paraId="0000017B"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institute will be responsible for data security and protection. </w:t>
            </w:r>
          </w:p>
          <w:p w14:paraId="0000017C"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The institute will also be responsible for the ensuring an appropriate insurance for the duration of the study to cover against claims for compensation by participants arising out of their participation in the trial in India.</w:t>
            </w:r>
          </w:p>
          <w:p w14:paraId="0000017D" w14:textId="77777777" w:rsidR="00CE4CB3" w:rsidRDefault="00CE4CB3">
            <w:pPr>
              <w:rPr>
                <w:rFonts w:ascii="Times New Roman" w:eastAsia="Times New Roman" w:hAnsi="Times New Roman" w:cs="Times New Roman"/>
                <w:color w:val="000000"/>
              </w:rPr>
            </w:pPr>
          </w:p>
        </w:tc>
        <w:tc>
          <w:tcPr>
            <w:tcW w:w="196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7E" w14:textId="77777777" w:rsidR="00CE4CB3" w:rsidRDefault="00CE4CB3">
            <w:pPr>
              <w:rPr>
                <w:rFonts w:ascii="Times New Roman" w:eastAsia="Times New Roman" w:hAnsi="Times New Roman" w:cs="Times New Roman"/>
                <w:color w:val="000000"/>
              </w:rPr>
            </w:pPr>
          </w:p>
        </w:tc>
      </w:tr>
      <w:tr w:rsidR="00CE4CB3" w14:paraId="5135C950" w14:textId="77777777">
        <w:trPr>
          <w:trHeight w:val="300"/>
        </w:trPr>
        <w:tc>
          <w:tcPr>
            <w:tcW w:w="153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7F"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Trial Team (TT)</w:t>
            </w:r>
          </w:p>
        </w:tc>
        <w:tc>
          <w:tcPr>
            <w:tcW w:w="240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80" w14:textId="77777777" w:rsidR="00CE4CB3" w:rsidRDefault="00391F2E">
            <w:pPr>
              <w:numPr>
                <w:ilvl w:val="0"/>
                <w:numId w:val="1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Martin Gerdin Wärnberg</w:t>
            </w:r>
          </w:p>
          <w:p w14:paraId="00000181" w14:textId="77777777" w:rsidR="00CE4CB3" w:rsidRDefault="00391F2E">
            <w:pPr>
              <w:numPr>
                <w:ilvl w:val="0"/>
                <w:numId w:val="11"/>
              </w:numPr>
              <w:jc w:val="left"/>
              <w:rPr>
                <w:sz w:val="22"/>
                <w:szCs w:val="22"/>
              </w:rPr>
            </w:pPr>
            <w:r>
              <w:rPr>
                <w:rFonts w:ascii="Times New Roman" w:eastAsia="Times New Roman" w:hAnsi="Times New Roman" w:cs="Times New Roman"/>
                <w:color w:val="000000"/>
              </w:rPr>
              <w:lastRenderedPageBreak/>
              <w:t>Monty Khajanchi</w:t>
            </w:r>
          </w:p>
          <w:p w14:paraId="00000182" w14:textId="77777777" w:rsidR="00CE4CB3" w:rsidRDefault="00391F2E">
            <w:pPr>
              <w:numPr>
                <w:ilvl w:val="0"/>
                <w:numId w:val="11"/>
              </w:numPr>
              <w:jc w:val="left"/>
              <w:rPr>
                <w:sz w:val="22"/>
                <w:szCs w:val="22"/>
              </w:rPr>
            </w:pPr>
            <w:r>
              <w:rPr>
                <w:rFonts w:ascii="Times New Roman" w:eastAsia="Times New Roman" w:hAnsi="Times New Roman" w:cs="Times New Roman"/>
                <w:color w:val="000000"/>
              </w:rPr>
              <w:t>Abhinav Bassi</w:t>
            </w:r>
          </w:p>
          <w:p w14:paraId="00000183" w14:textId="77777777" w:rsidR="00CE4CB3" w:rsidRDefault="00391F2E">
            <w:pPr>
              <w:numPr>
                <w:ilvl w:val="0"/>
                <w:numId w:val="11"/>
              </w:numPr>
              <w:pBdr>
                <w:top w:val="nil"/>
                <w:left w:val="nil"/>
                <w:bottom w:val="nil"/>
                <w:right w:val="nil"/>
                <w:between w:val="nil"/>
              </w:pBdr>
              <w:jc w:val="left"/>
              <w:rPr>
                <w:sz w:val="22"/>
                <w:szCs w:val="22"/>
              </w:rPr>
            </w:pPr>
            <w:r>
              <w:rPr>
                <w:rFonts w:ascii="Times New Roman" w:eastAsia="Times New Roman" w:hAnsi="Times New Roman" w:cs="Times New Roman"/>
                <w:color w:val="000000"/>
              </w:rPr>
              <w:t xml:space="preserve">Prashant Kharat </w:t>
            </w:r>
          </w:p>
          <w:p w14:paraId="00000184" w14:textId="77777777" w:rsidR="00CE4CB3" w:rsidRDefault="00391F2E">
            <w:pPr>
              <w:numPr>
                <w:ilvl w:val="0"/>
                <w:numId w:val="11"/>
              </w:numPr>
              <w:jc w:val="left"/>
              <w:rPr>
                <w:sz w:val="22"/>
                <w:szCs w:val="22"/>
              </w:rPr>
            </w:pPr>
            <w:r>
              <w:rPr>
                <w:rFonts w:ascii="Times New Roman" w:eastAsia="Times New Roman" w:hAnsi="Times New Roman" w:cs="Times New Roman"/>
                <w:color w:val="000000"/>
              </w:rPr>
              <w:t>Samriddhi Ranjan</w:t>
            </w:r>
          </w:p>
          <w:p w14:paraId="00000185" w14:textId="77777777" w:rsidR="00CE4CB3" w:rsidRDefault="00391F2E">
            <w:pPr>
              <w:numPr>
                <w:ilvl w:val="0"/>
                <w:numId w:val="11"/>
              </w:numPr>
              <w:jc w:val="left"/>
              <w:rPr>
                <w:sz w:val="22"/>
                <w:szCs w:val="22"/>
              </w:rPr>
            </w:pPr>
            <w:r>
              <w:rPr>
                <w:rFonts w:ascii="Times New Roman" w:eastAsia="Times New Roman" w:hAnsi="Times New Roman" w:cs="Times New Roman"/>
                <w:color w:val="000000"/>
              </w:rPr>
              <w:t>Bijini Bahuleyan</w:t>
            </w:r>
          </w:p>
          <w:p w14:paraId="00000186" w14:textId="77777777" w:rsidR="00CE4CB3" w:rsidRDefault="00391F2E">
            <w:pPr>
              <w:numPr>
                <w:ilvl w:val="0"/>
                <w:numId w:val="11"/>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Manoj Soni</w:t>
            </w:r>
          </w:p>
        </w:tc>
        <w:tc>
          <w:tcPr>
            <w:tcW w:w="385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87"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To run the trial on a day-to-day basis, maintain trial databases, randomise </w:t>
            </w:r>
            <w:r>
              <w:rPr>
                <w:rFonts w:ascii="Times New Roman" w:eastAsia="Times New Roman" w:hAnsi="Times New Roman" w:cs="Times New Roman"/>
                <w:color w:val="000000"/>
              </w:rPr>
              <w:lastRenderedPageBreak/>
              <w:t>clusters, ensuring complete and correct data, preparing reports for meetings (including those of the TMG, SDMC) and dealing with research governance and, if appropriate, regulatory matters.</w:t>
            </w:r>
          </w:p>
          <w:p w14:paraId="00000188" w14:textId="77777777" w:rsidR="00CE4CB3" w:rsidRDefault="00CE4CB3">
            <w:pPr>
              <w:rPr>
                <w:rFonts w:ascii="Times New Roman" w:eastAsia="Times New Roman" w:hAnsi="Times New Roman" w:cs="Times New Roman"/>
                <w:color w:val="000000"/>
              </w:rPr>
            </w:pPr>
          </w:p>
        </w:tc>
        <w:tc>
          <w:tcPr>
            <w:tcW w:w="196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89" w14:textId="77777777" w:rsidR="00CE4CB3" w:rsidRDefault="00CE4CB3">
            <w:pPr>
              <w:rPr>
                <w:rFonts w:ascii="Times New Roman" w:eastAsia="Times New Roman" w:hAnsi="Times New Roman" w:cs="Times New Roman"/>
                <w:color w:val="000000"/>
              </w:rPr>
            </w:pPr>
          </w:p>
        </w:tc>
      </w:tr>
      <w:tr w:rsidR="00CE4CB3" w14:paraId="79C4C84E" w14:textId="77777777">
        <w:trPr>
          <w:trHeight w:val="300"/>
        </w:trPr>
        <w:tc>
          <w:tcPr>
            <w:tcW w:w="153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8A"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Trial Management Goup (TMG)</w:t>
            </w:r>
          </w:p>
          <w:p w14:paraId="0000018B" w14:textId="77777777" w:rsidR="00CE4CB3" w:rsidRDefault="00CE4CB3">
            <w:pPr>
              <w:rPr>
                <w:rFonts w:ascii="Times New Roman" w:eastAsia="Times New Roman" w:hAnsi="Times New Roman" w:cs="Times New Roman"/>
                <w:color w:val="000000"/>
              </w:rPr>
            </w:pPr>
          </w:p>
        </w:tc>
        <w:tc>
          <w:tcPr>
            <w:tcW w:w="240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8C"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Anurag Alok</w:t>
            </w:r>
          </w:p>
          <w:p w14:paraId="0000018D"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Li Felländer-Tsai </w:t>
            </w:r>
          </w:p>
          <w:p w14:paraId="0000018E"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Debojit Basak</w:t>
            </w:r>
          </w:p>
          <w:p w14:paraId="0000018F"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Shamita Chatterjee</w:t>
            </w:r>
          </w:p>
          <w:p w14:paraId="00000190"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G D Bakhshi </w:t>
            </w:r>
          </w:p>
          <w:p w14:paraId="00000191"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Karla Hemming</w:t>
            </w:r>
          </w:p>
          <w:p w14:paraId="00000192"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K D Soni</w:t>
            </w:r>
          </w:p>
          <w:p w14:paraId="00000193"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Nobhojit Roy</w:t>
            </w:r>
          </w:p>
          <w:p w14:paraId="00000194"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Vivekanand Jha</w:t>
            </w:r>
          </w:p>
          <w:p w14:paraId="00000195"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Rajdeep Singh  </w:t>
            </w:r>
          </w:p>
          <w:sdt>
            <w:sdtPr>
              <w:tag w:val="goog_rdk_24"/>
              <w:id w:val="-843014193"/>
            </w:sdtPr>
            <w:sdtEndPr/>
            <w:sdtContent>
              <w:p w14:paraId="00000196" w14:textId="77777777" w:rsidR="00CE4CB3" w:rsidRDefault="00391F2E">
                <w:pPr>
                  <w:numPr>
                    <w:ilvl w:val="0"/>
                    <w:numId w:val="10"/>
                  </w:numPr>
                  <w:pBdr>
                    <w:top w:val="nil"/>
                    <w:left w:val="nil"/>
                    <w:bottom w:val="nil"/>
                    <w:right w:val="nil"/>
                    <w:between w:val="nil"/>
                  </w:pBdr>
                  <w:jc w:val="left"/>
                  <w:rPr>
                    <w:ins w:id="30" w:author="Johanna Berg" w:date="2025-02-15T20:35:00Z"/>
                    <w:rFonts w:ascii="Times New Roman" w:eastAsia="Times New Roman" w:hAnsi="Times New Roman" w:cs="Times New Roman"/>
                    <w:color w:val="000000"/>
                  </w:rPr>
                </w:pPr>
                <w:r>
                  <w:rPr>
                    <w:rFonts w:ascii="Times New Roman" w:eastAsia="Times New Roman" w:hAnsi="Times New Roman" w:cs="Times New Roman"/>
                    <w:color w:val="000000"/>
                  </w:rPr>
                  <w:t>Martin Gerdin Wärnberg</w:t>
                </w:r>
                <w:sdt>
                  <w:sdtPr>
                    <w:tag w:val="goog_rdk_23"/>
                    <w:id w:val="787556312"/>
                  </w:sdtPr>
                  <w:sdtEndPr/>
                  <w:sdtContent/>
                </w:sdt>
              </w:p>
            </w:sdtContent>
          </w:sdt>
          <w:sdt>
            <w:sdtPr>
              <w:tag w:val="goog_rdk_27"/>
              <w:id w:val="-1552844193"/>
            </w:sdtPr>
            <w:sdtEndPr/>
            <w:sdtContent>
              <w:p w14:paraId="00000197" w14:textId="77777777" w:rsidR="00CE4CB3" w:rsidRPr="00391F2E" w:rsidRDefault="00A14263">
                <w:pPr>
                  <w:numPr>
                    <w:ilvl w:val="0"/>
                    <w:numId w:val="10"/>
                  </w:numPr>
                  <w:pBdr>
                    <w:top w:val="nil"/>
                    <w:left w:val="nil"/>
                    <w:bottom w:val="nil"/>
                    <w:right w:val="nil"/>
                    <w:between w:val="nil"/>
                  </w:pBdr>
                  <w:jc w:val="left"/>
                </w:pPr>
                <w:sdt>
                  <w:sdtPr>
                    <w:tag w:val="goog_rdk_25"/>
                    <w:id w:val="570011075"/>
                  </w:sdtPr>
                  <w:sdtEndPr/>
                  <w:sdtContent>
                    <w:ins w:id="31" w:author="Johanna Berg" w:date="2025-02-15T20:35:00Z">
                      <w:r w:rsidR="00391F2E">
                        <w:rPr>
                          <w:rFonts w:ascii="Times New Roman" w:eastAsia="Times New Roman" w:hAnsi="Times New Roman" w:cs="Times New Roman"/>
                          <w:color w:val="000000"/>
                        </w:rPr>
                        <w:t>Johanna Berg</w:t>
                      </w:r>
                    </w:ins>
                  </w:sdtContent>
                </w:sdt>
                <w:sdt>
                  <w:sdtPr>
                    <w:tag w:val="goog_rdk_26"/>
                    <w:id w:val="1874803936"/>
                  </w:sdtPr>
                  <w:sdtEndPr/>
                  <w:sdtContent/>
                </w:sdt>
              </w:p>
            </w:sdtContent>
          </w:sdt>
          <w:p w14:paraId="00000198"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Monty Khajanchi</w:t>
            </w:r>
          </w:p>
          <w:p w14:paraId="00000199"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Abhinav Bassi</w:t>
            </w:r>
          </w:p>
          <w:p w14:paraId="0000019A"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Prashant Kharat</w:t>
            </w:r>
          </w:p>
          <w:p w14:paraId="0000019B" w14:textId="77777777" w:rsidR="00CE4CB3" w:rsidRDefault="00391F2E">
            <w:pPr>
              <w:numPr>
                <w:ilvl w:val="0"/>
                <w:numId w:val="10"/>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Samriddhi Ranjan</w:t>
            </w:r>
          </w:p>
          <w:p w14:paraId="0000019C" w14:textId="77777777" w:rsidR="00CE4CB3" w:rsidRDefault="00CE4CB3">
            <w:pPr>
              <w:rPr>
                <w:rFonts w:ascii="Times New Roman" w:eastAsia="Times New Roman" w:hAnsi="Times New Roman" w:cs="Times New Roman"/>
                <w:color w:val="000000"/>
              </w:rPr>
            </w:pPr>
          </w:p>
        </w:tc>
        <w:tc>
          <w:tcPr>
            <w:tcW w:w="385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9D"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To manage the trial, including its clinical and practical aspects. Includes members with broad expertise appropriate to the trial. The TMG will be chaired by</w:t>
            </w:r>
          </w:p>
          <w:p w14:paraId="0000019E"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the Principal Investigator.</w:t>
            </w:r>
          </w:p>
          <w:p w14:paraId="0000019F" w14:textId="77777777" w:rsidR="00CE4CB3" w:rsidRDefault="00CE4CB3">
            <w:pPr>
              <w:rPr>
                <w:rFonts w:ascii="Times New Roman" w:eastAsia="Times New Roman" w:hAnsi="Times New Roman" w:cs="Times New Roman"/>
                <w:color w:val="000000"/>
              </w:rPr>
            </w:pPr>
          </w:p>
        </w:tc>
        <w:tc>
          <w:tcPr>
            <w:tcW w:w="196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A0"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Monthly to every six months.</w:t>
            </w:r>
          </w:p>
        </w:tc>
      </w:tr>
      <w:tr w:rsidR="00CE4CB3" w14:paraId="0D454C2E" w14:textId="77777777">
        <w:trPr>
          <w:trHeight w:val="300"/>
        </w:trPr>
        <w:tc>
          <w:tcPr>
            <w:tcW w:w="153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A1"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Trial Steering</w:t>
            </w:r>
          </w:p>
          <w:p w14:paraId="000001A2"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and Data Monitoring Committee (SDMC)</w:t>
            </w:r>
          </w:p>
          <w:p w14:paraId="000001A3" w14:textId="77777777" w:rsidR="00CE4CB3" w:rsidRDefault="00CE4CB3">
            <w:pPr>
              <w:rPr>
                <w:rFonts w:ascii="Times New Roman" w:eastAsia="Times New Roman" w:hAnsi="Times New Roman" w:cs="Times New Roman"/>
                <w:color w:val="000000"/>
              </w:rPr>
            </w:pPr>
          </w:p>
        </w:tc>
        <w:tc>
          <w:tcPr>
            <w:tcW w:w="2400"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A4" w14:textId="77777777" w:rsidR="00CE4CB3" w:rsidRDefault="00391F2E">
            <w:pPr>
              <w:numPr>
                <w:ilvl w:val="0"/>
                <w:numId w:val="9"/>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Ganesan Karthikeyan: Chair, Independent Member </w:t>
            </w:r>
          </w:p>
          <w:p w14:paraId="000001A5" w14:textId="77777777" w:rsidR="00CE4CB3" w:rsidRDefault="00391F2E">
            <w:pPr>
              <w:numPr>
                <w:ilvl w:val="0"/>
                <w:numId w:val="9"/>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Richard Hooper: Independent Member, Statistician Kathryn Chu (Independent Member, Clinical expert) </w:t>
            </w:r>
          </w:p>
          <w:p w14:paraId="000001A6" w14:textId="77777777" w:rsidR="00CE4CB3" w:rsidRDefault="00391F2E">
            <w:pPr>
              <w:numPr>
                <w:ilvl w:val="0"/>
                <w:numId w:val="9"/>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Elamurugan TP: Independent Member, Clinical expert</w:t>
            </w:r>
          </w:p>
          <w:p w14:paraId="000001A7" w14:textId="77777777" w:rsidR="00CE4CB3" w:rsidRDefault="00391F2E">
            <w:pPr>
              <w:numPr>
                <w:ilvl w:val="0"/>
                <w:numId w:val="9"/>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Sai Kulkarni: Independent Member, Lay-person representative) </w:t>
            </w:r>
          </w:p>
        </w:tc>
        <w:tc>
          <w:tcPr>
            <w:tcW w:w="385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A8"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SDMC’s responsibility is to oversee and safeguard the trial and the trial participants, monitor the main outcome measures including safety and eﬀicacy, and monitor the overall conduct of the trial. The SDMC also should receive and review information on the progress and accruing data of this trial and provide advice on the conduct of the trial to the Trial Management Group (TMG). The specific roles of the SDMC are detailed below: </w:t>
            </w:r>
          </w:p>
          <w:p w14:paraId="000001A9"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t>Expert supervision and monitoring</w:t>
            </w:r>
          </w:p>
          <w:p w14:paraId="000001AA"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Providing expert supervision of the trial.</w:t>
            </w:r>
          </w:p>
          <w:p w14:paraId="000001AB"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Monitoring recruitment figures, follow-up rates, and losses to follow-up.</w:t>
            </w:r>
          </w:p>
          <w:p w14:paraId="000001AC"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Monitoring compliance with the protocol by investigators.</w:t>
            </w:r>
          </w:p>
          <w:p w14:paraId="000001AD"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Assessing data quality, including completeness, and encouraging the collection of</w:t>
            </w:r>
          </w:p>
          <w:p w14:paraId="000001AE"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high-quality data.</w:t>
            </w:r>
          </w:p>
          <w:p w14:paraId="000001AF"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Overseeing the completion of CRFs and advising on TMG’s future </w:t>
            </w:r>
            <w:r>
              <w:rPr>
                <w:rFonts w:ascii="Times New Roman" w:eastAsia="Times New Roman" w:hAnsi="Times New Roman" w:cs="Times New Roman"/>
                <w:color w:val="000000"/>
              </w:rPr>
              <w:lastRenderedPageBreak/>
              <w:t>strategies for</w:t>
            </w:r>
          </w:p>
          <w:p w14:paraId="000001B0"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satisfactory completion.</w:t>
            </w:r>
          </w:p>
          <w:p w14:paraId="000001B1"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Reviewing interim analyses including main outcomes and safety data.</w:t>
            </w:r>
          </w:p>
          <w:p w14:paraId="000001B2"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Assessing the impact and relevance of external evidence.</w:t>
            </w:r>
          </w:p>
          <w:p w14:paraId="000001B3"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Monitoring planned sample size assumptions, preferably with regards to:</w:t>
            </w:r>
          </w:p>
          <w:p w14:paraId="000001B4"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a priori assumptions about the control arm outcome; and/or</w:t>
            </w:r>
          </w:p>
          <w:p w14:paraId="000001B5"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emerging differences in clinically relevant subgroups.</w:t>
            </w:r>
          </w:p>
          <w:p w14:paraId="000001B6"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t>Advising and approving changes</w:t>
            </w:r>
          </w:p>
          <w:p w14:paraId="000001B7"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Sanctioning any changes to the protocol proposed by the TMG (e.g., to design,</w:t>
            </w:r>
          </w:p>
          <w:p w14:paraId="000001B8"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inclusion criteria, trial endpoints, or sample size).</w:t>
            </w:r>
          </w:p>
          <w:p w14:paraId="000001B9"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Approving TMG’s proposals for new sub studies.</w:t>
            </w:r>
          </w:p>
          <w:p w14:paraId="000001BA"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Suggesting additional data analyses if necessary.</w:t>
            </w:r>
          </w:p>
          <w:p w14:paraId="000001BB"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color w:val="000000"/>
              </w:rPr>
              <w:t>Decision making on trial continuation</w:t>
            </w:r>
          </w:p>
          <w:p w14:paraId="000001BC"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Deciding whether to recommend that the trial continues to recruit participants or</w:t>
            </w:r>
          </w:p>
          <w:p w14:paraId="000001BD"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whether recruitment should be terminated either for everyone or for some treatment</w:t>
            </w:r>
          </w:p>
          <w:p w14:paraId="000001BE"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groups and/or some participant subgroups.</w:t>
            </w:r>
          </w:p>
          <w:p w14:paraId="000001BF"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Deciding whether trial follow-up should be stopped earlier.</w:t>
            </w:r>
          </w:p>
          <w:p w14:paraId="000001C0" w14:textId="77777777" w:rsidR="00CE4CB3" w:rsidRDefault="00391F2E">
            <w:pPr>
              <w:spacing w:before="240" w:after="240"/>
              <w:rPr>
                <w:rFonts w:ascii="Times New Roman" w:eastAsia="Times New Roman" w:hAnsi="Times New Roman" w:cs="Times New Roman"/>
                <w:color w:val="000000"/>
              </w:rPr>
            </w:pPr>
            <w:r>
              <w:rPr>
                <w:rFonts w:ascii="Times New Roman" w:eastAsia="Times New Roman" w:hAnsi="Times New Roman" w:cs="Times New Roman"/>
                <w:b/>
                <w:color w:val="000000"/>
              </w:rPr>
              <w:t>Oversight of trial completion and findings</w:t>
            </w:r>
            <w:r>
              <w:rPr>
                <w:rFonts w:ascii="Times New Roman" w:eastAsia="Times New Roman" w:hAnsi="Times New Roman" w:cs="Times New Roman"/>
                <w:color w:val="000000"/>
              </w:rPr>
              <w:t xml:space="preserve"> </w:t>
            </w:r>
          </w:p>
          <w:p w14:paraId="000001C1"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Supervising the prompt disclosure of trial findings. </w:t>
            </w:r>
          </w:p>
          <w:p w14:paraId="000001C2"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Providing input on the policy for publication. </w:t>
            </w:r>
          </w:p>
          <w:p w14:paraId="000001C3"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Approving and giving feedback on the main trial manuscript. </w:t>
            </w:r>
          </w:p>
          <w:p w14:paraId="000001C4" w14:textId="77777777" w:rsidR="00CE4CB3" w:rsidRDefault="00391F2E">
            <w:pPr>
              <w:spacing w:before="240" w:after="240"/>
              <w:rPr>
                <w:rFonts w:ascii="Times New Roman" w:eastAsia="Times New Roman" w:hAnsi="Times New Roman" w:cs="Times New Roman"/>
                <w:color w:val="000000"/>
              </w:rPr>
            </w:pPr>
            <w:r>
              <w:rPr>
                <w:rFonts w:ascii="Times New Roman" w:eastAsia="Times New Roman" w:hAnsi="Times New Roman" w:cs="Times New Roman"/>
                <w:b/>
                <w:color w:val="000000"/>
              </w:rPr>
              <w:t>Confidentiality and appropriateness</w:t>
            </w:r>
            <w:r>
              <w:rPr>
                <w:rFonts w:ascii="Times New Roman" w:eastAsia="Times New Roman" w:hAnsi="Times New Roman" w:cs="Times New Roman"/>
                <w:color w:val="000000"/>
              </w:rPr>
              <w:t xml:space="preserve"> </w:t>
            </w:r>
          </w:p>
          <w:p w14:paraId="000001C5"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Maintaining confidentiality of all trial information that is not in the public domain. </w:t>
            </w:r>
          </w:p>
          <w:p w14:paraId="000001C6"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Monitoring the continuing appropriateness of patient information.</w:t>
            </w:r>
          </w:p>
          <w:p w14:paraId="000001C7" w14:textId="77777777" w:rsidR="00CE4CB3" w:rsidRDefault="00CE4CB3">
            <w:pPr>
              <w:rPr>
                <w:rFonts w:ascii="Times New Roman" w:eastAsia="Times New Roman" w:hAnsi="Times New Roman" w:cs="Times New Roman"/>
                <w:color w:val="000000"/>
              </w:rPr>
            </w:pPr>
          </w:p>
          <w:p w14:paraId="000001C8" w14:textId="77777777" w:rsidR="00CE4CB3" w:rsidRDefault="00CE4CB3">
            <w:pPr>
              <w:rPr>
                <w:rFonts w:ascii="Times New Roman" w:eastAsia="Times New Roman" w:hAnsi="Times New Roman" w:cs="Times New Roman"/>
                <w:color w:val="000000"/>
              </w:rPr>
            </w:pPr>
          </w:p>
        </w:tc>
        <w:tc>
          <w:tcPr>
            <w:tcW w:w="1965" w:type="dxa"/>
            <w:tcBorders>
              <w:top w:val="dashed" w:sz="6" w:space="0" w:color="000000"/>
              <w:left w:val="dashed" w:sz="6" w:space="0" w:color="000000"/>
              <w:bottom w:val="dashed" w:sz="6" w:space="0" w:color="000000"/>
              <w:right w:val="dashed" w:sz="6" w:space="0" w:color="000000"/>
            </w:tcBorders>
            <w:tcMar>
              <w:left w:w="105" w:type="dxa"/>
              <w:right w:w="105" w:type="dxa"/>
            </w:tcMar>
          </w:tcPr>
          <w:p w14:paraId="000001C9" w14:textId="77777777" w:rsidR="00CE4CB3" w:rsidRDefault="00CE4CB3">
            <w:pPr>
              <w:rPr>
                <w:rFonts w:ascii="Times New Roman" w:eastAsia="Times New Roman" w:hAnsi="Times New Roman" w:cs="Times New Roman"/>
                <w:color w:val="000000"/>
              </w:rPr>
            </w:pPr>
          </w:p>
        </w:tc>
      </w:tr>
    </w:tbl>
    <w:p w14:paraId="000001CA" w14:textId="77777777" w:rsidR="00CE4CB3" w:rsidRDefault="00CE4CB3"/>
    <w:p w14:paraId="000001CB" w14:textId="77777777" w:rsidR="00CE4CB3" w:rsidRDefault="00CE4CB3"/>
    <w:p w14:paraId="000001CC" w14:textId="77777777" w:rsidR="00CE4CB3" w:rsidRDefault="00391F2E">
      <w:pPr>
        <w:pStyle w:val="Heading1"/>
        <w:spacing w:line="259" w:lineRule="auto"/>
      </w:pPr>
      <w:r>
        <w:t>List of abbreviations</w:t>
      </w:r>
    </w:p>
    <w:p w14:paraId="000001CD" w14:textId="77777777" w:rsidR="00CE4CB3" w:rsidRDefault="00391F2E">
      <w:pPr>
        <w:rPr>
          <w:rFonts w:ascii="Times New Roman" w:eastAsia="Times New Roman" w:hAnsi="Times New Roman" w:cs="Times New Roman"/>
        </w:rPr>
      </w:pPr>
      <w:r>
        <w:rPr>
          <w:rFonts w:ascii="Times New Roman" w:eastAsia="Times New Roman" w:hAnsi="Times New Roman" w:cs="Times New Roman"/>
          <w:b/>
          <w:i/>
        </w:rPr>
        <w:t>ATLS:</w:t>
      </w:r>
      <w:r>
        <w:rPr>
          <w:rFonts w:ascii="Times New Roman" w:eastAsia="Times New Roman" w:hAnsi="Times New Roman" w:cs="Times New Roman"/>
        </w:rPr>
        <w:t xml:space="preserve"> Advance Trauma Life Support</w:t>
      </w:r>
    </w:p>
    <w:p w14:paraId="000001CE"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i/>
          <w:color w:val="000000"/>
        </w:rPr>
        <w:t>CRF:</w:t>
      </w:r>
      <w:r>
        <w:rPr>
          <w:rFonts w:ascii="Times New Roman" w:eastAsia="Times New Roman" w:hAnsi="Times New Roman" w:cs="Times New Roman"/>
          <w:color w:val="000000"/>
        </w:rPr>
        <w:t xml:space="preserve"> Case Record Form</w:t>
      </w:r>
    </w:p>
    <w:p w14:paraId="000001CF"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i/>
          <w:color w:val="000000"/>
        </w:rPr>
        <w:t xml:space="preserve">ISF: </w:t>
      </w:r>
      <w:r>
        <w:rPr>
          <w:rFonts w:ascii="Times New Roman" w:eastAsia="Times New Roman" w:hAnsi="Times New Roman" w:cs="Times New Roman"/>
          <w:color w:val="000000"/>
        </w:rPr>
        <w:t>Investigator Site File</w:t>
      </w:r>
    </w:p>
    <w:p w14:paraId="000001D0" w14:textId="77777777" w:rsidR="00CE4CB3" w:rsidRDefault="00391F2E">
      <w:pPr>
        <w:rPr>
          <w:rFonts w:ascii="Times New Roman" w:eastAsia="Times New Roman" w:hAnsi="Times New Roman" w:cs="Times New Roman"/>
          <w:color w:val="000000"/>
        </w:rPr>
      </w:pPr>
      <w:r>
        <w:rPr>
          <w:rFonts w:ascii="Times New Roman" w:eastAsia="Times New Roman" w:hAnsi="Times New Roman" w:cs="Times New Roman"/>
          <w:b/>
          <w:i/>
          <w:color w:val="000000"/>
        </w:rPr>
        <w:t>SAE:</w:t>
      </w:r>
      <w:r>
        <w:rPr>
          <w:rFonts w:ascii="Times New Roman" w:eastAsia="Times New Roman" w:hAnsi="Times New Roman" w:cs="Times New Roman"/>
          <w:color w:val="000000"/>
        </w:rPr>
        <w:t xml:space="preserve"> Serious adverse event</w:t>
      </w:r>
    </w:p>
    <w:p w14:paraId="000001D1" w14:textId="77777777" w:rsidR="00CE4CB3" w:rsidRDefault="00391F2E">
      <w:pPr>
        <w:rPr>
          <w:rFonts w:ascii="Times New Roman" w:eastAsia="Times New Roman" w:hAnsi="Times New Roman" w:cs="Times New Roman"/>
          <w:b/>
          <w:i/>
        </w:rPr>
      </w:pPr>
      <w:r>
        <w:rPr>
          <w:rFonts w:ascii="Times New Roman" w:eastAsia="Times New Roman" w:hAnsi="Times New Roman" w:cs="Times New Roman"/>
          <w:b/>
          <w:i/>
        </w:rPr>
        <w:t xml:space="preserve">TMF: </w:t>
      </w:r>
      <w:r>
        <w:rPr>
          <w:rFonts w:ascii="Times New Roman" w:eastAsia="Times New Roman" w:hAnsi="Times New Roman" w:cs="Times New Roman"/>
        </w:rPr>
        <w:t>Trial Master File</w:t>
      </w:r>
    </w:p>
    <w:p w14:paraId="000001D2" w14:textId="77777777" w:rsidR="00CE4CB3" w:rsidRDefault="00391F2E">
      <w:pPr>
        <w:rPr>
          <w:rFonts w:ascii="Times New Roman" w:eastAsia="Times New Roman" w:hAnsi="Times New Roman" w:cs="Times New Roman"/>
        </w:rPr>
      </w:pPr>
      <w:r>
        <w:rPr>
          <w:rFonts w:ascii="Times New Roman" w:eastAsia="Times New Roman" w:hAnsi="Times New Roman" w:cs="Times New Roman"/>
          <w:b/>
          <w:i/>
        </w:rPr>
        <w:t xml:space="preserve">TMG: </w:t>
      </w:r>
      <w:r>
        <w:rPr>
          <w:rFonts w:ascii="Times New Roman" w:eastAsia="Times New Roman" w:hAnsi="Times New Roman" w:cs="Times New Roman"/>
        </w:rPr>
        <w:t>Trial management group</w:t>
      </w:r>
    </w:p>
    <w:p w14:paraId="000001D3" w14:textId="77777777" w:rsidR="00CE4CB3" w:rsidRDefault="00391F2E">
      <w:pPr>
        <w:rPr>
          <w:rFonts w:ascii="Times New Roman" w:eastAsia="Times New Roman" w:hAnsi="Times New Roman" w:cs="Times New Roman"/>
        </w:rPr>
      </w:pPr>
      <w:r>
        <w:rPr>
          <w:rFonts w:ascii="Times New Roman" w:eastAsia="Times New Roman" w:hAnsi="Times New Roman" w:cs="Times New Roman"/>
          <w:b/>
          <w:i/>
        </w:rPr>
        <w:t xml:space="preserve">TT: </w:t>
      </w:r>
      <w:r>
        <w:rPr>
          <w:rFonts w:ascii="Times New Roman" w:eastAsia="Times New Roman" w:hAnsi="Times New Roman" w:cs="Times New Roman"/>
        </w:rPr>
        <w:t>Trial team</w:t>
      </w:r>
    </w:p>
    <w:p w14:paraId="000001D4" w14:textId="77777777" w:rsidR="00CE4CB3" w:rsidRDefault="00391F2E">
      <w:pPr>
        <w:rPr>
          <w:rFonts w:ascii="Times New Roman" w:eastAsia="Times New Roman" w:hAnsi="Times New Roman" w:cs="Times New Roman"/>
        </w:rPr>
      </w:pPr>
      <w:r>
        <w:rPr>
          <w:rFonts w:ascii="Times New Roman" w:eastAsia="Times New Roman" w:hAnsi="Times New Roman" w:cs="Times New Roman"/>
          <w:b/>
          <w:i/>
        </w:rPr>
        <w:t xml:space="preserve">SDMC: </w:t>
      </w:r>
      <w:r>
        <w:rPr>
          <w:rFonts w:ascii="Times New Roman" w:eastAsia="Times New Roman" w:hAnsi="Times New Roman" w:cs="Times New Roman"/>
        </w:rPr>
        <w:t>Trial Steering and Data Monitoring Committee</w:t>
      </w:r>
    </w:p>
    <w:p w14:paraId="000001D5" w14:textId="77777777" w:rsidR="00CE4CB3" w:rsidRDefault="00CE4CB3">
      <w:pPr>
        <w:rPr>
          <w:rFonts w:ascii="Times New Roman" w:eastAsia="Times New Roman" w:hAnsi="Times New Roman" w:cs="Times New Roman"/>
          <w:color w:val="000000"/>
        </w:rPr>
      </w:pPr>
    </w:p>
    <w:p w14:paraId="000001D6" w14:textId="77777777" w:rsidR="00CE4CB3" w:rsidRDefault="00391F2E">
      <w:pPr>
        <w:pStyle w:val="Heading2"/>
      </w:pPr>
      <w:r>
        <w:t>Acknowledgements</w:t>
      </w:r>
    </w:p>
    <w:p w14:paraId="000001D7" w14:textId="77777777" w:rsidR="00CE4CB3" w:rsidRDefault="00391F2E">
      <w:r>
        <w:rPr>
          <w:rFonts w:ascii="Times New Roman" w:eastAsia="Times New Roman" w:hAnsi="Times New Roman" w:cs="Times New Roman"/>
        </w:rPr>
        <w:t>Authors' contributions</w:t>
      </w:r>
    </w:p>
    <w:p w14:paraId="000001D8" w14:textId="77777777" w:rsidR="00CE4CB3" w:rsidRDefault="00CE4CB3">
      <w:pPr>
        <w:rPr>
          <w:rFonts w:ascii="Times New Roman" w:eastAsia="Times New Roman" w:hAnsi="Times New Roman" w:cs="Times New Roman"/>
        </w:rPr>
      </w:pPr>
    </w:p>
    <w:p w14:paraId="000001D9" w14:textId="77777777" w:rsidR="00CE4CB3" w:rsidRDefault="00391F2E">
      <w:pPr>
        <w:pStyle w:val="Heading2"/>
      </w:pPr>
      <w:r>
        <w:t>Authors' information (optional)</w:t>
      </w:r>
    </w:p>
    <w:p w14:paraId="000001DA" w14:textId="77777777" w:rsidR="00CE4CB3" w:rsidRDefault="00CE4CB3"/>
    <w:p w14:paraId="000001DB" w14:textId="77777777" w:rsidR="00CE4CB3" w:rsidRDefault="00391F2E">
      <w:pPr>
        <w:pStyle w:val="Heading2"/>
        <w:rPr>
          <w:color w:val="000000"/>
        </w:rPr>
      </w:pPr>
      <w:r>
        <w:rPr>
          <w:color w:val="000000"/>
        </w:rPr>
        <w:t>Funding {4}</w:t>
      </w:r>
    </w:p>
    <w:p w14:paraId="000001DC" w14:textId="77777777" w:rsidR="00CE4CB3" w:rsidRDefault="00391F2E">
      <w:r>
        <w:rPr>
          <w:rFonts w:ascii="Times New Roman" w:eastAsia="Times New Roman" w:hAnsi="Times New Roman" w:cs="Times New Roman"/>
        </w:rPr>
        <w:t>The study is funded by Swedish Research Council (reg. no. 2023-03128) and Laerdal Foundation (reg. no. 2023-0297). However, the funding for this study is partial, and additional funding will be secured during the course of study. In case the funding is not secured, the study will be stopped, which will likely to result in an underpowered study. But as the intervention in this case is standard of care in many countries and data collection is considered with minimal risk. Therefore, risk of harm among participants is minimal and there is potentially direct benefit to the participants who receive the intervention. Therefore, benefit-risk ratio is considered favourable, even if the study is underpowered.</w:t>
      </w:r>
    </w:p>
    <w:p w14:paraId="000001DD" w14:textId="77777777" w:rsidR="00CE4CB3" w:rsidRDefault="00CE4CB3">
      <w:pPr>
        <w:rPr>
          <w:rFonts w:ascii="Times New Roman" w:eastAsia="Times New Roman" w:hAnsi="Times New Roman" w:cs="Times New Roman"/>
          <w:color w:val="000000"/>
        </w:rPr>
      </w:pPr>
    </w:p>
    <w:p w14:paraId="000001DE" w14:textId="77777777" w:rsidR="00CE4CB3" w:rsidRDefault="00391F2E">
      <w:pPr>
        <w:pStyle w:val="Heading2"/>
      </w:pPr>
      <w:r>
        <w:t>Availability of data and materials {29}</w:t>
      </w:r>
    </w:p>
    <w:p w14:paraId="000001DF" w14:textId="77777777" w:rsidR="00CE4CB3" w:rsidRDefault="00CE4CB3"/>
    <w:p w14:paraId="000001E0" w14:textId="77777777" w:rsidR="00CE4CB3" w:rsidRDefault="00391F2E">
      <w:pPr>
        <w:pStyle w:val="Heading1"/>
      </w:pPr>
      <w:r>
        <w:t>Declarations</w:t>
      </w:r>
    </w:p>
    <w:p w14:paraId="000001E1" w14:textId="77777777" w:rsidR="00CE4CB3" w:rsidRDefault="00391F2E">
      <w:pPr>
        <w:pStyle w:val="Heading2"/>
      </w:pPr>
      <w:r>
        <w:t>Ethics approval and consent to participate {24}</w:t>
      </w:r>
    </w:p>
    <w:p w14:paraId="000001E2" w14:textId="77777777" w:rsidR="00CE4CB3" w:rsidRDefault="00391F2E">
      <w:r>
        <w:rPr>
          <w:rFonts w:ascii="Times New Roman" w:eastAsia="Times New Roman" w:hAnsi="Times New Roman" w:cs="Times New Roman"/>
        </w:rPr>
        <w:t xml:space="preserve">Ethics approval has been taken from The George Institute Ethics committee (ECR/272/Indt/DL/2017). </w:t>
      </w:r>
    </w:p>
    <w:p w14:paraId="000001E3" w14:textId="77777777" w:rsidR="00CE4CB3" w:rsidRDefault="00CE4CB3">
      <w:pPr>
        <w:pStyle w:val="Heading2"/>
      </w:pPr>
    </w:p>
    <w:p w14:paraId="000001E4" w14:textId="77777777" w:rsidR="00CE4CB3" w:rsidRDefault="00391F2E">
      <w:pPr>
        <w:pStyle w:val="Heading2"/>
      </w:pPr>
      <w:r>
        <w:t>Consent for publication {32}</w:t>
      </w:r>
    </w:p>
    <w:p w14:paraId="000001E5" w14:textId="77777777" w:rsidR="00CE4CB3" w:rsidRDefault="00391F2E">
      <w:pPr>
        <w:rPr>
          <w:rFonts w:ascii="Times New Roman" w:eastAsia="Times New Roman" w:hAnsi="Times New Roman" w:cs="Times New Roman"/>
        </w:rPr>
      </w:pPr>
      <w:r>
        <w:rPr>
          <w:rFonts w:ascii="Times New Roman" w:eastAsia="Times New Roman" w:hAnsi="Times New Roman" w:cs="Times New Roman"/>
        </w:rPr>
        <w:t>This manuscript does not contain individual personal data from patients.</w:t>
      </w:r>
    </w:p>
    <w:p w14:paraId="000001E6" w14:textId="77777777" w:rsidR="00CE4CB3" w:rsidRDefault="00CE4CB3">
      <w:pPr>
        <w:pStyle w:val="Heading2"/>
      </w:pPr>
    </w:p>
    <w:p w14:paraId="000001E7" w14:textId="77777777" w:rsidR="00CE4CB3" w:rsidRDefault="00391F2E">
      <w:pPr>
        <w:pStyle w:val="Heading2"/>
      </w:pPr>
      <w:r>
        <w:t>Competing interests {28}</w:t>
      </w:r>
    </w:p>
    <w:p w14:paraId="000001E8" w14:textId="77777777" w:rsidR="00CE4CB3" w:rsidRDefault="00391F2E">
      <w:pPr>
        <w:pStyle w:val="Heading2"/>
      </w:pPr>
      <w:r>
        <w:t>The authors declare that they have no competing interests.</w:t>
      </w:r>
    </w:p>
    <w:p w14:paraId="000001E9" w14:textId="77777777" w:rsidR="00CE4CB3" w:rsidRDefault="00CE4CB3"/>
    <w:p w14:paraId="000001EA" w14:textId="77777777" w:rsidR="00CE4CB3" w:rsidRDefault="00CE4CB3"/>
    <w:p w14:paraId="000001EB" w14:textId="77777777" w:rsidR="00CE4CB3" w:rsidRDefault="00391F2E">
      <w:pPr>
        <w:pStyle w:val="Heading2"/>
      </w:pPr>
      <w:r>
        <w:t>References</w:t>
      </w:r>
    </w:p>
    <w:p w14:paraId="000001EC"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bookmarkStart w:id="32" w:name="_heading=h.gjdgxs" w:colFirst="0" w:colLast="0"/>
      <w:bookmarkEnd w:id="32"/>
      <w:r>
        <w:rPr>
          <w:rFonts w:ascii="Times New Roman" w:eastAsia="Times New Roman" w:hAnsi="Times New Roman" w:cs="Times New Roman"/>
          <w:color w:val="000000"/>
        </w:rPr>
        <w:t>GBD 2019 Diseases and Injuries Collaborators. Injuries—level 1 cause. The Lancet 396, (2020).</w:t>
      </w:r>
    </w:p>
    <w:p w14:paraId="000001ED"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GBD 2019 Diseases and Injuries Collaborators. Global burden of 369 diseases and injuries in 204 countries and territories, 1990–2019: A systematic analysis for the global burden of disease study 2019. The Lancet. 2020; 396(10258): 1204-1222. </w:t>
      </w:r>
    </w:p>
    <w:p w14:paraId="000001EE"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Rauf R, von Matthey F, Croenlein M, Zyskowski M, van Griensven M, Biberthaler P, et al. </w:t>
      </w:r>
      <w:r>
        <w:rPr>
          <w:rFonts w:ascii="Times New Roman" w:eastAsia="Times New Roman" w:hAnsi="Times New Roman" w:cs="Times New Roman"/>
          <w:color w:val="000000"/>
        </w:rPr>
        <w:lastRenderedPageBreak/>
        <w:t>Changes in the temporal distribution of in-hospital mortality in severely injured patients-An analysis of the TraumaRegister DGU. PLoS One. 2019;14(2):e0212095.</w:t>
      </w:r>
    </w:p>
    <w:p w14:paraId="000001EF"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Roy N, Kizhakke Veetil D, Uttam Khajanchi M, Kumar V, Solomon H, Kamble J, et al. Learning from 2523 trauma deaths in India- opportunities to prevent in-hospital deaths. BMC Health Serv Res. 2017 Feb 16;17(1):142.</w:t>
      </w:r>
    </w:p>
    <w:p w14:paraId="000001F0"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Callcut RA, Kornblith LZ, Conroy AS, Robles AJ, Meizoso JP, Namias N, et al. The why and how our trauma patients die: A prospective Multicenter Western Trauma Association study. J Trauma Acute Care Surg. 2019 May;86(5):864-70.  </w:t>
      </w:r>
    </w:p>
    <w:p w14:paraId="000001F1"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Ghorbani P, Strömmer L. Analysis of preventable deaths and errors in trauma care in a Scandinavian trauma level-I centre. Acta Anaesthesiol Scand. 2018 Sep;62(8):1146-1153.</w:t>
      </w:r>
    </w:p>
    <w:p w14:paraId="000001F2"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Mohammad A, Branicki F, M Abu-Zidan F. Educational and clinical impact of Advanced Trauma Life Support (ATLS) courses: a systematic review. World J Surg. 2014 Feb;38(2):322-9.</w:t>
      </w:r>
    </w:p>
    <w:p w14:paraId="000001F3"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Jayaraman S, Sethi D, Chinnock P, Wong R. Advanced trauma life support training for hospital staff. Cochrane Database Syst Rev. 2014 Aug 22;2014(8):CD004173.</w:t>
      </w:r>
    </w:p>
    <w:p w14:paraId="000001F4"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Kadhum M, Sinclair P, Lavy C. Are Primary Trauma Care (PTC) courses beneficial in low- and middle-income countries - A systematic review. Injury. 2020 Feb;51(2):136-141.</w:t>
      </w:r>
    </w:p>
    <w:p w14:paraId="000001F5"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Jin J, Akau'ola S, Yip C-H, Nthumba P, Ameh EA, de Jonge S, et al. Effectiveness of Quality Improvement Processes, Interventions, and Structure in Trauma Systems in Low- and Middle-Income Countries: A Systematic Review and Meta-analysis. World J Surg. 2021 Jul;45(7):1982-1998.  </w:t>
      </w:r>
    </w:p>
    <w:p w14:paraId="000001F6"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Mclver R, Erdogan M, Parker R, Evans A, Green R, Gomez D, et al. Effect of trauma quality improvement initiatives on outcomes and costs at community hospitals: A scoping review. Injury. 2024 Jun;55(6):111492. </w:t>
      </w:r>
    </w:p>
    <w:p w14:paraId="000001F7"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Committee on Trauma. Advanced trauma life support® student course manual. 10 ed. American College of Surgeons; 2018.</w:t>
      </w:r>
    </w:p>
    <w:p w14:paraId="000001F8"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American Collage of Surgeons. Resources for Optimal Care of the Injured Patient. Chicago: American Collage of Surgeons; 2022.</w:t>
      </w:r>
    </w:p>
    <w:p w14:paraId="000001F9"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Ali I, Cohen R, Reznick R. Demonstration of acquisition of trauma management skills by senior medical students completing the ATLS Program. J Trauma. 1995 May;38(5):687-91.</w:t>
      </w:r>
    </w:p>
    <w:p w14:paraId="000001FA"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Ali J, Cohen R, Gana TJ, Pierre I, Bedaysie H, Ali E, et al. Teaching effectiveness of the advanced trauma life support program as demonstrated by an objective structured clinical examination for practicing physicians. World J Surg. 1996 Oct;20(8):1121-5.</w:t>
      </w:r>
    </w:p>
    <w:p w14:paraId="000001FB"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Ali J, Adam RU, Josa D, Pierre I, Bedaysie H, West U, et al. Comparison of performance of interns completing the old (1993) and new interactive (1997) Advanced Trauma Life Support courses. J Trauma. 1999 Jan;46(1):80-6.</w:t>
      </w:r>
    </w:p>
    <w:p w14:paraId="000001FC"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Putra AB, Nurachman LA, Suryawiditya BA, Risyaldi M, Sihardo L. Impact of Advanced Trauma Life Support Training for Improving Mortality Outcome; A systematic Review and Meta-analysis. NRJS. 2023;8(2).  </w:t>
      </w:r>
    </w:p>
    <w:p w14:paraId="000001FD"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Vestrup JA, Stormorken A, Wood V. Impact of advanced trauma life support training on early trauma management. Am J Surg. 1988 May;155(5):704-7.</w:t>
      </w:r>
    </w:p>
    <w:p w14:paraId="000001FE"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Ariyanayagam DC, Naraynsingh V, Maraj I. The impact of the ATLS course on traffic accident mortality in Trinidad and Tobago. West Indian Med J. 1992 Jun;41(2):72-4.</w:t>
      </w:r>
    </w:p>
    <w:p w14:paraId="000001FF"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Ali J, Adam R, Butler AK, Chang H, Howard M, Gonsalves D, et al. Trauma outcome improves following the advanced trauma life support program in a developing country. J Trauma. 1993 Jun;34(6):890-8; discussion 898-899.</w:t>
      </w:r>
    </w:p>
    <w:p w14:paraId="00000200"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Olson CJ, Arthur M, Mullins RJ, Rowland D, Hedges JR, Mann NC. Influence of trauma system implementation on process of care delivered to seriously injured patients in rural trauma centers. Surgery. 2001 Aug;130(2):273-279.</w:t>
      </w:r>
    </w:p>
    <w:p w14:paraId="00000201"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van Olden GD, Meeuwis JD, Bolhuis HW, Boxma H, Goris RJ. Clinical impact of advanced trauma life support. Am J Emerg Med. 2004 Nov;22(7):522-525.</w:t>
      </w:r>
    </w:p>
    <w:p w14:paraId="00000202"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Wang P, Li NP, Gu YF, Lu XB, Cong JN, Yang X, et al. Comparison of severe trauma care effect before and after advanced trauma life support training. Chin J Traumatol. 2010 </w:t>
      </w:r>
      <w:r>
        <w:rPr>
          <w:rFonts w:ascii="Times New Roman" w:eastAsia="Times New Roman" w:hAnsi="Times New Roman" w:cs="Times New Roman"/>
          <w:color w:val="000000"/>
        </w:rPr>
        <w:lastRenderedPageBreak/>
        <w:t>Dec;13(6):341-344.</w:t>
      </w:r>
    </w:p>
    <w:p w14:paraId="00000203"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Drimousis PG, Theodorou D, Toutouzas K, Stergiopoulos S, Delicha EM, Giannopoulos P, et al. Advanced Trauma Life Support certified physicians in a non trauma system setting: is it enough? Resuscitation. 2011 Feb;82(2):180-184.</w:t>
      </w:r>
    </w:p>
    <w:p w14:paraId="00000204"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Hashmi ZG, Haider AH, Zafar SN, Kisat M, Moosa A, Siddiqui F, et al. Hospital-based trauma quality improvement initiatives: first step toward improving trauma outcomes in the developing world. J Trauma Acute Care Surg. 2013 Jul;75(1):60-68.</w:t>
      </w:r>
    </w:p>
    <w:p w14:paraId="00000205"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Petroze RT, Byiringiro JC, Ntakiyiruta G, Briggs SM, Deckelbaum DL, Razek T, et al. Can focused trauma education initiatives reduce mortality or improve resource utilization in a low-resource setting? World J Surg. 2015 Apr;39(4):926-933.</w:t>
      </w:r>
    </w:p>
    <w:p w14:paraId="00000206"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Bellanova G, Buccelletti F, Berletti R, Cavana M, Folgheraiter G, Groppo F, et al. How formative courses about damage control surgery and non-operative management improved outcome and survival in unstable politrauma patients in a Mountain Trauma Center. Ann Ital Chir. 2016;87:68-74.</w:t>
      </w:r>
    </w:p>
    <w:p w14:paraId="00000207"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Gerdin Wärnberg M, Berg J, Bhandarkar P, Chatterjee A, Chatterjee S, Chintamani C, et al. A pilot multicentre cluster randomised trial to compare the effect of trauma life support training programmes on patient and provider outcomes. BMJ Open. 2022 Apr 18;12(4):e057504.</w:t>
      </w:r>
    </w:p>
    <w:p w14:paraId="00000208"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David S, Gerdin Wärnberg M, Trauma life support training Effectiveness Research Network (TERN) collaborators. Patient-reported outcomes relevant to post-discharge trauma patients in urban India [Internet]. medRxiv. 2024. p. 2024.02.20.24302971. Available from: </w:t>
      </w:r>
    </w:p>
    <w:p w14:paraId="00000209" w14:textId="77777777" w:rsidR="00CE4CB3" w:rsidRDefault="00391F2E">
      <w:pPr>
        <w:pBdr>
          <w:top w:val="nil"/>
          <w:left w:val="nil"/>
          <w:bottom w:val="nil"/>
          <w:right w:val="nil"/>
          <w:between w:val="nil"/>
        </w:pBdr>
        <w:ind w:left="720"/>
        <w:jc w:val="left"/>
        <w:rPr>
          <w:rFonts w:ascii="Times New Roman" w:eastAsia="Times New Roman" w:hAnsi="Times New Roman" w:cs="Times New Roman"/>
          <w:color w:val="000000"/>
        </w:rPr>
      </w:pPr>
      <w:hyperlink r:id="rId20">
        <w:r>
          <w:rPr>
            <w:rFonts w:ascii="Times New Roman" w:eastAsia="Times New Roman" w:hAnsi="Times New Roman" w:cs="Times New Roman"/>
            <w:color w:val="0000FF"/>
            <w:u w:val="single"/>
          </w:rPr>
          <w:t>http://medrxiv.org/content/early/2024/03/15/2024.02.20.24302971.abstract</w:t>
        </w:r>
      </w:hyperlink>
    </w:p>
    <w:p w14:paraId="0000020A" w14:textId="77777777" w:rsidR="00CE4CB3" w:rsidRDefault="00391F2E">
      <w:pPr>
        <w:numPr>
          <w:ilvl w:val="0"/>
          <w:numId w:val="8"/>
        </w:numPr>
        <w:pBdr>
          <w:top w:val="nil"/>
          <w:left w:val="nil"/>
          <w:bottom w:val="nil"/>
          <w:right w:val="nil"/>
          <w:between w:val="nil"/>
        </w:pBdr>
        <w:jc w:val="left"/>
        <w:rPr>
          <w:rFonts w:ascii="Times New Roman" w:eastAsia="Times New Roman" w:hAnsi="Times New Roman" w:cs="Times New Roman"/>
          <w:color w:val="000000"/>
        </w:rPr>
      </w:pPr>
      <w:r>
        <w:rPr>
          <w:rFonts w:ascii="Times New Roman" w:eastAsia="Times New Roman" w:hAnsi="Times New Roman" w:cs="Times New Roman"/>
          <w:color w:val="000000"/>
        </w:rPr>
        <w:t>Hemming K, Haines TP, Chilton PJ, Girling AJ, Lilford RJ. The stepped wedge cluster randomised trial: rationale, design, analysis, and reporting. BMJ. 2015 Feb 6;350:h391. doi: 10.1136/bmj.h391. PMID: 25662947.</w:t>
      </w:r>
    </w:p>
    <w:p w14:paraId="0000020B"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Aukstakalnis V, Stucinskas J, Dobozinskas P, Darginavicius L, Stasaitis K, Vaitkaitis D. Impact of video recordings review with structured debriefings on trauma team performance: a prospective observational cohort study. Eur J Trauma Emerg Surg. 2024 Aug;50(4):1475-1480. doi: 10.1007/s00068-024-02473-3. Epub 2024 Feb 23. PMID: 38393363.</w:t>
      </w:r>
    </w:p>
    <w:p w14:paraId="0000020C"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Campbell MK, Fayers PM, Grimshaw JM. Determinants of the intracluster correlation coefficient in cluster randomized trials: the case of implementation research. Clin Trials. 2005;2(2):99-107. doi: 10.1191/1740774505cn071oa. PMID: 16279131.</w:t>
      </w:r>
    </w:p>
    <w:p w14:paraId="0000020D"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Eldridge SM, Costelloe CE, Kahan BC, Lancaster GA, Kerry SM. How big should the pilot study for my cluster randomised trial be? Stat Methods Med Res. 2016 Jun;25(3):1039-56. doi: 10.1177/0962280215588242. Epub 2015 Jun 12. PMID: 26071431.</w:t>
      </w:r>
    </w:p>
    <w:p w14:paraId="0000020E"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ICMJE | Recommendations | Defining the Role of Authors and Contributors [Internet]. Acponline.org. 2025 [cited 2025 Feb 12]. Available from: https://icmje.acponline.org/recommendations/browse/roles-and-responsibilities/defining-the-role-of-authors-and-contributors.html</w:t>
      </w:r>
    </w:p>
    <w:p w14:paraId="0000020F"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Korevaar E, Kasza J, Taljaard M, Hemming K, Haines T, Turner EL, Thompson JA, Hughes JP, Forbes AB. Intra-cluster correlations from the CLustered OUtcome Dataset bank to inform the design of longitudinal cluster trials. Clin Trials. 2021 Oct;18(5):529-540. doi: 10.1177/17407745211020852. Epub 2021 Jun 4. Erratum in: Clin Trials. 2023 Feb;20(1):93-94. doi: 10.1177/17407745221123714. PMID: 34088230.</w:t>
      </w:r>
    </w:p>
    <w:p w14:paraId="00000210"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Rauf R, von Matthey F, Croenlein M, Zyskowski M, van Griensven M, Biberthaler P, Lefering R, Huber-Wagner S; Section NIS of DGU. Changes in the temporal distribution of in-hospital mortality in severely injured patients-An analysis of the TraumaRegister DGU. PLoS One. 2019 Feb 22;14(2):e0212095. doi: 10.1371/journal.pone.0212095. PMID: 30794579; PMCID: PMC6386341.</w:t>
      </w:r>
    </w:p>
    <w:p w14:paraId="00000211"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Li F, Hughes JP, Hemming K, Taljaard M, Melnick ER, Heagerty PJ. Mixed-effects models for the design and analysis of stepped wedge cluster randomized trials: An overview. Stat Methods Med Res. 2021 Feb;30(2):612-639. doi: 10.1177/0962280220932962. Epub 2020 Jul </w:t>
      </w:r>
      <w:r>
        <w:rPr>
          <w:rFonts w:ascii="Times New Roman" w:eastAsia="Times New Roman" w:hAnsi="Times New Roman" w:cs="Times New Roman"/>
          <w:color w:val="000000"/>
        </w:rPr>
        <w:lastRenderedPageBreak/>
        <w:t>6. PMID: 32631142; PMCID: PMC7785651.</w:t>
      </w:r>
    </w:p>
    <w:p w14:paraId="00000212"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Diaz T, Strong KL, Cao B, Guthold R, Moran AC, Moller AB, Requejo J, Sadana R, Thiyagarajan JA, Adebayo E, Akwara E, Amouzou A, Aponte Varon JJ, Azzopardi PS, Boschi-Pinto C, Carvajal L, Chandra-Mouli V, Crofts S, Dastgiri S, Dery JS, Elnakib S, Fagan L, Jane Ferguson B, Fitzner J, Friedman HS, Hagell A, Jongstra E, Kann L, Chatterji S, English M, Glaziou P, Hanson C, Hosseinpoor AR, Marsh A, Morgan AP, Munos MK, Noor A, Pavlin BI, Pereira R, Porth TA, Schellenberg J, Siddique R, You D, Vaz LME, Banerjee A. A call for standardised age-disaggregated health data. Lancet Healthy Longev. 2021 Jul;2(7):e436-e443. doi: 10.1016/S2666-7568(21)00115-X. Erratum in: Lancet Healthy Longev. 2021 Aug;2(8):e458. doi: 10.1016/S2666-7568(21)00171-9. PMID: 34240065; PMCID: PMC8245325.</w:t>
      </w:r>
    </w:p>
    <w:p w14:paraId="00000213"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rPr>
        <w:t>Aukstakalnis V, Stucinskas J, Dobozinskas P, Darginavicius L, Stasaitis K, Vaitkaitis D. Impact of video recordings review with structured debriefings on trauma team performance: a prospective observational cohort study. Eur J Trauma Emerg Surg. 2024 Aug;50(4):1475-1480. doi: 10.1007/s00068-024-02473-3. Epub 2024 Feb 23. PMID: 38393363.</w:t>
      </w:r>
    </w:p>
    <w:p w14:paraId="00000214"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Mohammad A, Branicki F, Abu-Zidan FM. Educational and clinical impact of Advanced Trauma Life Support (ATLS) courses: a systematic review. World J Surg. 2014 Feb;38(2):322-9. doi: 10.1007/s00268-013-2294-0. PMID: 24136720</w:t>
      </w:r>
    </w:p>
    <w:p w14:paraId="00000215" w14:textId="77777777" w:rsidR="00CE4CB3" w:rsidRDefault="00391F2E">
      <w:pPr>
        <w:numPr>
          <w:ilvl w:val="0"/>
          <w:numId w:val="8"/>
        </w:numPr>
      </w:pPr>
      <w:r>
        <w:t xml:space="preserve">Jayaraman S, Sethi D, Chinnock P, Wong R. Advanced trauma life support training for hospital staff. Cochrane Database Syst Rev. 2014 Aug 22;2014(8):CD004173. doi: 10.1002/14651858.CD004173.pub4. PMID: 25146524; PMCID: PMC7184315.       </w:t>
      </w:r>
    </w:p>
    <w:p w14:paraId="00000216"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Kadhum M, Sinclair P, Lavy C. Are Primary Trauma Care (PTC) courses beneficial in low- and middle-income countries - A systematic review. Injury. 2020 Feb;51(2):136-141. doi: 10.1016/j.injury.2019.10.084. Epub 2019 Oct 31. PMID: 31679834.</w:t>
      </w:r>
    </w:p>
    <w:p w14:paraId="00000217"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Jin J, Akau'ola S, Yip CH, Nthumba P, Ameh EA, de Jonge S, Mehes M, Waiqanabete I, Henry J, Hill A; International Society of Surgery (ISS) and the G4 Alliance International Standards and Guidelines for Quality Safe Surgery and Anesthesia (ISG-QSSA) Group. Effectiveness of Quality Improvement Processes, Interventions, and Structure in Trauma Systems in Low- and Middle-Income Countries: A Systematic Review and Meta-analysis. World J Surg. 2021 Jul;45(7):1982-1998. doi: 10.1007/s00268-021-06065-9. Epub 2021 Apr 9. PMID: 33835217.</w:t>
      </w:r>
    </w:p>
    <w:p w14:paraId="00000218"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McIver R, Erdogan M, Parker R, Evans A, Green R, Gomez D, Johnston T. Effect of trauma quality improvement initiatives on outcomes and costs at community hospitals: A scoping review. Injury. 2024 Jun;55(6):111492. doi: 10.1016/j.injury.2024.111492. Epub 2024 Mar 11. PMID: 38531721. </w:t>
      </w:r>
    </w:p>
    <w:p w14:paraId="00000219"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Mohammad A, Branicki F, Abu-Zidan FM. Educational and clinical impact of Advanced Trauma Life Support (ATLS) courses: a systematic review. World J Surg. 2014 Feb;38(2):322-9. doi: 10.1007/s00268-013-2294-0. PMID: 24136720. </w:t>
      </w:r>
    </w:p>
    <w:p w14:paraId="0000021A"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bookmarkStart w:id="33" w:name="_heading=h.30j0zll" w:colFirst="0" w:colLast="0"/>
      <w:bookmarkEnd w:id="33"/>
      <w:r>
        <w:rPr>
          <w:rFonts w:ascii="Times New Roman" w:eastAsia="Times New Roman" w:hAnsi="Times New Roman" w:cs="Times New Roman"/>
          <w:color w:val="000000"/>
        </w:rPr>
        <w:t xml:space="preserve"> Jayaraman, S., Sethi, D., Chinnock, P., &amp; Wong, R. (2014). Advanced trauma life support training for hospital staff. Cochrane Database of Systematic Reviews. doi:10.1002/14651858.cd004173.pub4 PMID 25146524</w:t>
      </w:r>
    </w:p>
    <w:p w14:paraId="0000021B"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Jin J, Akau'ola S, Yip CH, Nthumba P, Ameh EA, de Jonge S, Mehes M, Waiqanabete I, Henry J, Hill A; International Society of Surgery (ISS) and the G4 Alliance International Standards and Guidelines for Quality Safe Surgery and Anesthesia (ISG-QSSA) Group. Effectiveness of Quality Improvement Processes, Interventions, and Structure in Trauma Systems in Low- and Middle-Income Countries: A Systematic Review and Meta-analysis. World J Surg. 2021 Jul;45(7):1982-1998. doi: 10.1007/s00268-021-06065-9. Epub 2021 Apr 9. PMID: 33835217. </w:t>
      </w:r>
    </w:p>
    <w:p w14:paraId="0000021C"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McIver R, Erdogan M, Parker R, Evans A, Green R, Gomez D, Johnston T. Effect of trauma </w:t>
      </w:r>
      <w:r>
        <w:rPr>
          <w:rFonts w:ascii="Times New Roman" w:eastAsia="Times New Roman" w:hAnsi="Times New Roman" w:cs="Times New Roman"/>
          <w:color w:val="000000"/>
        </w:rPr>
        <w:lastRenderedPageBreak/>
        <w:t xml:space="preserve">quality improvement initiatives on outcomes and costs at community hospitals: A scoping review. Injury. 2024 Jun;55(6):111492. doi: 10.1016/j.injury.2024.111492. Epub 2024 Mar 11. PMID: 38531721.   </w:t>
      </w:r>
    </w:p>
    <w:p w14:paraId="0000021D"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Putra, Afid B.; Nurachman, Luthfian A.; Suryawiditya, Bagus A.; Risyaldi, Muftah; and Sihardo, Lam (2023) "Impact of Advanced Trauma Life Support Training for Improving Mortality Outcome: A Systematic Review and Meta-analysis," The New Ropanasuri Journal of Surgery: Vol. 8: No. 2, Article 4. DOI: 10.7454/nrjs.v8i2.1152</w:t>
      </w:r>
      <w:r>
        <w:rPr>
          <w:color w:val="000000"/>
          <w:sz w:val="22"/>
          <w:szCs w:val="22"/>
        </w:rPr>
        <w:br/>
      </w:r>
      <w:r>
        <w:rPr>
          <w:rFonts w:ascii="Times New Roman" w:eastAsia="Times New Roman" w:hAnsi="Times New Roman" w:cs="Times New Roman"/>
          <w:color w:val="000000"/>
        </w:rPr>
        <w:t xml:space="preserve">Available at: </w:t>
      </w:r>
      <w:hyperlink r:id="rId21">
        <w:r>
          <w:rPr>
            <w:rFonts w:ascii="Times New Roman" w:eastAsia="Times New Roman" w:hAnsi="Times New Roman" w:cs="Times New Roman"/>
            <w:color w:val="0000FF"/>
            <w:u w:val="single"/>
          </w:rPr>
          <w:t>https://scholarhub.ui.ac.id/nrjs/vol8/iss2/4</w:t>
        </w:r>
      </w:hyperlink>
      <w:r>
        <w:rPr>
          <w:rFonts w:ascii="Times New Roman" w:eastAsia="Times New Roman" w:hAnsi="Times New Roman" w:cs="Times New Roman"/>
          <w:color w:val="000000"/>
        </w:rPr>
        <w:t xml:space="preserve"> </w:t>
      </w:r>
    </w:p>
    <w:p w14:paraId="0000021E"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Ali I, Cohen R, Reznick R. Demonstration of acquisition of trauma management skills by senior medical students completing the ATLS Program. J Trauma. 1995 May;38(5):687-91. doi: 10.1097/00005373-199505000-00002. PMID: 7760393. </w:t>
      </w:r>
    </w:p>
    <w:p w14:paraId="0000021F"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Ali J, Cohen R, Adam R, Gana TJ, Pierre I, Bedaysie H, Ali E, West U, Winn J. Teaching effectiveness of the advanced trauma life support program as demonstrated by an objective structured clinical examination for practicing physicians. World J Surg. 1996 Oct;20(8):1121-5; discussion 1125-6. doi: 10.1007/s002689900171. PMID: 8798375. </w:t>
      </w:r>
    </w:p>
    <w:p w14:paraId="00000220" w14:textId="77777777" w:rsidR="00CE4CB3" w:rsidRDefault="00391F2E">
      <w:pPr>
        <w:numPr>
          <w:ilvl w:val="0"/>
          <w:numId w:val="8"/>
        </w:numPr>
        <w:pBdr>
          <w:top w:val="nil"/>
          <w:left w:val="nil"/>
          <w:bottom w:val="nil"/>
          <w:right w:val="nil"/>
          <w:between w:val="nil"/>
        </w:pBdr>
        <w:spacing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Ali J, Adam RU, Josa D, Pierre I, Bedaysie H, West U, Winn J, Haynes B. Comparison of performance of interns completing the old (1993) and new interactive (1997) Advanced Trauma Life Support courses. J Trauma. 1999 Jan;46(1):80-6. doi: 10.1097/00005373-199901000-00013. PMID: 9932687.</w:t>
      </w:r>
    </w:p>
    <w:p w14:paraId="00000221" w14:textId="77777777" w:rsidR="00CE4CB3" w:rsidRDefault="00CE4CB3">
      <w:pPr>
        <w:pBdr>
          <w:top w:val="nil"/>
          <w:left w:val="nil"/>
          <w:bottom w:val="nil"/>
          <w:right w:val="nil"/>
          <w:between w:val="nil"/>
        </w:pBdr>
        <w:spacing w:line="259" w:lineRule="auto"/>
        <w:ind w:left="720" w:hanging="360"/>
        <w:jc w:val="left"/>
        <w:rPr>
          <w:rFonts w:ascii="Times New Roman" w:eastAsia="Times New Roman" w:hAnsi="Times New Roman" w:cs="Times New Roman"/>
          <w:color w:val="000000"/>
        </w:rPr>
      </w:pPr>
    </w:p>
    <w:p w14:paraId="00000222" w14:textId="77777777" w:rsidR="00CE4CB3" w:rsidRDefault="00CE4CB3"/>
    <w:p w14:paraId="00000223" w14:textId="77777777" w:rsidR="00CE4CB3" w:rsidRDefault="00CE4CB3"/>
    <w:p w14:paraId="00000224" w14:textId="77777777" w:rsidR="00CE4CB3" w:rsidRDefault="00CE4CB3">
      <w:pPr>
        <w:rPr>
          <w:rFonts w:ascii="Times New Roman" w:eastAsia="Times New Roman" w:hAnsi="Times New Roman" w:cs="Times New Roman"/>
        </w:rPr>
      </w:pPr>
    </w:p>
    <w:p w14:paraId="00000225" w14:textId="77777777" w:rsidR="00CE4CB3" w:rsidRDefault="00CE4CB3">
      <w:pPr>
        <w:rPr>
          <w:rFonts w:ascii="Times New Roman" w:eastAsia="Times New Roman" w:hAnsi="Times New Roman" w:cs="Times New Roman"/>
        </w:rPr>
      </w:pPr>
    </w:p>
    <w:p w14:paraId="00000226" w14:textId="77777777" w:rsidR="00CE4CB3" w:rsidRDefault="00CE4CB3">
      <w:pPr>
        <w:rPr>
          <w:rFonts w:ascii="Times New Roman" w:eastAsia="Times New Roman" w:hAnsi="Times New Roman" w:cs="Times New Roman"/>
        </w:rPr>
      </w:pPr>
    </w:p>
    <w:p w14:paraId="00000227" w14:textId="77777777" w:rsidR="00CE4CB3" w:rsidRDefault="00CE4CB3">
      <w:pPr>
        <w:pStyle w:val="Heading1"/>
      </w:pPr>
    </w:p>
    <w:p w14:paraId="00000228" w14:textId="77777777" w:rsidR="00CE4CB3" w:rsidRDefault="00CE4CB3">
      <w:pPr>
        <w:rPr>
          <w:rFonts w:ascii="Times New Roman" w:eastAsia="Times New Roman" w:hAnsi="Times New Roman" w:cs="Times New Roman"/>
        </w:rPr>
      </w:pPr>
    </w:p>
    <w:p w14:paraId="00000229" w14:textId="77777777" w:rsidR="00CE4CB3" w:rsidRDefault="00CE4CB3">
      <w:pPr>
        <w:rPr>
          <w:rFonts w:ascii="Times New Roman" w:eastAsia="Times New Roman" w:hAnsi="Times New Roman" w:cs="Times New Roman"/>
        </w:rPr>
      </w:pPr>
    </w:p>
    <w:p w14:paraId="0000022A" w14:textId="77777777" w:rsidR="00CE4CB3" w:rsidRDefault="00CE4CB3">
      <w:pPr>
        <w:rPr>
          <w:rFonts w:ascii="Times New Roman" w:eastAsia="Times New Roman" w:hAnsi="Times New Roman" w:cs="Times New Roman"/>
        </w:rPr>
      </w:pPr>
    </w:p>
    <w:p w14:paraId="0000022B" w14:textId="77777777" w:rsidR="00CE4CB3" w:rsidRDefault="00CE4CB3">
      <w:pPr>
        <w:rPr>
          <w:rFonts w:ascii="Times New Roman" w:eastAsia="Times New Roman" w:hAnsi="Times New Roman" w:cs="Times New Roman"/>
        </w:rPr>
      </w:pPr>
    </w:p>
    <w:sectPr w:rsidR="00CE4CB3">
      <w:headerReference w:type="default" r:id="rId22"/>
      <w:footerReference w:type="default" r:id="rId23"/>
      <w:pgSz w:w="11910" w:h="16840"/>
      <w:pgMar w:top="1160" w:right="850" w:bottom="940" w:left="1275" w:header="0" w:footer="744"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tin Gerdin Wärnberg" w:date="2025-02-15T07:09:00Z" w:initials="">
    <w:p w14:paraId="00000236" w14:textId="77777777" w:rsidR="00CE4CB3" w:rsidRDefault="00391F2E">
      <w:pPr>
        <w:pBdr>
          <w:top w:val="nil"/>
          <w:left w:val="nil"/>
          <w:bottom w:val="nil"/>
          <w:right w:val="nil"/>
          <w:between w:val="nil"/>
        </w:pBdr>
        <w:jc w:val="left"/>
        <w:rPr>
          <w:color w:val="000000"/>
          <w:sz w:val="22"/>
          <w:szCs w:val="22"/>
        </w:rPr>
      </w:pPr>
      <w:r>
        <w:rPr>
          <w:color w:val="000000"/>
          <w:sz w:val="22"/>
          <w:szCs w:val="22"/>
        </w:rPr>
        <w:t>The target journal is Trials: https://trialsjournal.biomedcentral.com/</w:t>
      </w:r>
    </w:p>
  </w:comment>
  <w:comment w:id="3" w:author="Martin Gerdin Wärnberg" w:date="2025-02-15T07:07:00Z" w:initials="">
    <w:p w14:paraId="00000232" w14:textId="77777777" w:rsidR="00CE4CB3" w:rsidRDefault="00391F2E">
      <w:pPr>
        <w:pBdr>
          <w:top w:val="nil"/>
          <w:left w:val="nil"/>
          <w:bottom w:val="nil"/>
          <w:right w:val="nil"/>
          <w:between w:val="nil"/>
        </w:pBdr>
        <w:jc w:val="left"/>
        <w:rPr>
          <w:color w:val="000000"/>
          <w:sz w:val="22"/>
          <w:szCs w:val="22"/>
        </w:rPr>
      </w:pPr>
      <w:r>
        <w:rPr>
          <w:color w:val="000000"/>
          <w:sz w:val="22"/>
          <w:szCs w:val="22"/>
        </w:rPr>
        <w:t>Please add your name to this list once you have commented. We will publish as ADVANCE TRAUMA collaborators, acknowledging contributions to the protocol as well as this publication.</w:t>
      </w:r>
    </w:p>
  </w:comment>
  <w:comment w:id="4" w:author="Martin Gerdin Wärnberg" w:date="2025-02-15T07:08:00Z" w:initials="">
    <w:p w14:paraId="00000235" w14:textId="77777777" w:rsidR="00CE4CB3" w:rsidRDefault="00391F2E">
      <w:pPr>
        <w:pBdr>
          <w:top w:val="nil"/>
          <w:left w:val="nil"/>
          <w:bottom w:val="nil"/>
          <w:right w:val="nil"/>
          <w:between w:val="nil"/>
        </w:pBdr>
        <w:jc w:val="left"/>
        <w:rPr>
          <w:color w:val="000000"/>
          <w:sz w:val="22"/>
          <w:szCs w:val="22"/>
        </w:rPr>
      </w:pPr>
      <w:r>
        <w:rPr>
          <w:color w:val="000000"/>
          <w:sz w:val="22"/>
          <w:szCs w:val="22"/>
        </w:rPr>
        <w:t>Samriddhi will be first author on this protocol publication.</w:t>
      </w:r>
    </w:p>
  </w:comment>
  <w:comment w:id="5" w:author="Shamita Chatterjee" w:date="2025-02-18T06:18:00Z" w:initials="">
    <w:p w14:paraId="00000233" w14:textId="77777777" w:rsidR="00CE4CB3" w:rsidRDefault="00391F2E">
      <w:pPr>
        <w:pBdr>
          <w:top w:val="nil"/>
          <w:left w:val="nil"/>
          <w:bottom w:val="nil"/>
          <w:right w:val="nil"/>
          <w:between w:val="nil"/>
        </w:pBdr>
        <w:jc w:val="left"/>
        <w:rPr>
          <w:color w:val="000000"/>
          <w:sz w:val="22"/>
          <w:szCs w:val="22"/>
        </w:rPr>
      </w:pPr>
      <w:r>
        <w:rPr>
          <w:color w:val="000000"/>
          <w:sz w:val="22"/>
          <w:szCs w:val="22"/>
        </w:rPr>
        <w:t>Transferred where for admission?</w:t>
      </w:r>
    </w:p>
  </w:comment>
  <w:comment w:id="8" w:author="Girish Bakhshi" w:date="2025-02-16T07:08:00Z" w:initials="">
    <w:p w14:paraId="00000238" w14:textId="77777777" w:rsidR="00CE4CB3" w:rsidRDefault="00391F2E">
      <w:pPr>
        <w:pBdr>
          <w:top w:val="nil"/>
          <w:left w:val="nil"/>
          <w:bottom w:val="nil"/>
          <w:right w:val="nil"/>
          <w:between w:val="nil"/>
        </w:pBdr>
        <w:jc w:val="left"/>
        <w:rPr>
          <w:color w:val="000000"/>
          <w:sz w:val="22"/>
          <w:szCs w:val="22"/>
        </w:rPr>
      </w:pPr>
      <w:r>
        <w:rPr>
          <w:color w:val="000000"/>
          <w:sz w:val="22"/>
          <w:szCs w:val="22"/>
        </w:rPr>
        <w:t>Provision for training of doctors who may change every 6 monthly as per residency program should be mentioned so that during intervention the first care doctors are always the one trained in ATLS</w:t>
      </w:r>
    </w:p>
  </w:comment>
  <w:comment w:id="26" w:author="Samriddhi Ranjan" w:date="2025-01-07T14:17:00Z" w:initials="">
    <w:p w14:paraId="00000234" w14:textId="77777777" w:rsidR="00CE4CB3" w:rsidRDefault="00391F2E">
      <w:pPr>
        <w:pBdr>
          <w:top w:val="nil"/>
          <w:left w:val="nil"/>
          <w:bottom w:val="nil"/>
          <w:right w:val="nil"/>
          <w:between w:val="nil"/>
        </w:pBdr>
        <w:jc w:val="left"/>
        <w:rPr>
          <w:color w:val="000000"/>
          <w:sz w:val="22"/>
          <w:szCs w:val="22"/>
        </w:rPr>
      </w:pPr>
      <w:r>
        <w:rPr>
          <w:color w:val="000000"/>
          <w:sz w:val="22"/>
          <w:szCs w:val="22"/>
        </w:rPr>
        <w:t>To be reviewed by Anna Olofsson</w:t>
      </w:r>
    </w:p>
  </w:comment>
  <w:comment w:id="29" w:author="Samriddhi Ranjan" w:date="2025-01-08T12:47:00Z" w:initials="">
    <w:p w14:paraId="00000237" w14:textId="77777777" w:rsidR="00CE4CB3" w:rsidRDefault="00391F2E">
      <w:pPr>
        <w:pBdr>
          <w:top w:val="nil"/>
          <w:left w:val="nil"/>
          <w:bottom w:val="nil"/>
          <w:right w:val="nil"/>
          <w:between w:val="nil"/>
        </w:pBdr>
        <w:jc w:val="left"/>
        <w:rPr>
          <w:color w:val="000000"/>
          <w:sz w:val="22"/>
          <w:szCs w:val="22"/>
        </w:rPr>
      </w:pPr>
      <w:r>
        <w:rPr>
          <w:color w:val="000000"/>
          <w:sz w:val="22"/>
          <w:szCs w:val="22"/>
        </w:rPr>
        <w:t>Not sure if we need TGI here in this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236" w15:done="0"/>
  <w15:commentEx w15:paraId="00000232" w15:done="0"/>
  <w15:commentEx w15:paraId="00000235" w15:done="0"/>
  <w15:commentEx w15:paraId="00000233" w15:done="0"/>
  <w15:commentEx w15:paraId="00000238" w15:done="0"/>
  <w15:commentEx w15:paraId="00000234" w15:done="0"/>
  <w15:commentEx w15:paraId="000002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236" w16cid:durableId="00000236"/>
  <w16cid:commentId w16cid:paraId="00000232" w16cid:durableId="00000232"/>
  <w16cid:commentId w16cid:paraId="00000235" w16cid:durableId="00000235"/>
  <w16cid:commentId w16cid:paraId="00000233" w16cid:durableId="00000233"/>
  <w16cid:commentId w16cid:paraId="00000238" w16cid:durableId="00000238"/>
  <w16cid:commentId w16cid:paraId="00000234" w16cid:durableId="00000234"/>
  <w16cid:commentId w16cid:paraId="00000237" w16cid:durableId="000002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E6BE7" w14:textId="77777777" w:rsidR="00391F2E" w:rsidRDefault="00391F2E">
      <w:r>
        <w:separator/>
      </w:r>
    </w:p>
  </w:endnote>
  <w:endnote w:type="continuationSeparator" w:id="0">
    <w:p w14:paraId="075394EF" w14:textId="77777777" w:rsidR="00391F2E" w:rsidRDefault="00391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D4CAEE0-260E-4F3E-8A48-536AFEFD8BE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2" w:fontKey="{E840F5D0-457E-47C5-B067-4880230BD8C2}"/>
    <w:embedItalic r:id="rId3" w:fontKey="{BA55FDD8-B7BF-455B-BB8A-37E5006FFEE4}"/>
  </w:font>
  <w:font w:name="Gungsuh">
    <w:charset w:val="81"/>
    <w:family w:val="roman"/>
    <w:pitch w:val="variable"/>
    <w:sig w:usb0="B00002AF" w:usb1="69D77CFB" w:usb2="00000030" w:usb3="00000000" w:csb0="0008009F" w:csb1="00000000"/>
    <w:embedRegular r:id="rId4" w:subsetted="1" w:fontKey="{DAC2AA24-0D03-46D6-85E3-9437604332CE}"/>
  </w:font>
  <w:font w:name="Calibri">
    <w:panose1 w:val="020F0502020204030204"/>
    <w:charset w:val="00"/>
    <w:family w:val="swiss"/>
    <w:pitch w:val="variable"/>
    <w:sig w:usb0="E4002EFF" w:usb1="C000247B" w:usb2="00000009" w:usb3="00000000" w:csb0="000001FF" w:csb1="00000000"/>
    <w:embedRegular r:id="rId5" w:fontKey="{222BF508-BCCA-4A80-902E-96EC80BB1D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231" w14:textId="77777777" w:rsidR="00CE4CB3" w:rsidRDefault="00391F2E">
    <w:pPr>
      <w:pBdr>
        <w:top w:val="nil"/>
        <w:left w:val="nil"/>
        <w:bottom w:val="nil"/>
        <w:right w:val="nil"/>
        <w:between w:val="nil"/>
      </w:pBdr>
      <w:spacing w:line="14" w:lineRule="auto"/>
      <w:jc w:val="left"/>
      <w:rPr>
        <w:color w:val="000000"/>
        <w:sz w:val="20"/>
        <w:szCs w:val="20"/>
      </w:rPr>
    </w:pPr>
    <w:r>
      <w:rPr>
        <w:noProof/>
      </w:rPr>
      <mc:AlternateContent>
        <mc:Choice Requires="wps">
          <w:drawing>
            <wp:anchor distT="0" distB="0" distL="0" distR="0" simplePos="0" relativeHeight="251658240" behindDoc="1" locked="0" layoutInCell="1" hidden="0" allowOverlap="1" wp14:anchorId="36D46B74" wp14:editId="0E2B16A3">
              <wp:simplePos x="0" y="0"/>
              <wp:positionH relativeFrom="column">
                <wp:posOffset>5715000</wp:posOffset>
              </wp:positionH>
              <wp:positionV relativeFrom="paragraph">
                <wp:posOffset>10071100</wp:posOffset>
              </wp:positionV>
              <wp:extent cx="168910" cy="176530"/>
              <wp:effectExtent l="0" t="0" r="0" b="0"/>
              <wp:wrapNone/>
              <wp:docPr id="913407661" name="Rectangle 913407661"/>
              <wp:cNvGraphicFramePr/>
              <a:graphic xmlns:a="http://schemas.openxmlformats.org/drawingml/2006/main">
                <a:graphicData uri="http://schemas.microsoft.com/office/word/2010/wordprocessingShape">
                  <wps:wsp>
                    <wps:cNvSpPr/>
                    <wps:spPr>
                      <a:xfrm>
                        <a:off x="5266308" y="3696498"/>
                        <a:ext cx="159385" cy="167005"/>
                      </a:xfrm>
                      <a:prstGeom prst="rect">
                        <a:avLst/>
                      </a:prstGeom>
                      <a:noFill/>
                      <a:ln>
                        <a:noFill/>
                      </a:ln>
                    </wps:spPr>
                    <wps:txbx>
                      <w:txbxContent>
                        <w:p w14:paraId="5D7BD2AE" w14:textId="77777777" w:rsidR="00CE4CB3" w:rsidRDefault="00391F2E">
                          <w:pPr>
                            <w:spacing w:before="12"/>
                            <w:ind w:left="60" w:firstLine="60"/>
                            <w:jc w:val="left"/>
                            <w:textDirection w:val="btLr"/>
                          </w:pPr>
                          <w:r>
                            <w:rPr>
                              <w:color w:val="000000"/>
                              <w:sz w:val="20"/>
                            </w:rPr>
                            <w:t xml:space="preserve"> PAGE 1</w:t>
                          </w:r>
                        </w:p>
                      </w:txbxContent>
                    </wps:txbx>
                    <wps:bodyPr spcFirstLastPara="1" wrap="square" lIns="0" tIns="0" rIns="0" bIns="0" anchor="t" anchorCtr="0">
                      <a:noAutofit/>
                    </wps:bodyPr>
                  </wps:wsp>
                </a:graphicData>
              </a:graphic>
            </wp:anchor>
          </w:drawing>
        </mc:Choice>
        <mc:Fallback>
          <w:pict>
            <v:rect w14:anchorId="36D46B74" id="Rectangle 913407661" o:spid="_x0000_s1026" style="position:absolute;margin-left:450pt;margin-top:793pt;width:13.3pt;height:13.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" filled="f" stroked="f">
              <v:textbox inset="0,0,0,0">
                <w:txbxContent>
                  <w:p w14:paraId="5D7BD2AE" w14:textId="77777777" w:rsidR="00CE4CB3" w:rsidRDefault="00391F2E">
                    <w:pPr>
                      <w:spacing w:before="12"/>
                      <w:ind w:left="60" w:firstLine="60"/>
                      <w:jc w:val="left"/>
                      <w:textDirection w:val="btLr"/>
                    </w:pPr>
                    <w:r>
                      <w:rPr>
                        <w:color w:val="000000"/>
                        <w:sz w:val="20"/>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8D3F0" w14:textId="77777777" w:rsidR="00391F2E" w:rsidRDefault="00391F2E">
      <w:r>
        <w:separator/>
      </w:r>
    </w:p>
  </w:footnote>
  <w:footnote w:type="continuationSeparator" w:id="0">
    <w:p w14:paraId="59098136" w14:textId="77777777" w:rsidR="00391F2E" w:rsidRDefault="00391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22C" w14:textId="77777777" w:rsidR="00CE4CB3" w:rsidRDefault="00CE4CB3">
    <w:pPr>
      <w:pBdr>
        <w:top w:val="nil"/>
        <w:left w:val="nil"/>
        <w:bottom w:val="nil"/>
        <w:right w:val="nil"/>
        <w:between w:val="nil"/>
      </w:pBdr>
      <w:spacing w:line="276" w:lineRule="auto"/>
      <w:jc w:val="left"/>
      <w:rPr>
        <w:rFonts w:ascii="Times New Roman" w:eastAsia="Times New Roman" w:hAnsi="Times New Roman" w:cs="Times New Roman"/>
      </w:rPr>
    </w:pPr>
  </w:p>
  <w:tbl>
    <w:tblPr>
      <w:tblStyle w:val="a2"/>
      <w:tblW w:w="9780" w:type="dxa"/>
      <w:tblLayout w:type="fixed"/>
      <w:tblLook w:val="0600" w:firstRow="0" w:lastRow="0" w:firstColumn="0" w:lastColumn="0" w:noHBand="1" w:noVBand="1"/>
    </w:tblPr>
    <w:tblGrid>
      <w:gridCol w:w="3260"/>
      <w:gridCol w:w="3260"/>
      <w:gridCol w:w="3260"/>
    </w:tblGrid>
    <w:tr w:rsidR="00CE4CB3" w14:paraId="0EA9B55E" w14:textId="77777777">
      <w:trPr>
        <w:trHeight w:val="300"/>
      </w:trPr>
      <w:tc>
        <w:tcPr>
          <w:tcW w:w="3260" w:type="dxa"/>
        </w:tcPr>
        <w:p w14:paraId="0000022D" w14:textId="77777777" w:rsidR="00CE4CB3" w:rsidRDefault="00CE4CB3">
          <w:pPr>
            <w:pBdr>
              <w:top w:val="nil"/>
              <w:left w:val="nil"/>
              <w:bottom w:val="nil"/>
              <w:right w:val="nil"/>
              <w:between w:val="nil"/>
            </w:pBdr>
            <w:tabs>
              <w:tab w:val="center" w:pos="4513"/>
              <w:tab w:val="right" w:pos="9026"/>
            </w:tabs>
            <w:ind w:left="-115"/>
            <w:jc w:val="left"/>
            <w:rPr>
              <w:color w:val="000000"/>
              <w:sz w:val="22"/>
              <w:szCs w:val="22"/>
            </w:rPr>
          </w:pPr>
        </w:p>
      </w:tc>
      <w:tc>
        <w:tcPr>
          <w:tcW w:w="3260" w:type="dxa"/>
        </w:tcPr>
        <w:p w14:paraId="0000022E" w14:textId="77777777" w:rsidR="00CE4CB3" w:rsidRDefault="00CE4CB3">
          <w:pPr>
            <w:pBdr>
              <w:top w:val="nil"/>
              <w:left w:val="nil"/>
              <w:bottom w:val="nil"/>
              <w:right w:val="nil"/>
              <w:between w:val="nil"/>
            </w:pBdr>
            <w:tabs>
              <w:tab w:val="center" w:pos="4513"/>
              <w:tab w:val="right" w:pos="9026"/>
            </w:tabs>
            <w:jc w:val="center"/>
            <w:rPr>
              <w:color w:val="000000"/>
              <w:sz w:val="22"/>
              <w:szCs w:val="22"/>
            </w:rPr>
          </w:pPr>
        </w:p>
      </w:tc>
      <w:tc>
        <w:tcPr>
          <w:tcW w:w="3260" w:type="dxa"/>
        </w:tcPr>
        <w:p w14:paraId="0000022F" w14:textId="77777777" w:rsidR="00CE4CB3" w:rsidRDefault="00CE4CB3">
          <w:pPr>
            <w:pBdr>
              <w:top w:val="nil"/>
              <w:left w:val="nil"/>
              <w:bottom w:val="nil"/>
              <w:right w:val="nil"/>
              <w:between w:val="nil"/>
            </w:pBdr>
            <w:tabs>
              <w:tab w:val="center" w:pos="4513"/>
              <w:tab w:val="right" w:pos="9026"/>
            </w:tabs>
            <w:ind w:right="-115"/>
            <w:jc w:val="right"/>
            <w:rPr>
              <w:color w:val="000000"/>
              <w:sz w:val="22"/>
              <w:szCs w:val="22"/>
            </w:rPr>
          </w:pPr>
        </w:p>
      </w:tc>
    </w:tr>
  </w:tbl>
  <w:p w14:paraId="00000230" w14:textId="77777777" w:rsidR="00CE4CB3" w:rsidRDefault="00CE4CB3">
    <w:pPr>
      <w:pBdr>
        <w:top w:val="nil"/>
        <w:left w:val="nil"/>
        <w:bottom w:val="nil"/>
        <w:right w:val="nil"/>
        <w:between w:val="nil"/>
      </w:pBdr>
      <w:tabs>
        <w:tab w:val="center" w:pos="4513"/>
        <w:tab w:val="right" w:pos="9026"/>
      </w:tabs>
      <w:jc w:val="left"/>
      <w:rPr>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17E18"/>
    <w:multiLevelType w:val="multilevel"/>
    <w:tmpl w:val="3F32D952"/>
    <w:lvl w:ilvl="0">
      <w:start w:val="1"/>
      <w:numFmt w:val="bullet"/>
      <w:lvlText w:val="▫"/>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B45BC4"/>
    <w:multiLevelType w:val="multilevel"/>
    <w:tmpl w:val="56ECF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3C38F5"/>
    <w:multiLevelType w:val="multilevel"/>
    <w:tmpl w:val="B91E6C60"/>
    <w:lvl w:ilvl="0">
      <w:start w:val="1"/>
      <w:numFmt w:val="bullet"/>
      <w:lvlText w:val="▫"/>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953CA2"/>
    <w:multiLevelType w:val="multilevel"/>
    <w:tmpl w:val="C9649E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F188C"/>
    <w:multiLevelType w:val="multilevel"/>
    <w:tmpl w:val="CDC22B94"/>
    <w:lvl w:ilvl="0">
      <w:start w:val="1"/>
      <w:numFmt w:val="bullet"/>
      <w:lvlText w:val="▫"/>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222794"/>
    <w:multiLevelType w:val="multilevel"/>
    <w:tmpl w:val="27C896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8AD7BE9"/>
    <w:multiLevelType w:val="multilevel"/>
    <w:tmpl w:val="B99078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F93F07"/>
    <w:multiLevelType w:val="multilevel"/>
    <w:tmpl w:val="77A09F86"/>
    <w:lvl w:ilvl="0">
      <w:start w:val="1"/>
      <w:numFmt w:val="decimal"/>
      <w:lvlText w:val="•"/>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9722594"/>
    <w:multiLevelType w:val="multilevel"/>
    <w:tmpl w:val="94D8A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AA36A03"/>
    <w:multiLevelType w:val="multilevel"/>
    <w:tmpl w:val="61A43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2C146CA"/>
    <w:multiLevelType w:val="multilevel"/>
    <w:tmpl w:val="CAE65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07B752D"/>
    <w:multiLevelType w:val="multilevel"/>
    <w:tmpl w:val="045CB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6574326"/>
    <w:multiLevelType w:val="multilevel"/>
    <w:tmpl w:val="90EEA6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462486"/>
    <w:multiLevelType w:val="multilevel"/>
    <w:tmpl w:val="AC72F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01636987">
    <w:abstractNumId w:val="13"/>
  </w:num>
  <w:num w:numId="2" w16cid:durableId="1842892565">
    <w:abstractNumId w:val="7"/>
  </w:num>
  <w:num w:numId="3" w16cid:durableId="597905245">
    <w:abstractNumId w:val="1"/>
  </w:num>
  <w:num w:numId="4" w16cid:durableId="1586572202">
    <w:abstractNumId w:val="9"/>
  </w:num>
  <w:num w:numId="5" w16cid:durableId="1542397788">
    <w:abstractNumId w:val="11"/>
  </w:num>
  <w:num w:numId="6" w16cid:durableId="1611279828">
    <w:abstractNumId w:val="5"/>
  </w:num>
  <w:num w:numId="7" w16cid:durableId="1322544313">
    <w:abstractNumId w:val="6"/>
  </w:num>
  <w:num w:numId="8" w16cid:durableId="944115739">
    <w:abstractNumId w:val="3"/>
  </w:num>
  <w:num w:numId="9" w16cid:durableId="473068270">
    <w:abstractNumId w:val="2"/>
  </w:num>
  <w:num w:numId="10" w16cid:durableId="1975787203">
    <w:abstractNumId w:val="4"/>
  </w:num>
  <w:num w:numId="11" w16cid:durableId="109710912">
    <w:abstractNumId w:val="0"/>
  </w:num>
  <w:num w:numId="12" w16cid:durableId="612395717">
    <w:abstractNumId w:val="10"/>
  </w:num>
  <w:num w:numId="13" w16cid:durableId="413087099">
    <w:abstractNumId w:val="8"/>
  </w:num>
  <w:num w:numId="14" w16cid:durableId="176634158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mriddhi Ranjan">
    <w15:presenceInfo w15:providerId="AD" w15:userId="S::SRanjan@georgeinstitute.org.in::cc717036-8204-48fa-a99b-e521c5949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CB3"/>
    <w:rsid w:val="003346AC"/>
    <w:rsid w:val="00391F2E"/>
    <w:rsid w:val="00A14263"/>
    <w:rsid w:val="00A772EA"/>
    <w:rsid w:val="00CE4CB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67C08"/>
  <w15:docId w15:val="{8D400B99-FF26-4849-9B3A-1A0E838DE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F502263"/>
    <w:rPr>
      <w:rFonts w:ascii="Arial" w:eastAsia="Arial" w:hAnsi="Arial" w:cs="Arial"/>
    </w:rPr>
  </w:style>
  <w:style w:type="paragraph" w:styleId="Heading1">
    <w:name w:val="heading 1"/>
    <w:basedOn w:val="Normal"/>
    <w:next w:val="Normal"/>
    <w:link w:val="Heading1Char"/>
    <w:uiPriority w:val="9"/>
    <w:qFormat/>
    <w:rsid w:val="1F502263"/>
    <w:pPr>
      <w:keepNext/>
      <w:keepLines/>
      <w:spacing w:before="240"/>
      <w:outlineLvl w:val="0"/>
    </w:pPr>
    <w:rPr>
      <w:rFonts w:ascii="Times New Roman" w:eastAsiaTheme="majorEastAsia" w:hAnsi="Times New Roman" w:cstheme="majorBidi"/>
      <w:b/>
      <w:bCs/>
    </w:rPr>
  </w:style>
  <w:style w:type="paragraph" w:styleId="Heading2">
    <w:name w:val="heading 2"/>
    <w:basedOn w:val="Normal"/>
    <w:next w:val="Normal"/>
    <w:link w:val="Heading2Char"/>
    <w:uiPriority w:val="9"/>
    <w:unhideWhenUsed/>
    <w:qFormat/>
    <w:rsid w:val="1F502263"/>
    <w:pPr>
      <w:outlineLvl w:val="1"/>
    </w:pPr>
    <w:rPr>
      <w:rFonts w:ascii="Times New Roman" w:eastAsia="Times New Roman" w:hAnsi="Times New Roman" w:cs="Times New Roman"/>
    </w:rPr>
  </w:style>
  <w:style w:type="paragraph" w:styleId="Heading3">
    <w:name w:val="heading 3"/>
    <w:basedOn w:val="Normal"/>
    <w:next w:val="Normal"/>
    <w:uiPriority w:val="9"/>
    <w:semiHidden/>
    <w:unhideWhenUsed/>
    <w:qFormat/>
    <w:rsid w:val="1F502263"/>
    <w:pPr>
      <w:keepNext/>
      <w:keepLines/>
      <w:spacing w:before="40"/>
      <w:outlineLvl w:val="2"/>
    </w:pPr>
    <w:rPr>
      <w:rFonts w:asciiTheme="majorHAnsi" w:eastAsiaTheme="majorEastAsia" w:hAnsiTheme="majorHAnsi" w:cstheme="majorBidi"/>
      <w:color w:val="243F60"/>
    </w:rPr>
  </w:style>
  <w:style w:type="paragraph" w:styleId="Heading4">
    <w:name w:val="heading 4"/>
    <w:basedOn w:val="Normal"/>
    <w:next w:val="Normal"/>
    <w:uiPriority w:val="9"/>
    <w:semiHidden/>
    <w:unhideWhenUsed/>
    <w:qFormat/>
    <w:rsid w:val="1F50226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rsid w:val="1F50226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rsid w:val="1F502263"/>
    <w:pPr>
      <w:keepNext/>
      <w:keepLines/>
      <w:spacing w:before="40"/>
      <w:outlineLvl w:val="5"/>
    </w:pPr>
    <w:rPr>
      <w:rFonts w:asciiTheme="majorHAnsi" w:eastAsiaTheme="majorEastAsia" w:hAnsiTheme="majorHAnsi" w:cstheme="majorBidi"/>
      <w:color w:val="243F60"/>
    </w:rPr>
  </w:style>
  <w:style w:type="paragraph" w:styleId="Heading7">
    <w:name w:val="heading 7"/>
    <w:basedOn w:val="Normal"/>
    <w:next w:val="Normal"/>
    <w:uiPriority w:val="9"/>
    <w:unhideWhenUsed/>
    <w:qFormat/>
    <w:rsid w:val="1F502263"/>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1F502263"/>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1F502263"/>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1F502263"/>
    <w:pPr>
      <w:contextualSpacing/>
    </w:pPr>
    <w:rPr>
      <w:rFonts w:asciiTheme="majorHAnsi" w:eastAsiaTheme="majorEastAsia" w:hAnsiTheme="majorHAnsi" w:cstheme="majorBidi"/>
      <w:sz w:val="56"/>
      <w:szCs w:val="56"/>
    </w:rPr>
  </w:style>
  <w:style w:type="paragraph" w:styleId="BodyText">
    <w:name w:val="Body Text"/>
    <w:basedOn w:val="Normal"/>
    <w:uiPriority w:val="1"/>
    <w:qFormat/>
    <w:rsid w:val="1F502263"/>
  </w:style>
  <w:style w:type="paragraph" w:styleId="ListParagraph">
    <w:name w:val="List Paragraph"/>
    <w:basedOn w:val="Normal"/>
    <w:uiPriority w:val="1"/>
    <w:qFormat/>
    <w:rsid w:val="1F502263"/>
  </w:style>
  <w:style w:type="paragraph" w:customStyle="1" w:styleId="TableParagraph">
    <w:name w:val="Table Paragraph"/>
    <w:basedOn w:val="Normal"/>
    <w:uiPriority w:val="1"/>
    <w:qFormat/>
    <w:rsid w:val="1F502263"/>
    <w:pPr>
      <w:spacing w:before="105"/>
      <w:ind w:left="147"/>
    </w:pPr>
  </w:style>
  <w:style w:type="paragraph" w:styleId="Header">
    <w:name w:val="header"/>
    <w:basedOn w:val="Normal"/>
    <w:link w:val="HeaderChar"/>
    <w:uiPriority w:val="99"/>
    <w:unhideWhenUsed/>
    <w:rsid w:val="1F502263"/>
    <w:pPr>
      <w:tabs>
        <w:tab w:val="center" w:pos="4513"/>
        <w:tab w:val="right" w:pos="9026"/>
      </w:tabs>
    </w:pPr>
  </w:style>
  <w:style w:type="character" w:customStyle="1" w:styleId="HeaderChar">
    <w:name w:val="Header Char"/>
    <w:basedOn w:val="DefaultParagraphFont"/>
    <w:link w:val="Header"/>
    <w:uiPriority w:val="99"/>
    <w:rsid w:val="00D61841"/>
    <w:rPr>
      <w:rFonts w:ascii="Arial" w:eastAsia="Arial" w:hAnsi="Arial" w:cs="Arial"/>
    </w:rPr>
  </w:style>
  <w:style w:type="paragraph" w:styleId="Footer">
    <w:name w:val="footer"/>
    <w:basedOn w:val="Normal"/>
    <w:link w:val="FooterChar"/>
    <w:uiPriority w:val="99"/>
    <w:unhideWhenUsed/>
    <w:rsid w:val="1F502263"/>
    <w:pPr>
      <w:tabs>
        <w:tab w:val="center" w:pos="4513"/>
        <w:tab w:val="right" w:pos="9026"/>
      </w:tabs>
    </w:pPr>
  </w:style>
  <w:style w:type="character" w:customStyle="1" w:styleId="FooterChar">
    <w:name w:val="Footer Char"/>
    <w:basedOn w:val="DefaultParagraphFont"/>
    <w:link w:val="Footer"/>
    <w:uiPriority w:val="99"/>
    <w:rsid w:val="00D61841"/>
    <w:rPr>
      <w:rFonts w:ascii="Arial" w:eastAsia="Arial" w:hAnsi="Arial" w:cs="Arial"/>
    </w:rPr>
  </w:style>
  <w:style w:type="character" w:customStyle="1" w:styleId="Heading1Char">
    <w:name w:val="Heading 1 Char"/>
    <w:basedOn w:val="DefaultParagraphFont"/>
    <w:link w:val="Heading1"/>
    <w:uiPriority w:val="9"/>
    <w:rsid w:val="00D61841"/>
    <w:rPr>
      <w:rFonts w:ascii="Times New Roman" w:eastAsiaTheme="majorEastAsia" w:hAnsi="Times New Roman" w:cstheme="majorBidi"/>
      <w:b/>
      <w:sz w:val="24"/>
      <w:szCs w:val="32"/>
    </w:rPr>
  </w:style>
  <w:style w:type="paragraph" w:styleId="Subtitle">
    <w:name w:val="Subtitle"/>
    <w:basedOn w:val="Normal"/>
    <w:next w:val="Normal"/>
    <w:uiPriority w:val="11"/>
    <w:qFormat/>
    <w:rPr>
      <w:color w:val="5A5A5A"/>
    </w:rPr>
  </w:style>
  <w:style w:type="paragraph" w:styleId="Quote">
    <w:name w:val="Quote"/>
    <w:basedOn w:val="Normal"/>
    <w:next w:val="Normal"/>
    <w:uiPriority w:val="29"/>
    <w:qFormat/>
    <w:rsid w:val="1F50226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1F50226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Heading2Char">
    <w:name w:val="Heading 2 Char"/>
    <w:link w:val="Heading2"/>
    <w:uiPriority w:val="9"/>
    <w:rsid w:val="4E47666A"/>
    <w:rPr>
      <w:rFonts w:ascii="Times New Roman" w:eastAsia="Times New Roman" w:hAnsi="Times New Roman" w:cs="Times New Roman"/>
      <w:sz w:val="24"/>
      <w:szCs w:val="24"/>
    </w:rPr>
  </w:style>
  <w:style w:type="paragraph" w:styleId="TOC1">
    <w:name w:val="toc 1"/>
    <w:basedOn w:val="Normal"/>
    <w:next w:val="Normal"/>
    <w:uiPriority w:val="39"/>
    <w:unhideWhenUsed/>
    <w:rsid w:val="1F502263"/>
    <w:pPr>
      <w:spacing w:after="100"/>
    </w:pPr>
  </w:style>
  <w:style w:type="paragraph" w:styleId="TOC2">
    <w:name w:val="toc 2"/>
    <w:basedOn w:val="Normal"/>
    <w:next w:val="Normal"/>
    <w:uiPriority w:val="39"/>
    <w:unhideWhenUsed/>
    <w:rsid w:val="1F502263"/>
    <w:pPr>
      <w:spacing w:after="100"/>
      <w:ind w:left="220"/>
    </w:pPr>
  </w:style>
  <w:style w:type="paragraph" w:styleId="TOC3">
    <w:name w:val="toc 3"/>
    <w:basedOn w:val="Normal"/>
    <w:next w:val="Normal"/>
    <w:uiPriority w:val="39"/>
    <w:unhideWhenUsed/>
    <w:rsid w:val="1F502263"/>
    <w:pPr>
      <w:spacing w:after="100"/>
      <w:ind w:left="440"/>
    </w:pPr>
  </w:style>
  <w:style w:type="paragraph" w:styleId="TOC4">
    <w:name w:val="toc 4"/>
    <w:basedOn w:val="Normal"/>
    <w:next w:val="Normal"/>
    <w:uiPriority w:val="39"/>
    <w:unhideWhenUsed/>
    <w:rsid w:val="1F502263"/>
    <w:pPr>
      <w:spacing w:after="100"/>
      <w:ind w:left="660"/>
    </w:pPr>
  </w:style>
  <w:style w:type="paragraph" w:styleId="TOC5">
    <w:name w:val="toc 5"/>
    <w:basedOn w:val="Normal"/>
    <w:next w:val="Normal"/>
    <w:uiPriority w:val="39"/>
    <w:unhideWhenUsed/>
    <w:rsid w:val="1F502263"/>
    <w:pPr>
      <w:spacing w:after="100"/>
      <w:ind w:left="880"/>
    </w:pPr>
  </w:style>
  <w:style w:type="paragraph" w:styleId="TOC6">
    <w:name w:val="toc 6"/>
    <w:basedOn w:val="Normal"/>
    <w:next w:val="Normal"/>
    <w:uiPriority w:val="39"/>
    <w:unhideWhenUsed/>
    <w:rsid w:val="1F502263"/>
    <w:pPr>
      <w:spacing w:after="100"/>
      <w:ind w:left="1100"/>
    </w:pPr>
  </w:style>
  <w:style w:type="paragraph" w:styleId="TOC7">
    <w:name w:val="toc 7"/>
    <w:basedOn w:val="Normal"/>
    <w:next w:val="Normal"/>
    <w:uiPriority w:val="39"/>
    <w:unhideWhenUsed/>
    <w:rsid w:val="1F502263"/>
    <w:pPr>
      <w:spacing w:after="100"/>
      <w:ind w:left="1320"/>
    </w:pPr>
  </w:style>
  <w:style w:type="paragraph" w:styleId="TOC8">
    <w:name w:val="toc 8"/>
    <w:basedOn w:val="Normal"/>
    <w:next w:val="Normal"/>
    <w:uiPriority w:val="39"/>
    <w:unhideWhenUsed/>
    <w:rsid w:val="1F502263"/>
    <w:pPr>
      <w:spacing w:after="100"/>
      <w:ind w:left="1540"/>
    </w:pPr>
  </w:style>
  <w:style w:type="paragraph" w:styleId="TOC9">
    <w:name w:val="toc 9"/>
    <w:basedOn w:val="Normal"/>
    <w:next w:val="Normal"/>
    <w:uiPriority w:val="39"/>
    <w:unhideWhenUsed/>
    <w:rsid w:val="1F502263"/>
    <w:pPr>
      <w:spacing w:after="100"/>
      <w:ind w:left="1760"/>
    </w:pPr>
  </w:style>
  <w:style w:type="paragraph" w:styleId="EndnoteText">
    <w:name w:val="endnote text"/>
    <w:basedOn w:val="Normal"/>
    <w:uiPriority w:val="99"/>
    <w:semiHidden/>
    <w:unhideWhenUsed/>
    <w:rsid w:val="1F502263"/>
    <w:rPr>
      <w:sz w:val="20"/>
      <w:szCs w:val="20"/>
    </w:rPr>
  </w:style>
  <w:style w:type="paragraph" w:styleId="FootnoteText">
    <w:name w:val="footnote text"/>
    <w:basedOn w:val="Normal"/>
    <w:uiPriority w:val="99"/>
    <w:semiHidden/>
    <w:unhideWhenUsed/>
    <w:rsid w:val="1F502263"/>
    <w:rPr>
      <w:sz w:val="20"/>
      <w:szCs w:val="20"/>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Accent5">
    <w:name w:val="Grid Table 3 Accent 5"/>
    <w:basedOn w:val="TableNormal"/>
    <w:uiPriority w:val="4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mmentText">
    <w:name w:val="annotation text"/>
    <w:basedOn w:val="Normal"/>
    <w:link w:val="CommentTextChar"/>
    <w:uiPriority w:val="99"/>
    <w:semiHidden/>
    <w:unhideWhenUsed/>
    <w:rsid w:val="1F502263"/>
    <w:rPr>
      <w:sz w:val="20"/>
      <w:szCs w:val="20"/>
    </w:rPr>
  </w:style>
  <w:style w:type="character" w:customStyle="1" w:styleId="CommentTextChar">
    <w:name w:val="Comment Text Char"/>
    <w:basedOn w:val="DefaultParagraphFont"/>
    <w:link w:val="CommentText"/>
    <w:uiPriority w:val="99"/>
    <w:semiHidden/>
    <w:rPr>
      <w:rFonts w:ascii="Arial" w:eastAsia="Arial" w:hAnsi="Arial" w:cs="Arial"/>
      <w:sz w:val="20"/>
      <w:szCs w:val="20"/>
      <w:lang w:val="en-I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224F0"/>
    <w:rPr>
      <w:b/>
      <w:bCs/>
    </w:rPr>
  </w:style>
  <w:style w:type="character" w:customStyle="1" w:styleId="CommentSubjectChar">
    <w:name w:val="Comment Subject Char"/>
    <w:basedOn w:val="CommentTextChar"/>
    <w:link w:val="CommentSubject"/>
    <w:uiPriority w:val="99"/>
    <w:semiHidden/>
    <w:rsid w:val="007224F0"/>
    <w:rPr>
      <w:rFonts w:ascii="Arial" w:eastAsia="Arial" w:hAnsi="Arial" w:cs="Arial"/>
      <w:b/>
      <w:bCs/>
      <w:sz w:val="20"/>
      <w:szCs w:val="20"/>
      <w:lang w:val="en-IN"/>
    </w:rPr>
  </w:style>
  <w:style w:type="character" w:styleId="Hyperlink">
    <w:name w:val="Hyperlink"/>
    <w:basedOn w:val="DefaultParagraphFont"/>
    <w:uiPriority w:val="99"/>
    <w:unhideWhenUsed/>
    <w:rsid w:val="007224F0"/>
    <w:rPr>
      <w:color w:val="0000FF" w:themeColor="hyperlink"/>
      <w:u w:val="single"/>
    </w:rPr>
  </w:style>
  <w:style w:type="character" w:styleId="UnresolvedMention">
    <w:name w:val="Unresolved Mention"/>
    <w:basedOn w:val="DefaultParagraphFont"/>
    <w:uiPriority w:val="99"/>
    <w:semiHidden/>
    <w:unhideWhenUsed/>
    <w:rsid w:val="007224F0"/>
    <w:rPr>
      <w:color w:val="605E5C"/>
      <w:shd w:val="clear" w:color="auto" w:fill="E1DFDD"/>
    </w:rPr>
  </w:style>
  <w:style w:type="paragraph" w:styleId="Revision">
    <w:name w:val="Revision"/>
    <w:hidden/>
    <w:uiPriority w:val="99"/>
    <w:semiHidden/>
    <w:rsid w:val="007224F0"/>
    <w:pPr>
      <w:widowControl/>
    </w:pPr>
    <w:rPr>
      <w:rFonts w:ascii="Arial" w:eastAsia="Arial" w:hAnsi="Arial" w:cs="Arial"/>
    </w:r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
    <w:basedOn w:val="TableNormal"/>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BEEF3"/>
      </w:tcPr>
    </w:tblStylePr>
    <w:tblStylePr w:type="band1Horz">
      <w:tblPr/>
      <w:tcPr>
        <w:shd w:val="clear" w:color="auto" w:fill="DBEEF3"/>
      </w:tcPr>
    </w:tblStylePr>
    <w:tblStylePr w:type="neCell">
      <w:tblPr/>
      <w:tcPr>
        <w:tcBorders>
          <w:bottom w:val="single" w:sz="4" w:space="0" w:color="93CDDC"/>
        </w:tcBorders>
      </w:tcPr>
    </w:tblStylePr>
    <w:tblStylePr w:type="nwCell">
      <w:tblPr/>
      <w:tcPr>
        <w:tcBorders>
          <w:bottom w:val="single" w:sz="4" w:space="0" w:color="93CDDC"/>
        </w:tcBorders>
      </w:tcPr>
    </w:tblStylePr>
    <w:tblStylePr w:type="seCell">
      <w:tblPr/>
      <w:tcPr>
        <w:tcBorders>
          <w:top w:val="single" w:sz="4" w:space="0" w:color="93CDDC"/>
        </w:tcBorders>
      </w:tcPr>
    </w:tblStylePr>
    <w:tblStylePr w:type="swCell">
      <w:tblPr/>
      <w:tcPr>
        <w:tcBorders>
          <w:top w:val="single" w:sz="4" w:space="0" w:color="93CDDC"/>
        </w:tcBorders>
      </w:tcPr>
    </w:tblStylePr>
  </w:style>
  <w:style w:type="table" w:customStyle="1" w:styleId="a0">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martin.gerdin@ki.se"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cholarhub.ui.ac.id/nrjs/vol8/iss2/4" TargetMode="External"/><Relationship Id="rId7" Type="http://schemas.openxmlformats.org/officeDocument/2006/relationships/endnotes" Target="endnotes.xml"/><Relationship Id="rId12" Type="http://schemas.openxmlformats.org/officeDocument/2006/relationships/hyperlink" Target="mailto:martin.gerdin@ki.se"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medrxiv.org/content/early/2024/03/15/2024.02.20.24302971.abstra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i.fellander-tsai@ki.s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shb.nlm.nih.gov/record/ui?ui=D008020" TargetMode="External"/><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4.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meshb.nlm.nih.gov/record/ui?ui=D014194"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gdjwC4WhITX88ycvDWyCxxapmw==">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9082</Words>
  <Characters>51768</Characters>
  <Application>Microsoft Office Word</Application>
  <DocSecurity>0</DocSecurity>
  <Lines>431</Lines>
  <Paragraphs>121</Paragraphs>
  <ScaleCrop>false</ScaleCrop>
  <Company/>
  <LinksUpToDate>false</LinksUpToDate>
  <CharactersWithSpaces>60729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JKitchen</dc:creator>
  <cp:lastModifiedBy>Samriddhi Ranjan</cp:lastModifiedBy>
  <cp:revision>3</cp:revision>
  <dcterms:created xsi:type="dcterms:W3CDTF">2024-12-27T06:49:00Z</dcterms:created>
  <dcterms:modified xsi:type="dcterms:W3CDTF">2025-03-12T09:04:00Z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2013-01-07T00:00:00Z</vt:filetime>
  </property>
  <property fmtid="{D5CDD505-2E9C-101B-9397-08002B2CF9AE}" pid="3" name="Creator">
    <vt:lpwstr>Microsoft® Word 2010</vt:lpwstr>
  </property>
  <property fmtid="{D5CDD505-2E9C-101B-9397-08002B2CF9AE}" pid="4" name="LastSaved">
    <vt:filetime>2024-11-21T00:00:00Z</vt:filetime>
  </property>
  <property fmtid="{D5CDD505-2E9C-101B-9397-08002B2CF9AE}" pid="5" name="Producer">
    <vt:lpwstr>Microsoft® Word 2010</vt:lpwstr>
  </property>
</Properties>
</file>