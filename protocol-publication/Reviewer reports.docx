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13EB" w14:textId="77777777" w:rsidR="00A9261E" w:rsidRDefault="00A9261E" w:rsidP="00A9261E">
      <w:pPr>
        <w:pStyle w:val="NormalWeb"/>
        <w:shd w:val="clear" w:color="auto" w:fill="FFFFFF"/>
        <w:spacing w:before="0" w:after="0"/>
        <w:rPr>
          <w:rFonts w:ascii="Segoe UI" w:hAnsi="Segoe UI" w:cs="Segoe UI"/>
          <w:color w:val="242424"/>
          <w:sz w:val="23"/>
          <w:szCs w:val="23"/>
        </w:rPr>
      </w:pPr>
      <w:r>
        <w:rPr>
          <w:rFonts w:ascii="inherit" w:hAnsi="inherit" w:cs="Segoe UI"/>
          <w:color w:val="242424"/>
          <w:sz w:val="22"/>
          <w:szCs w:val="22"/>
          <w:bdr w:val="none" w:sz="0" w:space="0" w:color="auto" w:frame="1"/>
        </w:rPr>
        <w:t>Reviewer reports:</w:t>
      </w:r>
      <w:r>
        <w:rPr>
          <w:rFonts w:ascii="inherit" w:hAnsi="inherit" w:cs="Segoe UI"/>
          <w:color w:val="242424"/>
          <w:sz w:val="22"/>
          <w:szCs w:val="22"/>
          <w:bdr w:val="none" w:sz="0" w:space="0" w:color="auto" w:frame="1"/>
        </w:rPr>
        <w:br/>
        <w:t>Reviewer #1: Thank you for addressing the points highlighted in the previous review.</w:t>
      </w:r>
    </w:p>
    <w:p w14:paraId="00CB2CAA" w14:textId="77777777" w:rsidR="00A9261E" w:rsidRDefault="00A9261E" w:rsidP="00A9261E">
      <w:pPr>
        <w:pStyle w:val="NormalWeb"/>
        <w:shd w:val="clear" w:color="auto" w:fill="FFFFFF"/>
        <w:spacing w:before="0" w:after="0"/>
        <w:rPr>
          <w:rFonts w:ascii="Segoe UI" w:hAnsi="Segoe UI" w:cs="Segoe UI"/>
          <w:color w:val="242424"/>
          <w:sz w:val="23"/>
          <w:szCs w:val="23"/>
        </w:rPr>
      </w:pPr>
      <w:r>
        <w:rPr>
          <w:rFonts w:ascii="inherit" w:hAnsi="inherit" w:cs="Segoe UI"/>
          <w:color w:val="242424"/>
          <w:sz w:val="22"/>
          <w:szCs w:val="22"/>
          <w:bdr w:val="none" w:sz="0" w:space="0" w:color="auto" w:frame="1"/>
        </w:rPr>
        <w:t> </w:t>
      </w:r>
    </w:p>
    <w:p w14:paraId="488E84DC" w14:textId="77777777" w:rsidR="001B3A8A" w:rsidRDefault="00A9261E" w:rsidP="00A9261E">
      <w:pPr>
        <w:pStyle w:val="NormalWeb"/>
        <w:shd w:val="clear" w:color="auto" w:fill="FFFFFF"/>
        <w:spacing w:before="0" w:after="0"/>
        <w:rPr>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t>Reviewer #2: Peer review of: Effects of Advanced Trauma Life Support® Training Compared with Standard Care on Adult Trauma Patient Outcomes (ADVANCE TRAUMA): Study Protocol for a Stepped-Wedge Cluster Randomised Trial</w:t>
      </w:r>
      <w:r>
        <w:rPr>
          <w:rFonts w:ascii="inherit" w:hAnsi="inherit" w:cs="Segoe UI"/>
          <w:color w:val="242424"/>
          <w:sz w:val="22"/>
          <w:szCs w:val="22"/>
          <w:bdr w:val="none" w:sz="0" w:space="0" w:color="auto" w:frame="1"/>
        </w:rPr>
        <w:br/>
        <w:t>Ba Tuan Nguyen MD, PhD</w:t>
      </w:r>
      <w:r>
        <w:rPr>
          <w:rFonts w:ascii="inherit" w:hAnsi="inherit" w:cs="Segoe UI"/>
          <w:color w:val="242424"/>
          <w:sz w:val="22"/>
          <w:szCs w:val="22"/>
          <w:bdr w:val="none" w:sz="0" w:space="0" w:color="auto" w:frame="1"/>
        </w:rPr>
        <w:br/>
        <w:t>Hanoi Medical University</w:t>
      </w:r>
      <w:r>
        <w:rPr>
          <w:rFonts w:ascii="inherit" w:hAnsi="inherit" w:cs="Segoe UI"/>
          <w:color w:val="242424"/>
          <w:sz w:val="22"/>
          <w:szCs w:val="22"/>
          <w:bdr w:val="none" w:sz="0" w:space="0" w:color="auto" w:frame="1"/>
        </w:rPr>
        <w:br/>
        <w:t>Surgical Intensive Care Unit Viet Duc Hospital</w:t>
      </w:r>
      <w:r>
        <w:rPr>
          <w:rFonts w:ascii="inherit" w:hAnsi="inherit" w:cs="Segoe UI"/>
          <w:color w:val="242424"/>
          <w:sz w:val="22"/>
          <w:szCs w:val="22"/>
          <w:bdr w:val="none" w:sz="0" w:space="0" w:color="auto" w:frame="1"/>
        </w:rPr>
        <w:br/>
        <w:t>Manuscript ID: TRLS-D-25-01007_R1</w:t>
      </w:r>
      <w:r>
        <w:rPr>
          <w:rFonts w:ascii="MS Gothic" w:eastAsia="MS Gothic" w:hAnsi="MS Gothic" w:cs="Segoe UI" w:hint="eastAsia"/>
          <w:color w:val="242424"/>
          <w:sz w:val="22"/>
          <w:szCs w:val="22"/>
          <w:bdr w:val="none" w:sz="0" w:space="0" w:color="auto" w:frame="1"/>
        </w:rPr>
        <w:t> </w:t>
      </w:r>
      <w:r>
        <w:rPr>
          <w:rFonts w:ascii="inherit" w:hAnsi="inherit" w:cs="Segoe UI"/>
          <w:color w:val="242424"/>
          <w:sz w:val="22"/>
          <w:szCs w:val="22"/>
          <w:bdr w:val="none" w:sz="0" w:space="0" w:color="auto" w:frame="1"/>
        </w:rPr>
        <w:t>Overall recommendation: major revision</w:t>
      </w:r>
      <w:r>
        <w:rPr>
          <w:rFonts w:ascii="inherit" w:hAnsi="inherit" w:cs="Segoe UI"/>
          <w:color w:val="242424"/>
          <w:sz w:val="22"/>
          <w:szCs w:val="22"/>
          <w:bdr w:val="none" w:sz="0" w:space="0" w:color="auto" w:frame="1"/>
        </w:rPr>
        <w:br/>
        <w:t>Summary</w:t>
      </w:r>
      <w:r>
        <w:rPr>
          <w:rFonts w:ascii="inherit" w:hAnsi="inherit" w:cs="Segoe UI"/>
          <w:color w:val="242424"/>
          <w:sz w:val="22"/>
          <w:szCs w:val="22"/>
          <w:bdr w:val="none" w:sz="0" w:space="0" w:color="auto" w:frame="1"/>
        </w:rPr>
        <w:br/>
        <w:t>This is a well-motivated, ambitious batched stepped-wedge cluster randomised trial of ATLS® training versus standard care in 30 hospitals across India, with the primary outcome of in-hospital mortality within 30 days. The protocol is clear in many parts (design, outcomes, oversight) and addresses an important knowledge gap because high-quality evidence for ATLS®'s effect on patient outcomes is lacking.</w:t>
      </w:r>
      <w:r>
        <w:rPr>
          <w:rFonts w:ascii="inherit" w:hAnsi="inherit" w:cs="Segoe UI"/>
          <w:color w:val="242424"/>
          <w:sz w:val="22"/>
          <w:szCs w:val="22"/>
          <w:bdr w:val="none" w:sz="0" w:space="0" w:color="auto" w:frame="1"/>
        </w:rPr>
        <w:br/>
        <w:t>Major strengths</w:t>
      </w:r>
      <w:r>
        <w:rPr>
          <w:rFonts w:ascii="inherit" w:hAnsi="inherit" w:cs="Segoe UI"/>
          <w:color w:val="242424"/>
          <w:sz w:val="22"/>
          <w:szCs w:val="22"/>
          <w:bdr w:val="none" w:sz="0" w:space="0" w:color="auto" w:frame="1"/>
        </w:rPr>
        <w:br/>
        <w:t>1.      Important clinical question and large scale. The trial addresses a major evidence gap about ATLS® and trauma outcomes; the planned 30 clusters and 4,320 participants provide potential for informative, policy-relevant results.</w:t>
      </w:r>
      <w:r>
        <w:rPr>
          <w:rFonts w:ascii="inherit" w:hAnsi="inherit" w:cs="Segoe UI"/>
          <w:color w:val="242424"/>
          <w:sz w:val="22"/>
          <w:szCs w:val="22"/>
          <w:bdr w:val="none" w:sz="0" w:space="0" w:color="auto" w:frame="1"/>
        </w:rPr>
        <w:br/>
        <w:t>2.      Appropriate and thoughtful design. Use of a batched stepped-wedge and nested staircase for intensive secondary outcome measurement is pragmatic and justified given logistics and training constraints.</w:t>
      </w:r>
      <w:r>
        <w:rPr>
          <w:rFonts w:ascii="inherit" w:hAnsi="inherit" w:cs="Segoe UI"/>
          <w:color w:val="242424"/>
          <w:sz w:val="22"/>
          <w:szCs w:val="22"/>
          <w:bdr w:val="none" w:sz="0" w:space="0" w:color="auto" w:frame="1"/>
        </w:rPr>
        <w:br/>
        <w:t>3.      Comprehensive oversight and intention for open data. The trial has Trial Management and Steering/DMC structures and plans to make protocol, code, and deidentified data available.</w:t>
      </w:r>
      <w:r>
        <w:rPr>
          <w:rFonts w:ascii="inherit" w:hAnsi="inherit" w:cs="Segoe UI"/>
          <w:color w:val="242424"/>
          <w:sz w:val="22"/>
          <w:szCs w:val="22"/>
          <w:bdr w:val="none" w:sz="0" w:space="0" w:color="auto" w:frame="1"/>
        </w:rPr>
        <w:br/>
        <w:t>Major concerns — please address before submission</w:t>
      </w:r>
      <w:r>
        <w:rPr>
          <w:rFonts w:ascii="inherit" w:hAnsi="inherit" w:cs="Segoe UI"/>
          <w:color w:val="242424"/>
          <w:sz w:val="22"/>
          <w:szCs w:val="22"/>
          <w:bdr w:val="none" w:sz="0" w:space="0" w:color="auto" w:frame="1"/>
        </w:rPr>
        <w:br/>
        <w:t>1) Primary outcome definition and ascertainment — practical risks and bias</w:t>
      </w:r>
      <w:r>
        <w:rPr>
          <w:rFonts w:ascii="inherit" w:hAnsi="inherit" w:cs="Segoe UI"/>
          <w:color w:val="242424"/>
          <w:sz w:val="22"/>
          <w:szCs w:val="22"/>
          <w:bdr w:val="none" w:sz="0" w:space="0" w:color="auto" w:frame="1"/>
        </w:rPr>
        <w:br/>
        <w:t>Issue: The primary outcome is "in-hospital mortality within 30 days of arrival". For patients transferred between hospitals the protocol relies on telephone follow-up or contacting the receiving hospital. This risks differential ascertainment (e.g., loss to follow-up differing by cluster/time) and potential misclassification.</w:t>
      </w:r>
      <w:r>
        <w:rPr>
          <w:rFonts w:ascii="inherit" w:hAnsi="inherit" w:cs="Segoe UI"/>
          <w:color w:val="242424"/>
          <w:sz w:val="22"/>
          <w:szCs w:val="22"/>
          <w:bdr w:val="none" w:sz="0" w:space="0" w:color="auto" w:frame="1"/>
        </w:rPr>
        <w:br/>
      </w:r>
    </w:p>
    <w:p w14:paraId="0D7D26D7" w14:textId="0F04DC92" w:rsidR="00A9261E" w:rsidRDefault="00A9261E" w:rsidP="00A9261E">
      <w:pPr>
        <w:pStyle w:val="NormalWeb"/>
        <w:shd w:val="clear" w:color="auto" w:fill="FFFFFF"/>
        <w:spacing w:before="0" w:after="0"/>
        <w:rPr>
          <w:rFonts w:ascii="Segoe UI" w:hAnsi="Segoe UI" w:cs="Segoe UI"/>
          <w:color w:val="242424"/>
          <w:sz w:val="23"/>
          <w:szCs w:val="23"/>
        </w:rPr>
      </w:pPr>
      <w:r>
        <w:rPr>
          <w:rFonts w:ascii="inherit" w:hAnsi="inherit" w:cs="Segoe UI"/>
          <w:color w:val="242424"/>
          <w:sz w:val="22"/>
          <w:szCs w:val="22"/>
          <w:bdr w:val="none" w:sz="0" w:space="0" w:color="auto" w:frame="1"/>
        </w:rPr>
        <w:t>Suggested actions (required):</w:t>
      </w:r>
    </w:p>
    <w:p w14:paraId="1547B89C" w14:textId="77777777" w:rsidR="00A9261E" w:rsidRDefault="00A9261E" w:rsidP="001B3A8A">
      <w:pPr>
        <w:pStyle w:val="NormalWeb"/>
        <w:spacing w:before="0" w:beforeAutospacing="0" w:after="0" w:afterAutospacing="0"/>
      </w:pPr>
      <w:commentRangeStart w:id="0"/>
      <w:r>
        <w:rPr>
          <w:rFonts w:ascii="inherit" w:hAnsi="inherit"/>
          <w:color w:val="242424"/>
          <w:sz w:val="22"/>
          <w:szCs w:val="22"/>
          <w:bdr w:val="none" w:sz="0" w:space="0" w:color="auto" w:frame="1"/>
        </w:rPr>
        <w:t>*       </w:t>
      </w:r>
      <w:r w:rsidRPr="001B3A8A">
        <w:rPr>
          <w:rFonts w:ascii="inherit" w:hAnsi="inherit" w:cs="Segoe UI"/>
          <w:color w:val="242424"/>
          <w:sz w:val="22"/>
          <w:szCs w:val="22"/>
          <w:bdr w:val="none" w:sz="0" w:space="0" w:color="auto" w:frame="1"/>
        </w:rPr>
        <w:t>Provide concrete procedures and responsibilities for ascertaining 30-day status for transferred/discharged patients (who calls, how many attempts, what records are checked). State acceptable sources of confirmation (hospital EHR, death registry, phone with next-of-kin) and planned documentation</w:t>
      </w:r>
      <w:r w:rsidRPr="001B3A8A">
        <w:t>.</w:t>
      </w:r>
      <w:commentRangeEnd w:id="0"/>
      <w:r w:rsidR="003764F3">
        <w:rPr>
          <w:rStyle w:val="CommentReference"/>
          <w:rFonts w:asciiTheme="minorHAnsi" w:eastAsiaTheme="minorHAnsi" w:hAnsiTheme="minorHAnsi" w:cs="Mangal"/>
          <w:kern w:val="2"/>
          <w:lang w:val="en-US" w:eastAsia="en-US"/>
          <w14:ligatures w14:val="standardContextual"/>
        </w:rPr>
        <w:commentReference w:id="0"/>
      </w:r>
    </w:p>
    <w:p w14:paraId="5F5792E6" w14:textId="77777777" w:rsidR="00D82FDE" w:rsidRPr="00D82FDE" w:rsidRDefault="00D82FDE" w:rsidP="00D82FDE">
      <w:pPr>
        <w:pStyle w:val="NormalWeb"/>
        <w:spacing w:before="0" w:beforeAutospacing="0" w:after="0" w:afterAutospacing="0"/>
        <w:rPr>
          <w:ins w:id="1" w:author="sranjan@masonlive.gmu.edu" w:date="2025-11-11T12:01:00Z"/>
          <w:rFonts w:ascii="inherit" w:hAnsi="inherit" w:cs="Segoe UI"/>
          <w:color w:val="0070C0"/>
          <w:sz w:val="22"/>
          <w:szCs w:val="22"/>
          <w:bdr w:val="none" w:sz="0" w:space="0" w:color="auto" w:frame="1"/>
        </w:rPr>
      </w:pPr>
      <w:ins w:id="2" w:author="sranjan@masonlive.gmu.edu" w:date="2025-11-11T12:01:00Z">
        <w:r w:rsidRPr="00D82FDE">
          <w:rPr>
            <w:rFonts w:ascii="inherit" w:hAnsi="inherit" w:cs="Segoe UI"/>
            <w:color w:val="0070C0"/>
            <w:sz w:val="22"/>
            <w:szCs w:val="22"/>
            <w:bdr w:val="none" w:sz="0" w:space="0" w:color="auto" w:frame="1"/>
          </w:rPr>
          <w:t>Follow-up of patient participants is conducted by the Clinical Research Coordinator (CRC) at each site. The site coordinators regularly review clinical notes and hospital registers to determine whether participants have been discharged or transferred. For participants who have been transferred, the CRC conducts telephonic follow-up calls with either the participant or their next of kin.</w:t>
        </w:r>
      </w:ins>
    </w:p>
    <w:p w14:paraId="3DAB59AC" w14:textId="77777777" w:rsidR="00D82FDE" w:rsidRPr="00D82FDE" w:rsidRDefault="00D82FDE" w:rsidP="00D82FDE">
      <w:pPr>
        <w:pStyle w:val="NormalWeb"/>
        <w:spacing w:before="0" w:beforeAutospacing="0" w:after="0" w:afterAutospacing="0"/>
        <w:rPr>
          <w:ins w:id="3" w:author="sranjan@masonlive.gmu.edu" w:date="2025-11-11T12:01:00Z"/>
          <w:rFonts w:ascii="inherit" w:hAnsi="inherit" w:cs="Segoe UI"/>
          <w:color w:val="0070C0"/>
          <w:sz w:val="22"/>
          <w:szCs w:val="22"/>
          <w:bdr w:val="none" w:sz="0" w:space="0" w:color="auto" w:frame="1"/>
        </w:rPr>
      </w:pPr>
      <w:ins w:id="4" w:author="sranjan@masonlive.gmu.edu" w:date="2025-11-11T12:01:00Z">
        <w:r w:rsidRPr="00D82FDE">
          <w:rPr>
            <w:rFonts w:ascii="inherit" w:hAnsi="inherit" w:cs="Segoe UI"/>
            <w:color w:val="0070C0"/>
            <w:sz w:val="22"/>
            <w:szCs w:val="22"/>
            <w:bdr w:val="none" w:sz="0" w:space="0" w:color="auto" w:frame="1"/>
          </w:rPr>
          <w:t>Deaths are confirmed through verification of hospital records. For outcome assessments such as EQ-5D, WHODAS, and return-to-work status, the CRC makes regular follow-up calls to obtain updates from the participant or their nearest kin. In cases where no contact can be established despite repeated attempts, the participant is classified as a loss to follow-up.</w:t>
        </w:r>
      </w:ins>
    </w:p>
    <w:p w14:paraId="0028F841" w14:textId="77777777" w:rsidR="00703B7D" w:rsidRDefault="00703B7D" w:rsidP="001B3A8A">
      <w:pPr>
        <w:pStyle w:val="NormalWeb"/>
        <w:spacing w:before="0" w:beforeAutospacing="0" w:after="0" w:afterAutospacing="0"/>
      </w:pPr>
    </w:p>
    <w:p w14:paraId="7508E62C" w14:textId="77777777" w:rsidR="001B3A8A" w:rsidRDefault="00A9261E" w:rsidP="00A9261E">
      <w:pPr>
        <w:pStyle w:val="NormalWeb"/>
        <w:shd w:val="clear" w:color="auto" w:fill="FFFFFF"/>
        <w:spacing w:before="0" w:after="0"/>
        <w:rPr>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lastRenderedPageBreak/>
        <w:t xml:space="preserve">*       </w:t>
      </w:r>
      <w:commentRangeStart w:id="5"/>
      <w:r>
        <w:rPr>
          <w:rFonts w:ascii="inherit" w:hAnsi="inherit" w:cs="Segoe UI"/>
          <w:color w:val="242424"/>
          <w:sz w:val="22"/>
          <w:szCs w:val="22"/>
          <w:bdr w:val="none" w:sz="0" w:space="0" w:color="auto" w:frame="1"/>
        </w:rPr>
        <w:t>Prespecify how you will handle deaths that cannot be confirmed at 30 days (e.g., treat as alive, treat as missing — and how this choice will be handled in sensitivity analyses). Add an analysis plan for differential loss to follow-up (e.g., inverse-probability weighting or worst-case/best-case sensitivity analyses).</w:t>
      </w:r>
      <w:commentRangeEnd w:id="5"/>
      <w:r w:rsidR="00391B5E">
        <w:rPr>
          <w:rStyle w:val="CommentReference"/>
          <w:rFonts w:asciiTheme="minorHAnsi" w:eastAsiaTheme="minorHAnsi" w:hAnsiTheme="minorHAnsi" w:cs="Mangal"/>
          <w:kern w:val="2"/>
          <w:lang w:val="en-US" w:eastAsia="en-US"/>
          <w14:ligatures w14:val="standardContextual"/>
        </w:rPr>
        <w:commentReference w:id="5"/>
      </w:r>
    </w:p>
    <w:p w14:paraId="584A39C2" w14:textId="77777777" w:rsidR="00CC4FE8" w:rsidRDefault="00A9261E" w:rsidP="00CC4FE8">
      <w:pPr>
        <w:pStyle w:val="NormalWeb"/>
        <w:spacing w:before="0" w:after="0"/>
        <w:rPr>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br/>
        <w:t xml:space="preserve">2) </w:t>
      </w:r>
      <w:commentRangeStart w:id="6"/>
      <w:r>
        <w:rPr>
          <w:rFonts w:ascii="inherit" w:hAnsi="inherit" w:cs="Segoe UI"/>
          <w:color w:val="242424"/>
          <w:sz w:val="22"/>
          <w:szCs w:val="22"/>
          <w:bdr w:val="none" w:sz="0" w:space="0" w:color="auto" w:frame="1"/>
        </w:rPr>
        <w:t>Blinding and outcome assessment bias</w:t>
      </w:r>
      <w:commentRangeEnd w:id="6"/>
      <w:r w:rsidR="005C6D9D">
        <w:rPr>
          <w:rStyle w:val="CommentReference"/>
          <w:rFonts w:asciiTheme="minorHAnsi" w:eastAsiaTheme="minorHAnsi" w:hAnsiTheme="minorHAnsi" w:cs="Mangal"/>
          <w:kern w:val="2"/>
          <w:lang w:val="en-US" w:eastAsia="en-US"/>
          <w14:ligatures w14:val="standardContextual"/>
        </w:rPr>
        <w:commentReference w:id="6"/>
      </w:r>
      <w:r>
        <w:rPr>
          <w:rFonts w:ascii="inherit" w:hAnsi="inherit" w:cs="Segoe UI"/>
          <w:color w:val="242424"/>
          <w:sz w:val="22"/>
          <w:szCs w:val="22"/>
          <w:bdr w:val="none" w:sz="0" w:space="0" w:color="auto" w:frame="1"/>
        </w:rPr>
        <w:br/>
        <w:t>Issue: No blinding of outcome assessors or data analysts is planned because of time-randomised intervention. While understandable, this raises the possibility of ascertainment bias for outcomes that require judgement (e.g., ICU admission criteria, adherence assessment).</w:t>
      </w:r>
      <w:r>
        <w:rPr>
          <w:rFonts w:ascii="inherit" w:hAnsi="inherit" w:cs="Segoe UI"/>
          <w:color w:val="242424"/>
          <w:sz w:val="22"/>
          <w:szCs w:val="22"/>
          <w:bdr w:val="none" w:sz="0" w:space="0" w:color="auto" w:frame="1"/>
        </w:rPr>
        <w:br/>
        <w:t>Suggested actions:</w:t>
      </w:r>
      <w:r>
        <w:rPr>
          <w:rFonts w:ascii="inherit" w:hAnsi="inherit" w:cs="Segoe UI"/>
          <w:color w:val="242424"/>
          <w:sz w:val="22"/>
          <w:szCs w:val="22"/>
          <w:bdr w:val="none" w:sz="0" w:space="0" w:color="auto" w:frame="1"/>
        </w:rPr>
        <w:br/>
        <w:t>*       For objective outcomes (mortality) ensure independent verification where feasible (e.g., central adjudication of ambiguous deaths).</w:t>
      </w:r>
      <w:r>
        <w:rPr>
          <w:rFonts w:ascii="inherit" w:hAnsi="inherit" w:cs="Segoe UI"/>
          <w:color w:val="242424"/>
          <w:sz w:val="22"/>
          <w:szCs w:val="22"/>
          <w:bdr w:val="none" w:sz="0" w:space="0" w:color="auto" w:frame="1"/>
        </w:rPr>
        <w:br/>
        <w:t>*       For outcomes subject to ascertainment (ICU admission, length of stay), describe standardised, objective definitions and whether any central adjudication will occur.</w:t>
      </w:r>
      <w:r>
        <w:rPr>
          <w:rFonts w:ascii="inherit" w:hAnsi="inherit" w:cs="Segoe UI"/>
          <w:color w:val="242424"/>
          <w:sz w:val="22"/>
          <w:szCs w:val="22"/>
          <w:bdr w:val="none" w:sz="0" w:space="0" w:color="auto" w:frame="1"/>
        </w:rPr>
        <w:br/>
        <w:t>*       If possible, blind the statistician performing the primary analysis to intervention timing (e.g., anonymised period labels) or document why blinding the analyst is infeasible and how you will mitigate bias.</w:t>
      </w:r>
      <w:r>
        <w:rPr>
          <w:rFonts w:ascii="inherit" w:hAnsi="inherit" w:cs="Segoe UI"/>
          <w:color w:val="242424"/>
          <w:sz w:val="22"/>
          <w:szCs w:val="22"/>
          <w:bdr w:val="none" w:sz="0" w:space="0" w:color="auto" w:frame="1"/>
        </w:rPr>
        <w:br/>
        <w:t>3</w:t>
      </w:r>
      <w:commentRangeStart w:id="7"/>
      <w:r>
        <w:rPr>
          <w:rFonts w:ascii="inherit" w:hAnsi="inherit" w:cs="Segoe UI"/>
          <w:color w:val="242424"/>
          <w:sz w:val="22"/>
          <w:szCs w:val="22"/>
          <w:bdr w:val="none" w:sz="0" w:space="0" w:color="auto" w:frame="1"/>
        </w:rPr>
        <w:t xml:space="preserve">) Statistical analysis </w:t>
      </w:r>
      <w:commentRangeEnd w:id="7"/>
      <w:r w:rsidR="005C6D9D">
        <w:rPr>
          <w:rStyle w:val="CommentReference"/>
          <w:rFonts w:asciiTheme="minorHAnsi" w:eastAsiaTheme="minorHAnsi" w:hAnsiTheme="minorHAnsi" w:cs="Mangal"/>
          <w:kern w:val="2"/>
          <w:lang w:val="en-US" w:eastAsia="en-US"/>
          <w14:ligatures w14:val="standardContextual"/>
        </w:rPr>
        <w:commentReference w:id="7"/>
      </w:r>
      <w:r>
        <w:rPr>
          <w:rFonts w:ascii="inherit" w:hAnsi="inherit" w:cs="Segoe UI"/>
          <w:color w:val="242424"/>
          <w:sz w:val="22"/>
          <w:szCs w:val="22"/>
          <w:bdr w:val="none" w:sz="0" w:space="0" w:color="auto" w:frame="1"/>
        </w:rPr>
        <w:t>— small number of clusters and choice of corrections</w:t>
      </w:r>
      <w:r>
        <w:rPr>
          <w:rFonts w:ascii="inherit" w:hAnsi="inherit" w:cs="Segoe UI"/>
          <w:color w:val="242424"/>
          <w:sz w:val="22"/>
          <w:szCs w:val="22"/>
          <w:bdr w:val="none" w:sz="0" w:space="0" w:color="auto" w:frame="1"/>
        </w:rPr>
        <w:br/>
        <w:t>Issue: The protocol recognises the small cluster number (30) and plans a "correction for a small number of clusters" but does not pre-specify which method (e.g., Kenward-Roger, permutation, cluster-robust variance with small-sample correction, bootstrap).</w:t>
      </w:r>
      <w:r>
        <w:rPr>
          <w:rFonts w:ascii="inherit" w:hAnsi="inherit" w:cs="Segoe UI"/>
          <w:color w:val="242424"/>
          <w:sz w:val="22"/>
          <w:szCs w:val="22"/>
          <w:bdr w:val="none" w:sz="0" w:space="0" w:color="auto" w:frame="1"/>
        </w:rPr>
        <w:br/>
        <w:t>Suggested actions (required):</w:t>
      </w:r>
      <w:r>
        <w:rPr>
          <w:rFonts w:ascii="inherit" w:hAnsi="inherit" w:cs="Segoe UI"/>
          <w:color w:val="242424"/>
          <w:sz w:val="22"/>
          <w:szCs w:val="22"/>
          <w:bdr w:val="none" w:sz="0" w:space="0" w:color="auto" w:frame="1"/>
        </w:rPr>
        <w:br/>
        <w:t xml:space="preserve">*       Pre-specify the primary small-sample correction method (or provide a decision algorithm with ranked preferred methods and justification). Common choices: (a) use cluster-level summaries with permutation tests, (b) use GLMM with Kenward-Roger or Satterthwaite </w:t>
      </w:r>
      <w:proofErr w:type="spellStart"/>
      <w:r>
        <w:rPr>
          <w:rFonts w:ascii="inherit" w:hAnsi="inherit" w:cs="Segoe UI"/>
          <w:color w:val="242424"/>
          <w:sz w:val="22"/>
          <w:szCs w:val="22"/>
          <w:bdr w:val="none" w:sz="0" w:space="0" w:color="auto" w:frame="1"/>
        </w:rPr>
        <w:t>df</w:t>
      </w:r>
      <w:proofErr w:type="spellEnd"/>
      <w:r>
        <w:rPr>
          <w:rFonts w:ascii="inherit" w:hAnsi="inherit" w:cs="Segoe UI"/>
          <w:color w:val="242424"/>
          <w:sz w:val="22"/>
          <w:szCs w:val="22"/>
          <w:bdr w:val="none" w:sz="0" w:space="0" w:color="auto" w:frame="1"/>
        </w:rPr>
        <w:t>, or (c) use bias-corrected cluster-robust standard errors with a recommended correction (e.g., Webb/</w:t>
      </w:r>
      <w:proofErr w:type="spellStart"/>
      <w:r>
        <w:rPr>
          <w:rFonts w:ascii="inherit" w:hAnsi="inherit" w:cs="Segoe UI"/>
          <w:color w:val="242424"/>
          <w:sz w:val="22"/>
          <w:szCs w:val="22"/>
          <w:bdr w:val="none" w:sz="0" w:space="0" w:color="auto" w:frame="1"/>
        </w:rPr>
        <w:t>Imbens</w:t>
      </w:r>
      <w:proofErr w:type="spellEnd"/>
      <w:r>
        <w:rPr>
          <w:rFonts w:ascii="inherit" w:hAnsi="inherit" w:cs="Segoe UI"/>
          <w:color w:val="242424"/>
          <w:sz w:val="22"/>
          <w:szCs w:val="22"/>
          <w:bdr w:val="none" w:sz="0" w:space="0" w:color="auto" w:frame="1"/>
        </w:rPr>
        <w:t>). Cite supporting references</w:t>
      </w:r>
      <w:r>
        <w:rPr>
          <w:rFonts w:ascii="inherit" w:hAnsi="inherit" w:cs="Segoe UI"/>
          <w:color w:val="242424"/>
          <w:sz w:val="22"/>
          <w:szCs w:val="22"/>
          <w:bdr w:val="none" w:sz="0" w:space="0" w:color="auto" w:frame="1"/>
        </w:rPr>
        <w:br/>
        <w:t xml:space="preserve">*       Clearly state the primary </w:t>
      </w:r>
      <w:proofErr w:type="spellStart"/>
      <w:r>
        <w:rPr>
          <w:rFonts w:ascii="inherit" w:hAnsi="inherit" w:cs="Segoe UI"/>
          <w:color w:val="242424"/>
          <w:sz w:val="22"/>
          <w:szCs w:val="22"/>
          <w:bdr w:val="none" w:sz="0" w:space="0" w:color="auto" w:frame="1"/>
        </w:rPr>
        <w:t>estimand</w:t>
      </w:r>
      <w:proofErr w:type="spellEnd"/>
      <w:r>
        <w:rPr>
          <w:rFonts w:ascii="inherit" w:hAnsi="inherit" w:cs="Segoe UI"/>
          <w:color w:val="242424"/>
          <w:sz w:val="22"/>
          <w:szCs w:val="22"/>
          <w:bdr w:val="none" w:sz="0" w:space="0" w:color="auto" w:frame="1"/>
        </w:rPr>
        <w:t xml:space="preserve"> (risk difference or risk ratio/OR) and primary modelling choice (e.g., binomial identity model for risk difference; if non-convergence, report odds ratio). You already mention this — but make it explicit which effect will be the main inference and how small-cluster bias will be corrected.</w:t>
      </w:r>
      <w:r>
        <w:rPr>
          <w:rFonts w:ascii="inherit" w:hAnsi="inherit" w:cs="Segoe UI"/>
          <w:color w:val="242424"/>
          <w:sz w:val="22"/>
          <w:szCs w:val="22"/>
          <w:bdr w:val="none" w:sz="0" w:space="0" w:color="auto" w:frame="1"/>
        </w:rPr>
        <w:br/>
        <w:t>4) Handling of cluster size imbalance and time trends</w:t>
      </w:r>
      <w:r>
        <w:rPr>
          <w:rFonts w:ascii="inherit" w:hAnsi="inherit" w:cs="Segoe UI"/>
          <w:color w:val="242424"/>
          <w:sz w:val="22"/>
          <w:szCs w:val="22"/>
          <w:bdr w:val="none" w:sz="0" w:space="0" w:color="auto" w:frame="1"/>
        </w:rPr>
        <w:br/>
        <w:t>Issue: Stepped-wedge designs are sensitive to secular trends and cluster size imbalance. While the protocol will adjust for period effects, more detail is needed on preplanned checks and adjustments.</w:t>
      </w:r>
      <w:r>
        <w:rPr>
          <w:rFonts w:ascii="inherit" w:hAnsi="inherit" w:cs="Segoe UI"/>
          <w:color w:val="242424"/>
          <w:sz w:val="22"/>
          <w:szCs w:val="22"/>
          <w:bdr w:val="none" w:sz="0" w:space="0" w:color="auto" w:frame="1"/>
        </w:rPr>
        <w:br/>
      </w:r>
      <w:commentRangeStart w:id="8"/>
      <w:r>
        <w:rPr>
          <w:rFonts w:ascii="inherit" w:hAnsi="inherit" w:cs="Segoe UI"/>
          <w:color w:val="242424"/>
          <w:sz w:val="22"/>
          <w:szCs w:val="22"/>
          <w:bdr w:val="none" w:sz="0" w:space="0" w:color="auto" w:frame="1"/>
        </w:rPr>
        <w:t>Suggested actions</w:t>
      </w:r>
      <w:commentRangeEnd w:id="8"/>
      <w:r w:rsidR="00391B5E">
        <w:rPr>
          <w:rStyle w:val="CommentReference"/>
          <w:rFonts w:asciiTheme="minorHAnsi" w:eastAsiaTheme="minorHAnsi" w:hAnsiTheme="minorHAnsi" w:cs="Mangal"/>
          <w:kern w:val="2"/>
          <w:lang w:val="en-US" w:eastAsia="en-US"/>
          <w14:ligatures w14:val="standardContextual"/>
        </w:rPr>
        <w:commentReference w:id="8"/>
      </w:r>
      <w:r>
        <w:rPr>
          <w:rFonts w:ascii="inherit" w:hAnsi="inherit" w:cs="Segoe UI"/>
          <w:color w:val="242424"/>
          <w:sz w:val="22"/>
          <w:szCs w:val="22"/>
          <w:bdr w:val="none" w:sz="0" w:space="0" w:color="auto" w:frame="1"/>
        </w:rPr>
        <w:t>:</w:t>
      </w:r>
      <w:r>
        <w:rPr>
          <w:rFonts w:ascii="inherit" w:hAnsi="inherit" w:cs="Segoe UI"/>
          <w:color w:val="242424"/>
          <w:sz w:val="22"/>
          <w:szCs w:val="22"/>
          <w:bdr w:val="none" w:sz="0" w:space="0" w:color="auto" w:frame="1"/>
        </w:rPr>
        <w:br/>
        <w:t>*       Prosperity diagnostics for secular trends (plots of outcome rates by period), and the approach if strong secular trends are present (e.g., spline for time, additional covariate adjustment). You mention the spline option — indicate thresholds that would trigger spline modelling.</w:t>
      </w:r>
      <w:r>
        <w:rPr>
          <w:rFonts w:ascii="inherit" w:hAnsi="inherit" w:cs="Segoe UI"/>
          <w:color w:val="242424"/>
          <w:sz w:val="22"/>
          <w:szCs w:val="22"/>
          <w:bdr w:val="none" w:sz="0" w:space="0" w:color="auto" w:frame="1"/>
        </w:rPr>
        <w:br/>
        <w:t>*       Describe how you will account for variable cluster sizes in sample-size re-estimation or analysis (you mention allowing for variation — state if any cluster-weighted analyses or robust SEs will be used).</w:t>
      </w:r>
      <w:r>
        <w:rPr>
          <w:rFonts w:ascii="inherit" w:hAnsi="inherit" w:cs="Segoe UI"/>
          <w:color w:val="242424"/>
          <w:sz w:val="22"/>
          <w:szCs w:val="22"/>
          <w:bdr w:val="none" w:sz="0" w:space="0" w:color="auto" w:frame="1"/>
        </w:rPr>
        <w:br/>
        <w:t>5) Interim analysis stopping rules and multiplicity</w:t>
      </w:r>
      <w:r>
        <w:rPr>
          <w:rFonts w:ascii="inherit" w:hAnsi="inherit" w:cs="Segoe UI"/>
          <w:color w:val="242424"/>
          <w:sz w:val="22"/>
          <w:szCs w:val="22"/>
          <w:bdr w:val="none" w:sz="0" w:space="0" w:color="auto" w:frame="1"/>
        </w:rPr>
        <w:br/>
        <w:t>Issue: An interim analysis is planned for feasibility after half the batches complete, but no stopping rules or decision criteria are specified (e.g., for harm, efficacy, futility).</w:t>
      </w:r>
      <w:r>
        <w:rPr>
          <w:rFonts w:ascii="inherit" w:hAnsi="inherit" w:cs="Segoe UI"/>
          <w:color w:val="242424"/>
          <w:sz w:val="22"/>
          <w:szCs w:val="22"/>
          <w:bdr w:val="none" w:sz="0" w:space="0" w:color="auto" w:frame="1"/>
        </w:rPr>
        <w:br/>
        <w:t>Suggested actions:</w:t>
      </w:r>
      <w:r>
        <w:rPr>
          <w:rFonts w:ascii="inherit" w:hAnsi="inherit" w:cs="Segoe UI"/>
          <w:color w:val="242424"/>
          <w:sz w:val="22"/>
          <w:szCs w:val="22"/>
          <w:bdr w:val="none" w:sz="0" w:space="0" w:color="auto" w:frame="1"/>
        </w:rPr>
        <w:br/>
      </w:r>
      <w:commentRangeStart w:id="9"/>
      <w:r>
        <w:rPr>
          <w:rFonts w:ascii="inherit" w:hAnsi="inherit" w:cs="Segoe UI"/>
          <w:color w:val="242424"/>
          <w:sz w:val="22"/>
          <w:szCs w:val="22"/>
          <w:bdr w:val="none" w:sz="0" w:space="0" w:color="auto" w:frame="1"/>
        </w:rPr>
        <w:t>Clarify the exact objectives of the interim review and prespecified quantitative criteria that would trigger stopping (for feasibility) and how the SDMC will make recommendations. If no efficacy stopping is planned, state explicitly. If harm could prompt stopping, set specific thresholds or statistical boundaries (or explain why not applicable).</w:t>
      </w:r>
      <w:commentRangeEnd w:id="9"/>
      <w:r w:rsidR="00CC4FE8">
        <w:rPr>
          <w:rStyle w:val="CommentReference"/>
          <w:rFonts w:asciiTheme="minorHAnsi" w:eastAsiaTheme="minorHAnsi" w:hAnsiTheme="minorHAnsi" w:cs="Mangal"/>
          <w:kern w:val="2"/>
          <w:lang w:val="en-US" w:eastAsia="en-US"/>
          <w14:ligatures w14:val="standardContextual"/>
        </w:rPr>
        <w:commentReference w:id="9"/>
      </w:r>
      <w:r>
        <w:rPr>
          <w:rFonts w:ascii="inherit" w:hAnsi="inherit" w:cs="Segoe UI"/>
          <w:color w:val="242424"/>
          <w:sz w:val="22"/>
          <w:szCs w:val="22"/>
          <w:bdr w:val="none" w:sz="0" w:space="0" w:color="auto" w:frame="1"/>
        </w:rPr>
        <w:br/>
        <w:t>6) Consent and ethical considerations</w:t>
      </w:r>
      <w:r>
        <w:rPr>
          <w:rFonts w:ascii="inherit" w:hAnsi="inherit" w:cs="Segoe UI"/>
          <w:color w:val="242424"/>
          <w:sz w:val="22"/>
          <w:szCs w:val="22"/>
          <w:bdr w:val="none" w:sz="0" w:space="0" w:color="auto" w:frame="1"/>
        </w:rPr>
        <w:br/>
        <w:t xml:space="preserve">Issue: The protocol uses opt-out consent for routine data and opt-in for non-routine data; </w:t>
      </w:r>
      <w:r>
        <w:rPr>
          <w:rFonts w:ascii="inherit" w:hAnsi="inherit" w:cs="Segoe UI"/>
          <w:color w:val="242424"/>
          <w:sz w:val="22"/>
          <w:szCs w:val="22"/>
          <w:bdr w:val="none" w:sz="0" w:space="0" w:color="auto" w:frame="1"/>
        </w:rPr>
        <w:lastRenderedPageBreak/>
        <w:t>waiver for unconscious patients is also planned. While justified as minimal risk, opt-out and waiver approaches require detailed local justification and documentation.</w:t>
      </w:r>
      <w:r>
        <w:rPr>
          <w:rFonts w:ascii="inherit" w:hAnsi="inherit" w:cs="Segoe UI"/>
          <w:color w:val="242424"/>
          <w:sz w:val="22"/>
          <w:szCs w:val="22"/>
          <w:bdr w:val="none" w:sz="0" w:space="0" w:color="auto" w:frame="1"/>
        </w:rPr>
        <w:br/>
        <w:t>Suggested actions:</w:t>
      </w:r>
      <w:r>
        <w:rPr>
          <w:rFonts w:ascii="inherit" w:hAnsi="inherit" w:cs="Segoe UI"/>
          <w:color w:val="242424"/>
          <w:sz w:val="22"/>
          <w:szCs w:val="22"/>
          <w:bdr w:val="none" w:sz="0" w:space="0" w:color="auto" w:frame="1"/>
        </w:rPr>
        <w:br/>
      </w:r>
      <w:r w:rsidRPr="00CC4FE8">
        <w:rPr>
          <w:rFonts w:ascii="inherit" w:hAnsi="inherit" w:cs="Segoe UI"/>
          <w:color w:val="242424"/>
          <w:sz w:val="22"/>
          <w:szCs w:val="22"/>
          <w:bdr w:val="none" w:sz="0" w:space="0" w:color="auto" w:frame="1"/>
        </w:rPr>
        <w:t xml:space="preserve">*       </w:t>
      </w:r>
      <w:commentRangeStart w:id="10"/>
      <w:commentRangeStart w:id="11"/>
      <w:r w:rsidRPr="00703B7D">
        <w:rPr>
          <w:rFonts w:ascii="inherit" w:hAnsi="inherit" w:cs="Segoe UI"/>
          <w:color w:val="000000" w:themeColor="text1"/>
          <w:sz w:val="22"/>
          <w:szCs w:val="22"/>
          <w:bdr w:val="none" w:sz="0" w:space="0" w:color="auto" w:frame="1"/>
        </w:rPr>
        <w:t>Include the exact text (or a summary) of patient information sheets and how opt-out is communicated at arrival (timing, language, signage). State whether local ethics committees approved opt-out/waiver approaches (you indicate approvals but list only 1-2 bodies). Provide the ethical approval reference numbers in the main text.</w:t>
      </w:r>
      <w:commentRangeEnd w:id="10"/>
      <w:r w:rsidR="00CC4FE8" w:rsidRPr="00703B7D">
        <w:rPr>
          <w:rStyle w:val="CommentReference"/>
          <w:rFonts w:asciiTheme="minorHAnsi" w:eastAsiaTheme="minorHAnsi" w:hAnsiTheme="minorHAnsi" w:cs="Mangal"/>
          <w:color w:val="000000" w:themeColor="text1"/>
          <w:kern w:val="2"/>
          <w:lang w:val="en-US" w:eastAsia="en-US"/>
          <w14:ligatures w14:val="standardContextual"/>
        </w:rPr>
        <w:commentReference w:id="10"/>
      </w:r>
      <w:commentRangeEnd w:id="11"/>
      <w:r w:rsidR="0070380E" w:rsidRPr="00703B7D">
        <w:rPr>
          <w:rStyle w:val="CommentReference"/>
          <w:rFonts w:asciiTheme="minorHAnsi" w:eastAsiaTheme="minorHAnsi" w:hAnsiTheme="minorHAnsi" w:cs="Mangal"/>
          <w:color w:val="000000" w:themeColor="text1"/>
          <w:kern w:val="2"/>
          <w:lang w:val="en-US" w:eastAsia="en-US"/>
          <w14:ligatures w14:val="standardContextual"/>
        </w:rPr>
        <w:commentReference w:id="11"/>
      </w:r>
    </w:p>
    <w:p w14:paraId="03D897D0" w14:textId="77777777" w:rsidR="00703B7D" w:rsidRDefault="00703B7D" w:rsidP="00703B7D">
      <w:pPr>
        <w:pStyle w:val="NormalWeb"/>
        <w:spacing w:before="0" w:after="0"/>
        <w:rPr>
          <w:ins w:id="12" w:author="sranjan@masonlive.gmu.edu" w:date="2025-11-11T11:36:00Z" w16du:dateUtc="2025-11-11T16:36:00Z"/>
          <w:rFonts w:ascii="inherit" w:hAnsi="inherit" w:cs="Segoe UI"/>
          <w:color w:val="EE0000"/>
          <w:sz w:val="22"/>
          <w:szCs w:val="22"/>
          <w:bdr w:val="none" w:sz="0" w:space="0" w:color="auto" w:frame="1"/>
        </w:rPr>
      </w:pPr>
      <w:ins w:id="13" w:author="sranjan@masonlive.gmu.edu" w:date="2025-11-11T11:36:00Z" w16du:dateUtc="2025-11-11T16:36:00Z">
        <w:r w:rsidRPr="00F03FF1">
          <w:rPr>
            <w:rFonts w:ascii="inherit" w:hAnsi="inherit" w:cs="Segoe UI"/>
            <w:color w:val="EE0000"/>
            <w:sz w:val="22"/>
            <w:szCs w:val="22"/>
            <w:bdr w:val="none" w:sz="0" w:space="0" w:color="auto" w:frame="1"/>
          </w:rPr>
          <w:t>[Add text from consent]</w:t>
        </w:r>
      </w:ins>
    </w:p>
    <w:p w14:paraId="7CE5C164" w14:textId="0C7D5669" w:rsidR="00703B7D" w:rsidRPr="00143E50" w:rsidRDefault="00703B7D" w:rsidP="00CC4FE8">
      <w:pPr>
        <w:pStyle w:val="NormalWeb"/>
        <w:spacing w:before="0" w:after="0"/>
        <w:rPr>
          <w:rFonts w:ascii="inherit" w:hAnsi="inherit" w:cs="Segoe UI"/>
          <w:color w:val="242424"/>
          <w:sz w:val="22"/>
          <w:szCs w:val="22"/>
          <w:bdr w:val="none" w:sz="0" w:space="0" w:color="auto" w:frame="1"/>
        </w:rPr>
      </w:pPr>
      <w:ins w:id="14" w:author="sranjan@masonlive.gmu.edu" w:date="2025-11-11T11:36:00Z" w16du:dateUtc="2025-11-11T16:36:00Z">
        <w:r>
          <w:rPr>
            <w:rFonts w:ascii="inherit" w:hAnsi="inherit" w:cs="Segoe UI"/>
            <w:color w:val="242424"/>
            <w:sz w:val="22"/>
            <w:szCs w:val="22"/>
            <w:bdr w:val="none" w:sz="0" w:space="0" w:color="auto" w:frame="1"/>
          </w:rPr>
          <w:t>Since the trial is pan India, consent form has been translated into the regional languages. CRC takes the consent in the local languages, which the participants or its relatives are in comfortable with.</w:t>
        </w:r>
      </w:ins>
    </w:p>
    <w:p w14:paraId="4BCA01E4" w14:textId="77777777" w:rsidR="00703B7D" w:rsidRPr="00CC4FE8" w:rsidRDefault="00703B7D" w:rsidP="00703B7D">
      <w:pPr>
        <w:pStyle w:val="NormalWeb"/>
        <w:spacing w:before="0" w:after="0"/>
        <w:rPr>
          <w:ins w:id="15" w:author="sranjan@masonlive.gmu.edu" w:date="2025-11-11T11:36:00Z" w16du:dateUtc="2025-11-11T16:36:00Z"/>
          <w:rFonts w:ascii="inherit" w:hAnsi="inherit" w:cs="Segoe UI"/>
          <w:color w:val="242424"/>
          <w:sz w:val="22"/>
          <w:szCs w:val="22"/>
          <w:bdr w:val="none" w:sz="0" w:space="0" w:color="auto" w:frame="1"/>
        </w:rPr>
      </w:pPr>
      <w:ins w:id="16" w:author="sranjan@masonlive.gmu.edu" w:date="2025-11-11T11:36:00Z" w16du:dateUtc="2025-11-11T16:36:00Z">
        <w:r w:rsidRPr="00F03FF1">
          <w:rPr>
            <w:rFonts w:ascii="inherit" w:hAnsi="inherit" w:cs="Segoe UI"/>
            <w:color w:val="EE0000"/>
            <w:sz w:val="22"/>
            <w:szCs w:val="22"/>
            <w:bdr w:val="none" w:sz="0" w:space="0" w:color="auto" w:frame="1"/>
          </w:rPr>
          <w:t>[Add text from the ethics approval and ethics reference number]</w:t>
        </w:r>
      </w:ins>
    </w:p>
    <w:p w14:paraId="1D05E8BA" w14:textId="77777777" w:rsidR="00703B7D" w:rsidRDefault="00A9261E" w:rsidP="00A9261E">
      <w:pPr>
        <w:pStyle w:val="NormalWeb"/>
        <w:shd w:val="clear" w:color="auto" w:fill="FFFFFF"/>
        <w:spacing w:before="0" w:after="0"/>
        <w:rPr>
          <w:rFonts w:ascii="inherit" w:hAnsi="inherit" w:cs="Segoe UI"/>
          <w:color w:val="000000"/>
          <w:sz w:val="22"/>
          <w:szCs w:val="22"/>
          <w:bdr w:val="none" w:sz="0" w:space="0" w:color="auto" w:frame="1"/>
          <w:shd w:val="clear" w:color="auto" w:fill="FFFF00"/>
        </w:rPr>
      </w:pPr>
      <w:r>
        <w:rPr>
          <w:rFonts w:ascii="inherit" w:hAnsi="inherit" w:cs="Segoe UI"/>
          <w:color w:val="242424"/>
          <w:sz w:val="22"/>
          <w:szCs w:val="22"/>
          <w:bdr w:val="none" w:sz="0" w:space="0" w:color="auto" w:frame="1"/>
        </w:rPr>
        <w:br/>
        <w:t>*       </w:t>
      </w:r>
      <w:r w:rsidRPr="00143E50">
        <w:rPr>
          <w:rFonts w:ascii="inherit" w:hAnsi="inherit" w:cs="Segoe UI"/>
          <w:color w:val="242424"/>
          <w:sz w:val="22"/>
          <w:szCs w:val="22"/>
          <w:bdr w:val="none" w:sz="0" w:space="0" w:color="auto" w:frame="1"/>
        </w:rPr>
        <w:t>Clarify process for obtaining proxy consent and for post-recovery consent from previously unconscious participants, including time windows and how refusal would be handled for already collected data</w:t>
      </w:r>
      <w:r w:rsidRPr="00143E50">
        <w:t>.</w:t>
      </w:r>
    </w:p>
    <w:p w14:paraId="5128BF73" w14:textId="28E3391D" w:rsidR="00143E50" w:rsidRPr="00143E50" w:rsidRDefault="00143E50" w:rsidP="00143E50">
      <w:pPr>
        <w:pStyle w:val="NormalWeb"/>
        <w:spacing w:before="0" w:after="0"/>
        <w:rPr>
          <w:ins w:id="17" w:author="sranjan@masonlive.gmu.edu" w:date="2025-11-11T11:42:00Z"/>
          <w:rFonts w:ascii="inherit" w:hAnsi="inherit" w:cs="Segoe UI"/>
          <w:color w:val="0070C0"/>
          <w:sz w:val="22"/>
          <w:szCs w:val="22"/>
          <w:bdr w:val="none" w:sz="0" w:space="0" w:color="auto" w:frame="1"/>
        </w:rPr>
      </w:pPr>
      <w:ins w:id="18" w:author="sranjan@masonlive.gmu.edu" w:date="2025-11-11T11:42:00Z">
        <w:r w:rsidRPr="00143E50">
          <w:rPr>
            <w:rFonts w:ascii="inherit" w:hAnsi="inherit" w:cs="Segoe UI"/>
            <w:color w:val="0070C0"/>
            <w:sz w:val="22"/>
            <w:szCs w:val="22"/>
            <w:bdr w:val="none" w:sz="0" w:space="0" w:color="auto" w:frame="1"/>
          </w:rPr>
          <w:t>Participant consent is obtained by the designated CRC</w:t>
        </w:r>
      </w:ins>
      <w:ins w:id="19" w:author="sranjan@masonlive.gmu.edu" w:date="2025-11-11T11:42:00Z" w16du:dateUtc="2025-11-11T16:42:00Z">
        <w:r>
          <w:rPr>
            <w:rFonts w:ascii="inherit" w:hAnsi="inherit" w:cs="Segoe UI"/>
            <w:color w:val="0070C0"/>
            <w:sz w:val="22"/>
            <w:szCs w:val="22"/>
            <w:bdr w:val="none" w:sz="0" w:space="0" w:color="auto" w:frame="1"/>
          </w:rPr>
          <w:t xml:space="preserve"> </w:t>
        </w:r>
      </w:ins>
      <w:ins w:id="20" w:author="sranjan@masonlive.gmu.edu" w:date="2025-11-11T11:42:00Z">
        <w:r w:rsidRPr="00143E50">
          <w:rPr>
            <w:rFonts w:ascii="inherit" w:hAnsi="inherit" w:cs="Segoe UI"/>
            <w:color w:val="0070C0"/>
            <w:sz w:val="22"/>
            <w:szCs w:val="22"/>
            <w:bdr w:val="none" w:sz="0" w:space="0" w:color="auto" w:frame="1"/>
          </w:rPr>
          <w:t>at each site, either from the participant or from the nearest kin, depending on the participant’s level of consciousness. If consent is obtained from the nearest kin, re-consent will be sought from the participant once they are in a condition to provide consent.</w:t>
        </w:r>
      </w:ins>
    </w:p>
    <w:p w14:paraId="234572B3" w14:textId="77777777" w:rsidR="00143E50" w:rsidRPr="00143E50" w:rsidRDefault="00143E50" w:rsidP="00143E50">
      <w:pPr>
        <w:pStyle w:val="NormalWeb"/>
        <w:spacing w:before="0" w:after="0"/>
        <w:rPr>
          <w:ins w:id="21" w:author="sranjan@masonlive.gmu.edu" w:date="2025-11-11T11:42:00Z"/>
          <w:rFonts w:ascii="inherit" w:hAnsi="inherit" w:cs="Segoe UI"/>
          <w:color w:val="0070C0"/>
          <w:sz w:val="22"/>
          <w:szCs w:val="22"/>
          <w:bdr w:val="none" w:sz="0" w:space="0" w:color="auto" w:frame="1"/>
        </w:rPr>
      </w:pPr>
      <w:ins w:id="22" w:author="sranjan@masonlive.gmu.edu" w:date="2025-11-11T11:42:00Z">
        <w:r w:rsidRPr="00143E50">
          <w:rPr>
            <w:rFonts w:ascii="inherit" w:hAnsi="inherit" w:cs="Segoe UI"/>
            <w:color w:val="0070C0"/>
            <w:sz w:val="22"/>
            <w:szCs w:val="22"/>
            <w:bdr w:val="none" w:sz="0" w:space="0" w:color="auto" w:frame="1"/>
          </w:rPr>
          <w:t>During the consent process, the CRC explains the study details and the data collection procedures that have been carried out since the participant’s hospital admission. If the participant agrees to continue in the study, the participant or their nearest kin is informed about additional non-routine data collection procedures involved in the study.</w:t>
        </w:r>
      </w:ins>
    </w:p>
    <w:p w14:paraId="3A4E014A" w14:textId="774B67BD" w:rsidR="00143E50" w:rsidRPr="00143E50" w:rsidRDefault="00143E50" w:rsidP="00143E50">
      <w:pPr>
        <w:pStyle w:val="NormalWeb"/>
        <w:spacing w:before="0" w:after="0"/>
        <w:rPr>
          <w:ins w:id="23" w:author="sranjan@masonlive.gmu.edu" w:date="2025-11-11T11:42:00Z"/>
          <w:rFonts w:ascii="inherit" w:hAnsi="inherit" w:cs="Segoe UI"/>
          <w:color w:val="0070C0"/>
          <w:sz w:val="22"/>
          <w:szCs w:val="22"/>
          <w:bdr w:val="none" w:sz="0" w:space="0" w:color="auto" w:frame="1"/>
        </w:rPr>
      </w:pPr>
      <w:ins w:id="24" w:author="sranjan@masonlive.gmu.edu" w:date="2025-11-11T11:42:00Z">
        <w:r w:rsidRPr="00143E50">
          <w:rPr>
            <w:rFonts w:ascii="inherit" w:hAnsi="inherit" w:cs="Segoe UI"/>
            <w:color w:val="0070C0"/>
            <w:sz w:val="22"/>
            <w:szCs w:val="22"/>
            <w:bdr w:val="none" w:sz="0" w:space="0" w:color="auto" w:frame="1"/>
          </w:rPr>
          <w:t xml:space="preserve">If the participant or their nearest kin declines participation, they are given the option to </w:t>
        </w:r>
      </w:ins>
      <w:ins w:id="25" w:author="sranjan@masonlive.gmu.edu" w:date="2025-11-11T11:42:00Z" w16du:dateUtc="2025-11-11T16:42:00Z">
        <w:r>
          <w:rPr>
            <w:rFonts w:ascii="inherit" w:hAnsi="inherit" w:cs="Segoe UI"/>
            <w:color w:val="0070C0"/>
            <w:sz w:val="22"/>
            <w:szCs w:val="22"/>
            <w:bdr w:val="none" w:sz="0" w:space="0" w:color="auto" w:frame="1"/>
          </w:rPr>
          <w:t>remove</w:t>
        </w:r>
      </w:ins>
      <w:ins w:id="26" w:author="sranjan@masonlive.gmu.edu" w:date="2025-11-11T11:42:00Z">
        <w:r w:rsidRPr="00143E50">
          <w:rPr>
            <w:rFonts w:ascii="inherit" w:hAnsi="inherit" w:cs="Segoe UI"/>
            <w:color w:val="0070C0"/>
            <w:sz w:val="22"/>
            <w:szCs w:val="22"/>
            <w:bdr w:val="none" w:sz="0" w:space="0" w:color="auto" w:frame="1"/>
          </w:rPr>
          <w:t xml:space="preserve"> any previously collected data</w:t>
        </w:r>
      </w:ins>
      <w:ins w:id="27" w:author="sranjan@masonlive.gmu.edu" w:date="2025-11-11T11:42:00Z" w16du:dateUtc="2025-11-11T16:42:00Z">
        <w:r>
          <w:rPr>
            <w:rFonts w:ascii="inherit" w:hAnsi="inherit" w:cs="Segoe UI"/>
            <w:color w:val="0070C0"/>
            <w:sz w:val="22"/>
            <w:szCs w:val="22"/>
            <w:bdr w:val="none" w:sz="0" w:space="0" w:color="auto" w:frame="1"/>
          </w:rPr>
          <w:t xml:space="preserve"> </w:t>
        </w:r>
      </w:ins>
      <w:ins w:id="28" w:author="sranjan@masonlive.gmu.edu" w:date="2025-11-11T11:42:00Z">
        <w:r w:rsidRPr="00143E50">
          <w:rPr>
            <w:rFonts w:ascii="inherit" w:hAnsi="inherit" w:cs="Segoe UI"/>
            <w:color w:val="0070C0"/>
            <w:sz w:val="22"/>
            <w:szCs w:val="22"/>
            <w:bdr w:val="none" w:sz="0" w:space="0" w:color="auto" w:frame="1"/>
          </w:rPr>
          <w:t>or to stop further data collection (opt-out). Due to the nature of the trial, it is challenging to define a specific timeline for obtaining consent, as it largely depends on the availability of the participant or their relative.</w:t>
        </w:r>
      </w:ins>
    </w:p>
    <w:p w14:paraId="3CD5A335" w14:textId="553B4F71" w:rsidR="00C71E0A" w:rsidRDefault="00A9261E" w:rsidP="00703B7D">
      <w:pPr>
        <w:pStyle w:val="NormalWeb"/>
        <w:spacing w:before="0" w:after="0"/>
        <w:rPr>
          <w:ins w:id="29" w:author="sranjan@masonlive.gmu.edu" w:date="2025-11-11T12:19:00Z" w16du:dateUtc="2025-11-11T17:19:00Z"/>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br/>
        <w:t xml:space="preserve">7) </w:t>
      </w:r>
      <w:commentRangeStart w:id="30"/>
      <w:r>
        <w:rPr>
          <w:rFonts w:ascii="inherit" w:hAnsi="inherit" w:cs="Segoe UI"/>
          <w:color w:val="242424"/>
          <w:sz w:val="22"/>
          <w:szCs w:val="22"/>
          <w:bdr w:val="none" w:sz="0" w:space="0" w:color="auto" w:frame="1"/>
        </w:rPr>
        <w:t>Adherence (fidelity) measurement</w:t>
      </w:r>
      <w:commentRangeEnd w:id="30"/>
      <w:r w:rsidR="00143E50">
        <w:rPr>
          <w:rStyle w:val="CommentReference"/>
          <w:rFonts w:asciiTheme="minorHAnsi" w:eastAsiaTheme="minorHAnsi" w:hAnsiTheme="minorHAnsi" w:cs="Mangal"/>
          <w:kern w:val="2"/>
          <w:lang w:val="en-US" w:eastAsia="en-US"/>
          <w14:ligatures w14:val="standardContextual"/>
        </w:rPr>
        <w:commentReference w:id="30"/>
      </w:r>
      <w:r>
        <w:rPr>
          <w:rFonts w:ascii="inherit" w:hAnsi="inherit" w:cs="Segoe UI"/>
          <w:color w:val="242424"/>
          <w:sz w:val="22"/>
          <w:szCs w:val="22"/>
          <w:bdr w:val="none" w:sz="0" w:space="0" w:color="auto" w:frame="1"/>
        </w:rPr>
        <w:br/>
        <w:t>Issue: Adherence to ATLS® principles will be measured using a 14-item checklist by observers. Observer measurement risks Hawthorne effects and inter-observer variability.</w:t>
      </w:r>
      <w:r>
        <w:rPr>
          <w:rFonts w:ascii="inherit" w:hAnsi="inherit" w:cs="Segoe UI"/>
          <w:color w:val="242424"/>
          <w:sz w:val="22"/>
          <w:szCs w:val="22"/>
          <w:bdr w:val="none" w:sz="0" w:space="0" w:color="auto" w:frame="1"/>
        </w:rPr>
        <w:br/>
        <w:t>Suggested actions:</w:t>
      </w:r>
      <w:r>
        <w:rPr>
          <w:rFonts w:ascii="inherit" w:hAnsi="inherit" w:cs="Segoe UI"/>
          <w:color w:val="242424"/>
          <w:sz w:val="22"/>
          <w:szCs w:val="22"/>
          <w:bdr w:val="none" w:sz="0" w:space="0" w:color="auto" w:frame="1"/>
        </w:rPr>
        <w:br/>
        <w:t>*       Describe observer training, inter-rater reliability assessments (e.g., kappa targets) and whether observers will be independent and blinded to period where possible.</w:t>
      </w:r>
      <w:r>
        <w:rPr>
          <w:rFonts w:ascii="inherit" w:hAnsi="inherit" w:cs="Segoe UI"/>
          <w:color w:val="242424"/>
          <w:sz w:val="22"/>
          <w:szCs w:val="22"/>
          <w:bdr w:val="none" w:sz="0" w:space="0" w:color="auto" w:frame="1"/>
        </w:rPr>
        <w:br/>
        <w:t>*       State plans to minimise Hawthorne bias (e.g., discreet observation, sampling across shifts) and how missing adherence observations will be handled.</w:t>
      </w:r>
      <w:r>
        <w:rPr>
          <w:rFonts w:ascii="inherit" w:hAnsi="inherit" w:cs="Segoe UI"/>
          <w:color w:val="242424"/>
          <w:sz w:val="22"/>
          <w:szCs w:val="22"/>
          <w:bdr w:val="none" w:sz="0" w:space="0" w:color="auto" w:frame="1"/>
        </w:rPr>
        <w:br/>
        <w:t>8) Harms definition and reporting</w:t>
      </w:r>
      <w:r>
        <w:rPr>
          <w:rFonts w:ascii="inherit" w:hAnsi="inherit" w:cs="Segoe UI"/>
          <w:color w:val="242424"/>
          <w:sz w:val="22"/>
          <w:szCs w:val="22"/>
          <w:bdr w:val="none" w:sz="0" w:space="0" w:color="auto" w:frame="1"/>
        </w:rPr>
        <w:br/>
        <w:t>Issue: Protocol excludes routine AE/SAE reporting because events are common in critically ill patients but identifies a small set of "safety events". The approach risks underreporting intervention-related harms or unintended consequences (e.g., delays in care due to added tasks).</w:t>
      </w:r>
      <w:r>
        <w:rPr>
          <w:rFonts w:ascii="inherit" w:hAnsi="inherit" w:cs="Segoe UI"/>
          <w:color w:val="242424"/>
          <w:sz w:val="22"/>
          <w:szCs w:val="22"/>
          <w:bdr w:val="none" w:sz="0" w:space="0" w:color="auto" w:frame="1"/>
        </w:rPr>
        <w:br/>
        <w:t>Suggested actions:</w:t>
      </w:r>
      <w:r>
        <w:rPr>
          <w:rFonts w:ascii="inherit" w:hAnsi="inherit" w:cs="Segoe UI"/>
          <w:color w:val="242424"/>
          <w:sz w:val="22"/>
          <w:szCs w:val="22"/>
          <w:bdr w:val="none" w:sz="0" w:space="0" w:color="auto" w:frame="1"/>
        </w:rPr>
        <w:br/>
      </w:r>
      <w:commentRangeStart w:id="31"/>
      <w:commentRangeStart w:id="32"/>
      <w:r>
        <w:rPr>
          <w:rFonts w:ascii="inherit" w:hAnsi="inherit" w:cs="Segoe UI"/>
          <w:color w:val="242424"/>
          <w:sz w:val="22"/>
          <w:szCs w:val="22"/>
          <w:bdr w:val="none" w:sz="0" w:space="0" w:color="auto" w:frame="1"/>
        </w:rPr>
        <w:t xml:space="preserve">Define a more comprehensive, preplanned list or criteria for safety signal detection beyond the three items </w:t>
      </w:r>
      <w:del w:id="33" w:author="sranjan@masonlive.gmu.edu" w:date="2025-11-11T13:00:00Z" w16du:dateUtc="2025-11-11T18:00:00Z">
        <w:r w:rsidDel="007C0260">
          <w:rPr>
            <w:rFonts w:ascii="inherit" w:hAnsi="inherit" w:cs="Segoe UI"/>
            <w:color w:val="242424"/>
            <w:sz w:val="22"/>
            <w:szCs w:val="22"/>
            <w:bdr w:val="none" w:sz="0" w:space="0" w:color="auto" w:frame="1"/>
          </w:rPr>
          <w:delText>listed, and</w:delText>
        </w:r>
      </w:del>
      <w:ins w:id="34" w:author="sranjan@masonlive.gmu.edu" w:date="2025-11-11T13:00:00Z" w16du:dateUtc="2025-11-11T18:00:00Z">
        <w:r w:rsidR="007C0260">
          <w:rPr>
            <w:rFonts w:ascii="inherit" w:hAnsi="inherit" w:cs="Segoe UI"/>
            <w:color w:val="242424"/>
            <w:sz w:val="22"/>
            <w:szCs w:val="22"/>
            <w:bdr w:val="none" w:sz="0" w:space="0" w:color="auto" w:frame="1"/>
          </w:rPr>
          <w:t xml:space="preserve"> listed and</w:t>
        </w:r>
      </w:ins>
      <w:r>
        <w:rPr>
          <w:rFonts w:ascii="inherit" w:hAnsi="inherit" w:cs="Segoe UI"/>
          <w:color w:val="242424"/>
          <w:sz w:val="22"/>
          <w:szCs w:val="22"/>
          <w:bdr w:val="none" w:sz="0" w:space="0" w:color="auto" w:frame="1"/>
        </w:rPr>
        <w:t xml:space="preserve"> specify how increases will be assessed (statistically vs. </w:t>
      </w:r>
      <w:r>
        <w:rPr>
          <w:rFonts w:ascii="inherit" w:hAnsi="inherit" w:cs="Segoe UI"/>
          <w:color w:val="242424"/>
          <w:sz w:val="22"/>
          <w:szCs w:val="22"/>
          <w:bdr w:val="none" w:sz="0" w:space="0" w:color="auto" w:frame="1"/>
        </w:rPr>
        <w:lastRenderedPageBreak/>
        <w:t xml:space="preserve">clinically). Clarify </w:t>
      </w:r>
      <w:commentRangeEnd w:id="31"/>
      <w:r w:rsidR="00143E50">
        <w:rPr>
          <w:rStyle w:val="CommentReference"/>
          <w:rFonts w:asciiTheme="minorHAnsi" w:eastAsiaTheme="minorHAnsi" w:hAnsiTheme="minorHAnsi" w:cs="Mangal"/>
          <w:kern w:val="2"/>
          <w:lang w:val="en-US" w:eastAsia="en-US"/>
          <w14:ligatures w14:val="standardContextual"/>
        </w:rPr>
        <w:commentReference w:id="31"/>
      </w:r>
      <w:commentRangeEnd w:id="32"/>
      <w:r w:rsidR="00697B08">
        <w:rPr>
          <w:rStyle w:val="CommentReference"/>
          <w:rFonts w:asciiTheme="minorHAnsi" w:eastAsiaTheme="minorHAnsi" w:hAnsiTheme="minorHAnsi" w:cs="Mangal"/>
          <w:kern w:val="2"/>
          <w:lang w:val="en-US" w:eastAsia="en-US"/>
          <w14:ligatures w14:val="standardContextual"/>
        </w:rPr>
        <w:commentReference w:id="32"/>
      </w:r>
      <w:commentRangeStart w:id="35"/>
      <w:r>
        <w:rPr>
          <w:rFonts w:ascii="inherit" w:hAnsi="inherit" w:cs="Segoe UI"/>
          <w:color w:val="242424"/>
          <w:sz w:val="22"/>
          <w:szCs w:val="22"/>
          <w:bdr w:val="none" w:sz="0" w:space="0" w:color="auto" w:frame="1"/>
        </w:rPr>
        <w:t>reporting timelines and responsibilities.</w:t>
      </w:r>
      <w:commentRangeEnd w:id="35"/>
      <w:r w:rsidR="00697B08">
        <w:rPr>
          <w:rStyle w:val="CommentReference"/>
          <w:rFonts w:asciiTheme="minorHAnsi" w:eastAsiaTheme="minorHAnsi" w:hAnsiTheme="minorHAnsi" w:cs="Mangal"/>
          <w:kern w:val="2"/>
          <w:lang w:val="en-US" w:eastAsia="en-US"/>
          <w14:ligatures w14:val="standardContextual"/>
        </w:rPr>
        <w:commentReference w:id="35"/>
      </w:r>
      <w:r>
        <w:rPr>
          <w:rFonts w:ascii="inherit" w:hAnsi="inherit" w:cs="Segoe UI"/>
          <w:color w:val="242424"/>
          <w:sz w:val="22"/>
          <w:szCs w:val="22"/>
          <w:bdr w:val="none" w:sz="0" w:space="0" w:color="auto" w:frame="1"/>
        </w:rPr>
        <w:br/>
      </w:r>
      <w:r>
        <w:rPr>
          <w:rFonts w:ascii="inherit" w:hAnsi="inherit" w:cs="Segoe UI"/>
          <w:color w:val="242424"/>
          <w:sz w:val="22"/>
          <w:szCs w:val="22"/>
          <w:bdr w:val="none" w:sz="0" w:space="0" w:color="auto" w:frame="1"/>
        </w:rPr>
        <w:br/>
        <w:t>Minor issues and editorial suggestions</w:t>
      </w:r>
      <w:r>
        <w:rPr>
          <w:rFonts w:ascii="inherit" w:hAnsi="inherit" w:cs="Segoe UI"/>
          <w:color w:val="242424"/>
          <w:sz w:val="22"/>
          <w:szCs w:val="22"/>
          <w:bdr w:val="none" w:sz="0" w:space="0" w:color="auto" w:frame="1"/>
        </w:rPr>
        <w:br/>
        <w:t>1.      Abstract length &amp; clarity: Shorten the "Methods" wording to be more compact (e.g., explicit numbers of clusters, batch structure, primary outcome). The abstract currently repeats some design details found in the body.</w:t>
      </w:r>
    </w:p>
    <w:p w14:paraId="7B855706" w14:textId="77777777" w:rsidR="00C71E0A" w:rsidRDefault="00C71E0A" w:rsidP="00703B7D">
      <w:pPr>
        <w:pStyle w:val="NormalWeb"/>
        <w:spacing w:before="0" w:after="0"/>
        <w:rPr>
          <w:ins w:id="36" w:author="sranjan@masonlive.gmu.edu" w:date="2025-11-11T12:20:00Z" w16du:dateUtc="2025-11-11T17:20:00Z"/>
          <w:rFonts w:ascii="inherit" w:hAnsi="inherit" w:cs="Segoe UI"/>
          <w:color w:val="242424"/>
          <w:sz w:val="22"/>
          <w:szCs w:val="22"/>
          <w:bdr w:val="none" w:sz="0" w:space="0" w:color="auto" w:frame="1"/>
        </w:rPr>
      </w:pPr>
      <w:ins w:id="37" w:author="sranjan@masonlive.gmu.edu" w:date="2025-11-11T12:19:00Z" w16du:dateUtc="2025-11-11T17:19:00Z">
        <w:r>
          <w:rPr>
            <w:rFonts w:ascii="inherit" w:hAnsi="inherit" w:cs="Segoe UI"/>
            <w:color w:val="242424"/>
            <w:sz w:val="22"/>
            <w:szCs w:val="22"/>
            <w:bdr w:val="none" w:sz="0" w:space="0" w:color="auto" w:frame="1"/>
          </w:rPr>
          <w:t>Done</w:t>
        </w:r>
      </w:ins>
      <w:r w:rsidR="00A9261E">
        <w:rPr>
          <w:rFonts w:ascii="inherit" w:hAnsi="inherit" w:cs="Segoe UI"/>
          <w:color w:val="242424"/>
          <w:sz w:val="22"/>
          <w:szCs w:val="22"/>
          <w:bdr w:val="none" w:sz="0" w:space="0" w:color="auto" w:frame="1"/>
        </w:rPr>
        <w:br/>
        <w:t>2.      Trial dates and registration: Include trial registration numbers and registration dates in the abstract (you list CTRI and ClinicalTrials.gov in the document; ensure both IDs and dates are present in abstract and the journal's required format).</w:t>
      </w:r>
    </w:p>
    <w:p w14:paraId="587EA3F4" w14:textId="7E1CCDF6" w:rsidR="00C71E0A" w:rsidRDefault="00C71E0A" w:rsidP="00703B7D">
      <w:pPr>
        <w:pStyle w:val="NormalWeb"/>
        <w:spacing w:before="0" w:after="0"/>
        <w:rPr>
          <w:ins w:id="38" w:author="sranjan@masonlive.gmu.edu" w:date="2025-11-11T12:19:00Z" w16du:dateUtc="2025-11-11T17:19:00Z"/>
          <w:rFonts w:ascii="inherit" w:hAnsi="inherit" w:cs="Segoe UI"/>
          <w:color w:val="242424"/>
          <w:sz w:val="22"/>
          <w:szCs w:val="22"/>
          <w:bdr w:val="none" w:sz="0" w:space="0" w:color="auto" w:frame="1"/>
        </w:rPr>
      </w:pPr>
      <w:ins w:id="39" w:author="sranjan@masonlive.gmu.edu" w:date="2025-11-11T12:20:00Z" w16du:dateUtc="2025-11-11T17:20:00Z">
        <w:r>
          <w:rPr>
            <w:rFonts w:ascii="inherit" w:hAnsi="inherit" w:cs="Segoe UI"/>
            <w:color w:val="242424"/>
            <w:sz w:val="22"/>
            <w:szCs w:val="22"/>
            <w:bdr w:val="none" w:sz="0" w:space="0" w:color="auto" w:frame="1"/>
          </w:rPr>
          <w:t>Already mentioned</w:t>
        </w:r>
      </w:ins>
    </w:p>
    <w:p w14:paraId="213437BC" w14:textId="77777777" w:rsidR="00B631E4" w:rsidRDefault="00A9261E" w:rsidP="00703B7D">
      <w:pPr>
        <w:pStyle w:val="NormalWeb"/>
        <w:spacing w:before="0" w:after="0"/>
        <w:rPr>
          <w:ins w:id="40" w:author="sranjan@masonlive.gmu.edu" w:date="2025-11-11T12:24:00Z" w16du:dateUtc="2025-11-11T17:24:00Z"/>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br/>
        <w:t>3.      Terminology consistency: Use consistent terms for time windows (e.g., "30-day in-hospital mortality" vs "in-hospital mortality within 30 days") across abstract, methods, and outcomes table.</w:t>
      </w:r>
      <w:r>
        <w:rPr>
          <w:rFonts w:ascii="inherit" w:hAnsi="inherit" w:cs="Segoe UI"/>
          <w:color w:val="242424"/>
          <w:sz w:val="22"/>
          <w:szCs w:val="22"/>
          <w:bdr w:val="none" w:sz="0" w:space="0" w:color="auto" w:frame="1"/>
        </w:rPr>
        <w:br/>
        <w:t>4.      Tables and Figures: Ensure all tables and figures are included in the submission package (I note references to Figures 1-3 and Tables 1-3; verify high-resolution figure files and that figure captions are self-contained).</w:t>
      </w:r>
    </w:p>
    <w:p w14:paraId="53D8E3FF" w14:textId="77777777" w:rsidR="00B631E4" w:rsidRDefault="00B631E4" w:rsidP="00703B7D">
      <w:pPr>
        <w:pStyle w:val="NormalWeb"/>
        <w:spacing w:before="0" w:after="0"/>
        <w:rPr>
          <w:ins w:id="41" w:author="sranjan@masonlive.gmu.edu" w:date="2025-11-11T12:25:00Z" w16du:dateUtc="2025-11-11T17:25:00Z"/>
          <w:rFonts w:ascii="inherit" w:hAnsi="inherit" w:cs="Segoe UI"/>
          <w:color w:val="242424"/>
          <w:sz w:val="22"/>
          <w:szCs w:val="22"/>
          <w:bdr w:val="none" w:sz="0" w:space="0" w:color="auto" w:frame="1"/>
        </w:rPr>
      </w:pPr>
      <w:ins w:id="42" w:author="sranjan@masonlive.gmu.edu" w:date="2025-11-11T12:25:00Z" w16du:dateUtc="2025-11-11T17:25:00Z">
        <w:r>
          <w:rPr>
            <w:rFonts w:ascii="inherit" w:hAnsi="inherit" w:cs="Segoe UI"/>
            <w:color w:val="242424"/>
            <w:sz w:val="22"/>
            <w:szCs w:val="22"/>
            <w:bdr w:val="none" w:sz="0" w:space="0" w:color="auto" w:frame="1"/>
          </w:rPr>
          <w:t>Not sure about this comment have checked the complete document, did not find any inconsistency.</w:t>
        </w:r>
      </w:ins>
    </w:p>
    <w:p w14:paraId="7264CF21" w14:textId="77777777" w:rsidR="00B631E4" w:rsidRDefault="00A9261E" w:rsidP="00703B7D">
      <w:pPr>
        <w:pStyle w:val="NormalWeb"/>
        <w:spacing w:before="0" w:after="0"/>
        <w:rPr>
          <w:ins w:id="43" w:author="sranjan@masonlive.gmu.edu" w:date="2025-11-11T12:26:00Z" w16du:dateUtc="2025-11-11T17:26:00Z"/>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br/>
        <w:t xml:space="preserve">5.      </w:t>
      </w:r>
      <w:commentRangeStart w:id="44"/>
      <w:r>
        <w:rPr>
          <w:rFonts w:ascii="inherit" w:hAnsi="inherit" w:cs="Segoe UI"/>
          <w:color w:val="242424"/>
          <w:sz w:val="22"/>
          <w:szCs w:val="22"/>
          <w:bdr w:val="none" w:sz="0" w:space="0" w:color="auto" w:frame="1"/>
        </w:rPr>
        <w:t>Competing</w:t>
      </w:r>
      <w:commentRangeEnd w:id="44"/>
      <w:r w:rsidR="00CD1E5E">
        <w:rPr>
          <w:rStyle w:val="CommentReference"/>
          <w:rFonts w:asciiTheme="minorHAnsi" w:eastAsiaTheme="minorHAnsi" w:hAnsiTheme="minorHAnsi" w:cs="Mangal"/>
          <w:kern w:val="2"/>
          <w:lang w:val="en-US" w:eastAsia="en-US"/>
          <w14:ligatures w14:val="standardContextual"/>
        </w:rPr>
        <w:commentReference w:id="44"/>
      </w:r>
      <w:r>
        <w:rPr>
          <w:rFonts w:ascii="inherit" w:hAnsi="inherit" w:cs="Segoe UI"/>
          <w:color w:val="242424"/>
          <w:sz w:val="22"/>
          <w:szCs w:val="22"/>
          <w:bdr w:val="none" w:sz="0" w:space="0" w:color="auto" w:frame="1"/>
        </w:rPr>
        <w:t xml:space="preserve"> interests: Several contributors are ATLS® instructors — consider describing mitigation (e.g., independent data analysis, sponsor non-involvement).</w:t>
      </w:r>
    </w:p>
    <w:p w14:paraId="7B8207FB" w14:textId="16E53667" w:rsidR="00A9261E" w:rsidRDefault="00A9261E" w:rsidP="00703B7D">
      <w:pPr>
        <w:pStyle w:val="NormalWeb"/>
        <w:spacing w:before="0" w:after="0"/>
        <w:rPr>
          <w:ins w:id="45" w:author="sranjan@masonlive.gmu.edu" w:date="2025-11-11T12:36:00Z" w16du:dateUtc="2025-11-11T17:36:00Z"/>
          <w:rFonts w:ascii="inherit" w:hAnsi="inherit" w:cs="Segoe UI"/>
          <w:color w:val="242424"/>
          <w:sz w:val="22"/>
          <w:szCs w:val="22"/>
          <w:bdr w:val="none" w:sz="0" w:space="0" w:color="auto" w:frame="1"/>
        </w:rPr>
      </w:pPr>
      <w:r>
        <w:rPr>
          <w:rFonts w:ascii="inherit" w:hAnsi="inherit" w:cs="Segoe UI"/>
          <w:color w:val="242424"/>
          <w:sz w:val="22"/>
          <w:szCs w:val="22"/>
          <w:bdr w:val="none" w:sz="0" w:space="0" w:color="auto" w:frame="1"/>
        </w:rPr>
        <w:br/>
        <w:t>6.      Grammar / small edits: A light copy edit is needed for typos and phrasing (e.g., "</w:t>
      </w:r>
      <w:proofErr w:type="gramStart"/>
      <w:r>
        <w:rPr>
          <w:rFonts w:ascii="inherit" w:hAnsi="inherit" w:cs="Segoe UI"/>
          <w:color w:val="242424"/>
          <w:sz w:val="22"/>
          <w:szCs w:val="22"/>
          <w:bdr w:val="none" w:sz="0" w:space="0" w:color="auto" w:frame="1"/>
        </w:rPr>
        <w:t>Thee</w:t>
      </w:r>
      <w:proofErr w:type="gramEnd"/>
      <w:r>
        <w:rPr>
          <w:rFonts w:ascii="inherit" w:hAnsi="inherit" w:cs="Segoe UI"/>
          <w:color w:val="242424"/>
          <w:sz w:val="22"/>
          <w:szCs w:val="22"/>
          <w:bdr w:val="none" w:sz="0" w:space="0" w:color="auto" w:frame="1"/>
        </w:rPr>
        <w:t xml:space="preserve"> are mainly" → "There are mainly"; consistent use of ATLS® trademark format).</w:t>
      </w:r>
    </w:p>
    <w:p w14:paraId="0F382BB0" w14:textId="42217D90" w:rsidR="00CD1E5E" w:rsidRPr="00C71E0A" w:rsidRDefault="00CD1E5E">
      <w:pPr>
        <w:pStyle w:val="NormalWeb"/>
        <w:spacing w:before="0" w:after="0"/>
        <w:rPr>
          <w:rFonts w:ascii="inherit" w:hAnsi="inherit" w:cs="Segoe UI"/>
          <w:color w:val="242424"/>
          <w:sz w:val="22"/>
          <w:szCs w:val="22"/>
          <w:bdr w:val="none" w:sz="0" w:space="0" w:color="auto" w:frame="1"/>
          <w:rPrChange w:id="46" w:author="sranjan@masonlive.gmu.edu" w:date="2025-11-11T12:19:00Z" w16du:dateUtc="2025-11-11T17:19:00Z">
            <w:rPr>
              <w:rFonts w:ascii="Segoe UI" w:hAnsi="Segoe UI" w:cs="Segoe UI"/>
              <w:color w:val="242424"/>
              <w:sz w:val="23"/>
              <w:szCs w:val="23"/>
            </w:rPr>
          </w:rPrChange>
        </w:rPr>
        <w:pPrChange w:id="47" w:author="sranjan@masonlive.gmu.edu" w:date="2025-11-11T11:38:00Z" w16du:dateUtc="2025-11-11T16:38:00Z">
          <w:pPr>
            <w:pStyle w:val="NormalWeb"/>
            <w:shd w:val="clear" w:color="auto" w:fill="FFFFFF"/>
            <w:spacing w:before="0" w:after="0"/>
          </w:pPr>
        </w:pPrChange>
      </w:pPr>
      <w:ins w:id="48" w:author="sranjan@masonlive.gmu.edu" w:date="2025-11-11T12:36:00Z" w16du:dateUtc="2025-11-11T17:36:00Z">
        <w:r>
          <w:rPr>
            <w:rFonts w:ascii="inherit" w:hAnsi="inherit" w:cs="Segoe UI"/>
            <w:color w:val="242424"/>
            <w:sz w:val="22"/>
            <w:szCs w:val="22"/>
            <w:bdr w:val="none" w:sz="0" w:space="0" w:color="auto" w:frame="1"/>
          </w:rPr>
          <w:t>Done</w:t>
        </w:r>
      </w:ins>
    </w:p>
    <w:p w14:paraId="4FB75F8A" w14:textId="77777777" w:rsidR="00C67FB2" w:rsidRDefault="00C67FB2"/>
    <w:sectPr w:rsidR="00C67F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anjan@masonlive.gmu.edu" w:date="2025-11-11T09:06:00Z" w:initials="SR">
    <w:p w14:paraId="17926B5C" w14:textId="77777777" w:rsidR="00CD1E5E" w:rsidRDefault="003764F3" w:rsidP="00CD1E5E">
      <w:r>
        <w:rPr>
          <w:rStyle w:val="CommentReference"/>
        </w:rPr>
        <w:annotationRef/>
      </w:r>
      <w:r w:rsidR="00CD1E5E">
        <w:rPr>
          <w:sz w:val="20"/>
          <w:szCs w:val="18"/>
        </w:rPr>
        <w:t>@prashant to add, what are the current procedures being followed up for approaching the participants. If I have missed anything.</w:t>
      </w:r>
    </w:p>
  </w:comment>
  <w:comment w:id="5" w:author="sranjan@masonlive.gmu.edu" w:date="2025-11-11T10:47:00Z" w:initials="SR">
    <w:p w14:paraId="3A9725F1" w14:textId="39119E9D" w:rsidR="00391B5E" w:rsidRDefault="00391B5E" w:rsidP="00391B5E">
      <w:r>
        <w:rPr>
          <w:rStyle w:val="CommentReference"/>
        </w:rPr>
        <w:annotationRef/>
      </w:r>
      <w:r>
        <w:rPr>
          <w:sz w:val="20"/>
          <w:szCs w:val="18"/>
        </w:rPr>
        <w:t xml:space="preserve">@Martin, this requires input from the stats team. </w:t>
      </w:r>
    </w:p>
  </w:comment>
  <w:comment w:id="6" w:author="sranjan@masonlive.gmu.edu" w:date="2025-11-11T12:45:00Z" w:initials="SR">
    <w:p w14:paraId="535CA384" w14:textId="77777777" w:rsidR="005C6D9D" w:rsidRDefault="005C6D9D" w:rsidP="005C6D9D">
      <w:r>
        <w:rPr>
          <w:rStyle w:val="CommentReference"/>
        </w:rPr>
        <w:annotationRef/>
      </w:r>
      <w:r>
        <w:rPr>
          <w:sz w:val="20"/>
          <w:szCs w:val="18"/>
        </w:rPr>
        <w:t>Stats team to comment</w:t>
      </w:r>
    </w:p>
  </w:comment>
  <w:comment w:id="7" w:author="sranjan@masonlive.gmu.edu" w:date="2025-11-11T12:46:00Z" w:initials="SR">
    <w:p w14:paraId="238EF83C" w14:textId="77777777" w:rsidR="005C6D9D" w:rsidRDefault="005C6D9D" w:rsidP="005C6D9D">
      <w:r>
        <w:rPr>
          <w:rStyle w:val="CommentReference"/>
        </w:rPr>
        <w:annotationRef/>
      </w:r>
      <w:r>
        <w:rPr>
          <w:sz w:val="20"/>
          <w:szCs w:val="18"/>
        </w:rPr>
        <w:t>stats team to answer</w:t>
      </w:r>
    </w:p>
  </w:comment>
  <w:comment w:id="8" w:author="sranjan@masonlive.gmu.edu" w:date="2025-11-11T10:51:00Z" w:initials="SR">
    <w:p w14:paraId="2A017460" w14:textId="77777777" w:rsidR="00C638AE" w:rsidRDefault="00391B5E" w:rsidP="00C638AE">
      <w:r>
        <w:rPr>
          <w:rStyle w:val="CommentReference"/>
        </w:rPr>
        <w:annotationRef/>
      </w:r>
      <w:r w:rsidR="00C638AE">
        <w:rPr>
          <w:sz w:val="20"/>
          <w:szCs w:val="18"/>
        </w:rPr>
        <w:t>Probably stats team can provide answer on these.</w:t>
      </w:r>
    </w:p>
  </w:comment>
  <w:comment w:id="9" w:author="sranjan@masonlive.gmu.edu" w:date="2025-11-11T10:56:00Z" w:initials="SR">
    <w:p w14:paraId="47EC60A0" w14:textId="77777777" w:rsidR="007B4EA5" w:rsidRDefault="00CC4FE8" w:rsidP="007B4EA5">
      <w:r>
        <w:rPr>
          <w:rStyle w:val="CommentReference"/>
        </w:rPr>
        <w:annotationRef/>
      </w:r>
      <w:r w:rsidR="007B4EA5">
        <w:rPr>
          <w:sz w:val="20"/>
          <w:szCs w:val="18"/>
        </w:rPr>
        <w:t>I remember in the last steering committee meeting there were certain discussion on the interim analysis. Not sure, if it covers all the details mentioned here. @Martin, could you please address this.</w:t>
      </w:r>
    </w:p>
  </w:comment>
  <w:comment w:id="10" w:author="sranjan@masonlive.gmu.edu" w:date="2025-11-11T10:58:00Z" w:initials="SR">
    <w:p w14:paraId="4AFF131D" w14:textId="77777777" w:rsidR="007C0260" w:rsidRDefault="00CC4FE8" w:rsidP="007C0260">
      <w:r>
        <w:rPr>
          <w:rStyle w:val="CommentReference"/>
        </w:rPr>
        <w:annotationRef/>
      </w:r>
      <w:r w:rsidR="007C0260">
        <w:rPr>
          <w:sz w:val="20"/>
          <w:szCs w:val="18"/>
        </w:rPr>
        <w:t>@Prashant to add, the content from Informed consent document for opt-out consent. Also, the ethics approval number.</w:t>
      </w:r>
    </w:p>
  </w:comment>
  <w:comment w:id="11" w:author="sranjan@masonlive.gmu.edu" w:date="2025-11-11T11:33:00Z" w:initials="SR">
    <w:p w14:paraId="0A5BD6F2" w14:textId="191987D9" w:rsidR="0070380E" w:rsidRDefault="0070380E" w:rsidP="0070380E">
      <w:r>
        <w:rPr>
          <w:rStyle w:val="CommentReference"/>
        </w:rPr>
        <w:annotationRef/>
      </w:r>
      <w:r>
        <w:rPr>
          <w:sz w:val="20"/>
          <w:szCs w:val="18"/>
        </w:rPr>
        <w:t>Will paraphrase, once the text is added.</w:t>
      </w:r>
    </w:p>
  </w:comment>
  <w:comment w:id="30" w:author="sranjan@masonlive.gmu.edu" w:date="2025-11-11T11:43:00Z" w:initials="SR">
    <w:p w14:paraId="603391EA" w14:textId="77777777" w:rsidR="00143E50" w:rsidRDefault="00143E50" w:rsidP="00143E50">
      <w:r>
        <w:rPr>
          <w:rStyle w:val="CommentReference"/>
        </w:rPr>
        <w:annotationRef/>
      </w:r>
      <w:r>
        <w:rPr>
          <w:sz w:val="20"/>
          <w:szCs w:val="18"/>
        </w:rPr>
        <w:t>@Martin, stats team can probably answer this better</w:t>
      </w:r>
    </w:p>
  </w:comment>
  <w:comment w:id="31" w:author="sranjan@masonlive.gmu.edu" w:date="2025-11-11T11:50:00Z" w:initials="SR">
    <w:p w14:paraId="7F61E246" w14:textId="77777777" w:rsidR="00143E50" w:rsidRDefault="00143E50" w:rsidP="00143E50">
      <w:r>
        <w:rPr>
          <w:rStyle w:val="CommentReference"/>
        </w:rPr>
        <w:annotationRef/>
      </w:r>
      <w:r>
        <w:rPr>
          <w:sz w:val="20"/>
          <w:szCs w:val="18"/>
        </w:rPr>
        <w:t>@Prashant and Martin, to add if we have added any additional points in the safety reporting.</w:t>
      </w:r>
    </w:p>
  </w:comment>
  <w:comment w:id="32" w:author="sranjan@masonlive.gmu.edu" w:date="2025-11-11T11:50:00Z" w:initials="SR">
    <w:p w14:paraId="22B2B5FC" w14:textId="77777777" w:rsidR="00697B08" w:rsidRDefault="00697B08" w:rsidP="00697B08">
      <w:r>
        <w:rPr>
          <w:rStyle w:val="CommentReference"/>
        </w:rPr>
        <w:annotationRef/>
      </w:r>
      <w:r>
        <w:rPr>
          <w:sz w:val="20"/>
          <w:szCs w:val="18"/>
        </w:rPr>
        <w:t>Regarding the comment on assessment clinically versus and statistically, not sure about this.</w:t>
      </w:r>
    </w:p>
  </w:comment>
  <w:comment w:id="35" w:author="sranjan@masonlive.gmu.edu" w:date="2025-11-11T11:53:00Z" w:initials="SR">
    <w:p w14:paraId="72E51D2C" w14:textId="77777777" w:rsidR="007C0260" w:rsidRDefault="00697B08" w:rsidP="007C0260">
      <w:r>
        <w:rPr>
          <w:rStyle w:val="CommentReference"/>
        </w:rPr>
        <w:annotationRef/>
      </w:r>
      <w:r w:rsidR="007C0260">
        <w:rPr>
          <w:sz w:val="20"/>
          <w:szCs w:val="18"/>
        </w:rPr>
        <w:t>@Prashant, could you refer the monitoring plan and manual of operation for reporting timeline. Just copy and paste the narrative, I can make the edits.</w:t>
      </w:r>
    </w:p>
  </w:comment>
  <w:comment w:id="44" w:author="sranjan@masonlive.gmu.edu" w:date="2025-11-11T12:40:00Z" w:initials="SR">
    <w:p w14:paraId="7B6F71F6" w14:textId="272F2B82" w:rsidR="00CD1E5E" w:rsidRDefault="00CD1E5E" w:rsidP="00CD1E5E">
      <w:r>
        <w:rPr>
          <w:rStyle w:val="CommentReference"/>
        </w:rPr>
        <w:annotationRef/>
      </w:r>
      <w:r>
        <w:rPr>
          <w:sz w:val="20"/>
          <w:szCs w:val="18"/>
        </w:rPr>
        <w:t>@Martin, do you want to suggest what will be doing for the active ATLS instructors?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26B5C" w15:done="0"/>
  <w15:commentEx w15:paraId="3A9725F1" w15:done="0"/>
  <w15:commentEx w15:paraId="535CA384" w15:done="0"/>
  <w15:commentEx w15:paraId="238EF83C" w15:done="0"/>
  <w15:commentEx w15:paraId="2A017460" w15:done="0"/>
  <w15:commentEx w15:paraId="47EC60A0" w15:done="0"/>
  <w15:commentEx w15:paraId="4AFF131D" w15:done="0"/>
  <w15:commentEx w15:paraId="0A5BD6F2" w15:paraIdParent="4AFF131D" w15:done="0"/>
  <w15:commentEx w15:paraId="603391EA" w15:done="0"/>
  <w15:commentEx w15:paraId="7F61E246" w15:done="0"/>
  <w15:commentEx w15:paraId="22B2B5FC" w15:paraIdParent="7F61E246" w15:done="0"/>
  <w15:commentEx w15:paraId="72E51D2C" w15:done="0"/>
  <w15:commentEx w15:paraId="7B6F71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148ECE" w16cex:dateUtc="2025-11-11T14:06:00Z"/>
  <w16cex:commentExtensible w16cex:durableId="41A4792D" w16cex:dateUtc="2025-11-11T15:47:00Z"/>
  <w16cex:commentExtensible w16cex:durableId="73CA012D" w16cex:dateUtc="2025-11-11T17:45:00Z"/>
  <w16cex:commentExtensible w16cex:durableId="56F0BB08" w16cex:dateUtc="2025-11-11T17:46:00Z"/>
  <w16cex:commentExtensible w16cex:durableId="4C4F9313" w16cex:dateUtc="2025-11-11T15:51:00Z"/>
  <w16cex:commentExtensible w16cex:durableId="7B8A15D9" w16cex:dateUtc="2025-11-11T15:56:00Z"/>
  <w16cex:commentExtensible w16cex:durableId="64A2A3A3" w16cex:dateUtc="2025-11-11T15:58:00Z"/>
  <w16cex:commentExtensible w16cex:durableId="7A868877" w16cex:dateUtc="2025-11-11T16:33:00Z"/>
  <w16cex:commentExtensible w16cex:durableId="27B3CA15" w16cex:dateUtc="2025-11-11T16:43:00Z"/>
  <w16cex:commentExtensible w16cex:durableId="6A421D1C" w16cex:dateUtc="2025-11-11T16:50:00Z"/>
  <w16cex:commentExtensible w16cex:durableId="7079673B" w16cex:dateUtc="2025-11-11T16:50:00Z"/>
  <w16cex:commentExtensible w16cex:durableId="2033C2A9" w16cex:dateUtc="2025-11-11T16:53:00Z"/>
  <w16cex:commentExtensible w16cex:durableId="1CD30F6E" w16cex:dateUtc="2025-11-11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26B5C" w16cid:durableId="2A148ECE"/>
  <w16cid:commentId w16cid:paraId="3A9725F1" w16cid:durableId="41A4792D"/>
  <w16cid:commentId w16cid:paraId="535CA384" w16cid:durableId="73CA012D"/>
  <w16cid:commentId w16cid:paraId="238EF83C" w16cid:durableId="56F0BB08"/>
  <w16cid:commentId w16cid:paraId="2A017460" w16cid:durableId="4C4F9313"/>
  <w16cid:commentId w16cid:paraId="47EC60A0" w16cid:durableId="7B8A15D9"/>
  <w16cid:commentId w16cid:paraId="4AFF131D" w16cid:durableId="64A2A3A3"/>
  <w16cid:commentId w16cid:paraId="0A5BD6F2" w16cid:durableId="7A868877"/>
  <w16cid:commentId w16cid:paraId="603391EA" w16cid:durableId="27B3CA15"/>
  <w16cid:commentId w16cid:paraId="7F61E246" w16cid:durableId="6A421D1C"/>
  <w16cid:commentId w16cid:paraId="22B2B5FC" w16cid:durableId="7079673B"/>
  <w16cid:commentId w16cid:paraId="72E51D2C" w16cid:durableId="2033C2A9"/>
  <w16cid:commentId w16cid:paraId="7B6F71F6" w16cid:durableId="1CD30F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anjan@masonlive.gmu.edu">
    <w15:presenceInfo w15:providerId="AD" w15:userId="S::sranjan@masonlive.gmu.edu::8d559e46-656f-44b3-9750-0f6fc96ac8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1E"/>
    <w:rsid w:val="000F0B52"/>
    <w:rsid w:val="00143E50"/>
    <w:rsid w:val="001B2192"/>
    <w:rsid w:val="001B3A8A"/>
    <w:rsid w:val="001D6860"/>
    <w:rsid w:val="001E60BB"/>
    <w:rsid w:val="00270445"/>
    <w:rsid w:val="00352676"/>
    <w:rsid w:val="003649C7"/>
    <w:rsid w:val="003764F3"/>
    <w:rsid w:val="00391B5E"/>
    <w:rsid w:val="003F2BF0"/>
    <w:rsid w:val="004D3923"/>
    <w:rsid w:val="00534D47"/>
    <w:rsid w:val="005C6D9D"/>
    <w:rsid w:val="0069656E"/>
    <w:rsid w:val="00697B08"/>
    <w:rsid w:val="0070380E"/>
    <w:rsid w:val="00703B7D"/>
    <w:rsid w:val="0079347C"/>
    <w:rsid w:val="007B4EA5"/>
    <w:rsid w:val="007C0260"/>
    <w:rsid w:val="00892BBE"/>
    <w:rsid w:val="009A25A1"/>
    <w:rsid w:val="00A27A43"/>
    <w:rsid w:val="00A9261E"/>
    <w:rsid w:val="00B17C39"/>
    <w:rsid w:val="00B44CAE"/>
    <w:rsid w:val="00B631E4"/>
    <w:rsid w:val="00C638AE"/>
    <w:rsid w:val="00C67FB2"/>
    <w:rsid w:val="00C71E0A"/>
    <w:rsid w:val="00CC4FE8"/>
    <w:rsid w:val="00CD1E5E"/>
    <w:rsid w:val="00D82FDE"/>
    <w:rsid w:val="00EC22C1"/>
    <w:rsid w:val="00ED3397"/>
    <w:rsid w:val="00EE7C14"/>
    <w:rsid w:val="00F03FF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4:docId w14:val="784EC0F8"/>
  <w15:chartTrackingRefBased/>
  <w15:docId w15:val="{227363C5-3743-0B4A-909E-D5C7B2DE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lang w:val="en-US"/>
    </w:rPr>
  </w:style>
  <w:style w:type="paragraph" w:styleId="Heading1">
    <w:name w:val="heading 1"/>
    <w:basedOn w:val="Normal"/>
    <w:next w:val="Normal"/>
    <w:link w:val="Heading1Char"/>
    <w:uiPriority w:val="9"/>
    <w:qFormat/>
    <w:rsid w:val="00A9261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9261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9261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92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1E"/>
    <w:rPr>
      <w:rFonts w:asciiTheme="majorHAnsi" w:eastAsiaTheme="majorEastAsia" w:hAnsiTheme="majorHAnsi" w:cstheme="majorBidi"/>
      <w:color w:val="0F4761" w:themeColor="accent1" w:themeShade="BF"/>
      <w:sz w:val="40"/>
      <w:szCs w:val="36"/>
      <w:lang w:val="en-US"/>
    </w:rPr>
  </w:style>
  <w:style w:type="character" w:customStyle="1" w:styleId="Heading2Char">
    <w:name w:val="Heading 2 Char"/>
    <w:basedOn w:val="DefaultParagraphFont"/>
    <w:link w:val="Heading2"/>
    <w:uiPriority w:val="9"/>
    <w:semiHidden/>
    <w:rsid w:val="00A9261E"/>
    <w:rPr>
      <w:rFonts w:asciiTheme="majorHAnsi" w:eastAsiaTheme="majorEastAsia" w:hAnsiTheme="majorHAnsi" w:cstheme="majorBidi"/>
      <w:color w:val="0F4761" w:themeColor="accent1" w:themeShade="BF"/>
      <w:sz w:val="32"/>
      <w:szCs w:val="29"/>
      <w:lang w:val="en-US"/>
    </w:rPr>
  </w:style>
  <w:style w:type="character" w:customStyle="1" w:styleId="Heading3Char">
    <w:name w:val="Heading 3 Char"/>
    <w:basedOn w:val="DefaultParagraphFont"/>
    <w:link w:val="Heading3"/>
    <w:uiPriority w:val="9"/>
    <w:semiHidden/>
    <w:rsid w:val="00A9261E"/>
    <w:rPr>
      <w:rFonts w:eastAsiaTheme="majorEastAsia" w:cstheme="majorBidi"/>
      <w:color w:val="0F4761" w:themeColor="accent1" w:themeShade="BF"/>
      <w:sz w:val="28"/>
      <w:szCs w:val="25"/>
      <w:lang w:val="en-US"/>
    </w:rPr>
  </w:style>
  <w:style w:type="character" w:customStyle="1" w:styleId="Heading4Char">
    <w:name w:val="Heading 4 Char"/>
    <w:basedOn w:val="DefaultParagraphFont"/>
    <w:link w:val="Heading4"/>
    <w:uiPriority w:val="9"/>
    <w:semiHidden/>
    <w:rsid w:val="00A9261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9261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9261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9261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9261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9261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9261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261E"/>
    <w:rPr>
      <w:rFonts w:asciiTheme="majorHAnsi" w:eastAsiaTheme="majorEastAsia" w:hAnsiTheme="majorHAnsi" w:cstheme="majorBidi"/>
      <w:spacing w:val="-10"/>
      <w:kern w:val="28"/>
      <w:sz w:val="56"/>
      <w:szCs w:val="50"/>
      <w:lang w:val="en-US"/>
    </w:rPr>
  </w:style>
  <w:style w:type="paragraph" w:styleId="Subtitle">
    <w:name w:val="Subtitle"/>
    <w:basedOn w:val="Normal"/>
    <w:next w:val="Normal"/>
    <w:link w:val="SubtitleChar"/>
    <w:uiPriority w:val="11"/>
    <w:qFormat/>
    <w:rsid w:val="00A9261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261E"/>
    <w:rPr>
      <w:rFonts w:eastAsiaTheme="majorEastAsia" w:cstheme="majorBidi"/>
      <w:color w:val="595959" w:themeColor="text1" w:themeTint="A6"/>
      <w:spacing w:val="15"/>
      <w:sz w:val="28"/>
      <w:szCs w:val="25"/>
      <w:lang w:val="en-US"/>
    </w:rPr>
  </w:style>
  <w:style w:type="paragraph" w:styleId="Quote">
    <w:name w:val="Quote"/>
    <w:basedOn w:val="Normal"/>
    <w:next w:val="Normal"/>
    <w:link w:val="QuoteChar"/>
    <w:uiPriority w:val="29"/>
    <w:qFormat/>
    <w:rsid w:val="00A9261E"/>
    <w:pPr>
      <w:spacing w:before="160"/>
      <w:jc w:val="center"/>
    </w:pPr>
    <w:rPr>
      <w:i/>
      <w:iCs/>
      <w:color w:val="404040" w:themeColor="text1" w:themeTint="BF"/>
    </w:rPr>
  </w:style>
  <w:style w:type="character" w:customStyle="1" w:styleId="QuoteChar">
    <w:name w:val="Quote Char"/>
    <w:basedOn w:val="DefaultParagraphFont"/>
    <w:link w:val="Quote"/>
    <w:uiPriority w:val="29"/>
    <w:rsid w:val="00A9261E"/>
    <w:rPr>
      <w:rFonts w:cs="Mangal"/>
      <w:i/>
      <w:iCs/>
      <w:color w:val="404040" w:themeColor="text1" w:themeTint="BF"/>
      <w:lang w:val="en-US"/>
    </w:rPr>
  </w:style>
  <w:style w:type="paragraph" w:styleId="ListParagraph">
    <w:name w:val="List Paragraph"/>
    <w:basedOn w:val="Normal"/>
    <w:uiPriority w:val="34"/>
    <w:qFormat/>
    <w:rsid w:val="00A9261E"/>
    <w:pPr>
      <w:ind w:left="720"/>
      <w:contextualSpacing/>
    </w:pPr>
  </w:style>
  <w:style w:type="character" w:styleId="IntenseEmphasis">
    <w:name w:val="Intense Emphasis"/>
    <w:basedOn w:val="DefaultParagraphFont"/>
    <w:uiPriority w:val="21"/>
    <w:qFormat/>
    <w:rsid w:val="00A9261E"/>
    <w:rPr>
      <w:i/>
      <w:iCs/>
      <w:color w:val="0F4761" w:themeColor="accent1" w:themeShade="BF"/>
    </w:rPr>
  </w:style>
  <w:style w:type="paragraph" w:styleId="IntenseQuote">
    <w:name w:val="Intense Quote"/>
    <w:basedOn w:val="Normal"/>
    <w:next w:val="Normal"/>
    <w:link w:val="IntenseQuoteChar"/>
    <w:uiPriority w:val="30"/>
    <w:qFormat/>
    <w:rsid w:val="00A92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1E"/>
    <w:rPr>
      <w:rFonts w:cs="Mangal"/>
      <w:i/>
      <w:iCs/>
      <w:color w:val="0F4761" w:themeColor="accent1" w:themeShade="BF"/>
      <w:lang w:val="en-US"/>
    </w:rPr>
  </w:style>
  <w:style w:type="character" w:styleId="IntenseReference">
    <w:name w:val="Intense Reference"/>
    <w:basedOn w:val="DefaultParagraphFont"/>
    <w:uiPriority w:val="32"/>
    <w:qFormat/>
    <w:rsid w:val="00A9261E"/>
    <w:rPr>
      <w:b/>
      <w:bCs/>
      <w:smallCaps/>
      <w:color w:val="0F4761" w:themeColor="accent1" w:themeShade="BF"/>
      <w:spacing w:val="5"/>
    </w:rPr>
  </w:style>
  <w:style w:type="paragraph" w:styleId="NormalWeb">
    <w:name w:val="Normal (Web)"/>
    <w:basedOn w:val="Normal"/>
    <w:uiPriority w:val="99"/>
    <w:semiHidden/>
    <w:unhideWhenUsed/>
    <w:rsid w:val="00A9261E"/>
    <w:pPr>
      <w:spacing w:before="100" w:beforeAutospacing="1" w:after="100" w:afterAutospacing="1" w:line="240" w:lineRule="auto"/>
    </w:pPr>
    <w:rPr>
      <w:rFonts w:ascii="Times New Roman" w:eastAsia="Times New Roman" w:hAnsi="Times New Roman" w:cs="Times New Roman"/>
      <w:kern w:val="0"/>
      <w:szCs w:val="24"/>
      <w:lang w:val="en-GB" w:eastAsia="en-GB"/>
      <w14:ligatures w14:val="none"/>
    </w:rPr>
  </w:style>
  <w:style w:type="character" w:styleId="CommentReference">
    <w:name w:val="annotation reference"/>
    <w:basedOn w:val="DefaultParagraphFont"/>
    <w:uiPriority w:val="99"/>
    <w:semiHidden/>
    <w:unhideWhenUsed/>
    <w:rsid w:val="003764F3"/>
    <w:rPr>
      <w:sz w:val="16"/>
      <w:szCs w:val="16"/>
    </w:rPr>
  </w:style>
  <w:style w:type="paragraph" w:styleId="CommentText">
    <w:name w:val="annotation text"/>
    <w:basedOn w:val="Normal"/>
    <w:link w:val="CommentTextChar"/>
    <w:uiPriority w:val="99"/>
    <w:semiHidden/>
    <w:unhideWhenUsed/>
    <w:rsid w:val="003764F3"/>
    <w:pPr>
      <w:spacing w:line="240" w:lineRule="auto"/>
    </w:pPr>
    <w:rPr>
      <w:sz w:val="20"/>
      <w:szCs w:val="18"/>
    </w:rPr>
  </w:style>
  <w:style w:type="character" w:customStyle="1" w:styleId="CommentTextChar">
    <w:name w:val="Comment Text Char"/>
    <w:basedOn w:val="DefaultParagraphFont"/>
    <w:link w:val="CommentText"/>
    <w:uiPriority w:val="99"/>
    <w:semiHidden/>
    <w:rsid w:val="003764F3"/>
    <w:rPr>
      <w:rFonts w:cs="Mangal"/>
      <w:sz w:val="20"/>
      <w:szCs w:val="18"/>
      <w:lang w:val="en-US"/>
    </w:rPr>
  </w:style>
  <w:style w:type="paragraph" w:styleId="CommentSubject">
    <w:name w:val="annotation subject"/>
    <w:basedOn w:val="CommentText"/>
    <w:next w:val="CommentText"/>
    <w:link w:val="CommentSubjectChar"/>
    <w:uiPriority w:val="99"/>
    <w:semiHidden/>
    <w:unhideWhenUsed/>
    <w:rsid w:val="003764F3"/>
    <w:rPr>
      <w:b/>
      <w:bCs/>
    </w:rPr>
  </w:style>
  <w:style w:type="character" w:customStyle="1" w:styleId="CommentSubjectChar">
    <w:name w:val="Comment Subject Char"/>
    <w:basedOn w:val="CommentTextChar"/>
    <w:link w:val="CommentSubject"/>
    <w:uiPriority w:val="99"/>
    <w:semiHidden/>
    <w:rsid w:val="003764F3"/>
    <w:rPr>
      <w:rFonts w:cs="Mangal"/>
      <w:b/>
      <w:bCs/>
      <w:sz w:val="20"/>
      <w:szCs w:val="18"/>
      <w:lang w:val="en-US"/>
    </w:rPr>
  </w:style>
  <w:style w:type="paragraph" w:styleId="Revision">
    <w:name w:val="Revision"/>
    <w:hidden/>
    <w:uiPriority w:val="99"/>
    <w:semiHidden/>
    <w:rsid w:val="00703B7D"/>
    <w:pPr>
      <w:spacing w:after="0" w:line="240" w:lineRule="auto"/>
    </w:pPr>
    <w:rPr>
      <w:rFonts w:cs="Mang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sranjan@masonlive.gmu.edu</dc:creator>
  <cp:keywords/>
  <dc:description/>
  <cp:lastModifiedBy>sranjan@masonlive.gmu.edu</cp:lastModifiedBy>
  <cp:revision>26</cp:revision>
  <dcterms:created xsi:type="dcterms:W3CDTF">2025-11-11T14:02:00Z</dcterms:created>
  <dcterms:modified xsi:type="dcterms:W3CDTF">2025-11-11T18:00:00Z</dcterms:modified>
</cp:coreProperties>
</file>