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7C1EE" w14:textId="06C1BC95" w:rsidR="00B92172" w:rsidRPr="006B180E" w:rsidRDefault="00485455" w:rsidP="007B11A2">
      <w:pPr>
        <w:spacing w:line="276" w:lineRule="auto"/>
        <w:rPr>
          <w:rFonts w:cs="Arial"/>
        </w:rPr>
      </w:pPr>
      <w:ins w:id="0" w:author="Abhinav Bassi" w:date="2026-07-09T18:05:00Z" w16du:dateUtc="2026-07-09T12:35:00Z">
        <w:r>
          <w:rPr>
            <w:rFonts w:cs="Arial"/>
          </w:rPr>
          <w:t xml:space="preserve"> </w:t>
        </w:r>
      </w:ins>
    </w:p>
    <w:p w14:paraId="1507A367" w14:textId="77777777" w:rsidR="00603856" w:rsidRPr="006B180E" w:rsidRDefault="00603856" w:rsidP="007B11A2">
      <w:pPr>
        <w:spacing w:line="276" w:lineRule="auto"/>
        <w:rPr>
          <w:rFonts w:cs="Arial"/>
        </w:rPr>
      </w:pPr>
    </w:p>
    <w:p w14:paraId="61145506" w14:textId="77777777" w:rsidR="00603856" w:rsidRPr="006B180E" w:rsidRDefault="00603856" w:rsidP="007B11A2">
      <w:pPr>
        <w:spacing w:line="276" w:lineRule="auto"/>
        <w:rPr>
          <w:rFonts w:cs="Arial"/>
        </w:rPr>
      </w:pPr>
    </w:p>
    <w:p w14:paraId="640EA044" w14:textId="77777777" w:rsidR="00603856" w:rsidRPr="006B180E" w:rsidRDefault="00603856" w:rsidP="007B11A2">
      <w:pPr>
        <w:spacing w:line="276" w:lineRule="auto"/>
        <w:rPr>
          <w:rFonts w:cs="Arial"/>
        </w:rPr>
      </w:pPr>
    </w:p>
    <w:p w14:paraId="20274FC9" w14:textId="77777777" w:rsidR="00603856" w:rsidRPr="006B180E" w:rsidRDefault="00603856" w:rsidP="007B11A2">
      <w:pPr>
        <w:spacing w:line="276" w:lineRule="auto"/>
        <w:rPr>
          <w:rFonts w:cs="Arial"/>
        </w:rPr>
      </w:pPr>
    </w:p>
    <w:p w14:paraId="1F2C87E5" w14:textId="77777777" w:rsidR="00603856" w:rsidRPr="006B180E" w:rsidRDefault="00603856" w:rsidP="007B11A2">
      <w:pPr>
        <w:spacing w:line="276" w:lineRule="auto"/>
        <w:rPr>
          <w:rFonts w:cs="Arial"/>
        </w:rPr>
      </w:pPr>
    </w:p>
    <w:p w14:paraId="0A6626AC" w14:textId="77777777" w:rsidR="00603856" w:rsidRPr="006B180E" w:rsidRDefault="00603856" w:rsidP="007B11A2">
      <w:pPr>
        <w:spacing w:line="276" w:lineRule="auto"/>
        <w:rPr>
          <w:rFonts w:cs="Arial"/>
        </w:rPr>
      </w:pPr>
    </w:p>
    <w:p w14:paraId="0BE65D18" w14:textId="77777777" w:rsidR="00603856" w:rsidRPr="006B180E" w:rsidRDefault="00603856" w:rsidP="007B11A2">
      <w:pPr>
        <w:spacing w:line="276" w:lineRule="auto"/>
        <w:rPr>
          <w:rFonts w:cs="Arial"/>
        </w:rPr>
      </w:pPr>
    </w:p>
    <w:p w14:paraId="1F8E1592" w14:textId="77777777" w:rsidR="00603856" w:rsidRPr="006B180E" w:rsidRDefault="00603856" w:rsidP="007B11A2">
      <w:pPr>
        <w:spacing w:line="276" w:lineRule="auto"/>
        <w:rPr>
          <w:rFonts w:cs="Arial"/>
        </w:rPr>
      </w:pPr>
    </w:p>
    <w:p w14:paraId="28DE5031" w14:textId="77777777" w:rsidR="00603856" w:rsidRPr="006B180E" w:rsidRDefault="00603856" w:rsidP="007B11A2">
      <w:pPr>
        <w:spacing w:line="276" w:lineRule="auto"/>
        <w:rPr>
          <w:rFonts w:cs="Arial"/>
        </w:rPr>
      </w:pPr>
    </w:p>
    <w:p w14:paraId="73B72C95" w14:textId="77777777" w:rsidR="00603856" w:rsidRPr="006B180E" w:rsidRDefault="00603856" w:rsidP="007B11A2">
      <w:pPr>
        <w:spacing w:line="276" w:lineRule="auto"/>
        <w:rPr>
          <w:rFonts w:cs="Arial"/>
        </w:rPr>
      </w:pPr>
    </w:p>
    <w:p w14:paraId="55364697" w14:textId="77777777" w:rsidR="00603856" w:rsidRPr="006B180E" w:rsidRDefault="00603856" w:rsidP="007B11A2">
      <w:pPr>
        <w:spacing w:line="276" w:lineRule="auto"/>
        <w:rPr>
          <w:rFonts w:cs="Arial"/>
        </w:rPr>
      </w:pPr>
    </w:p>
    <w:p w14:paraId="1E3EEF71" w14:textId="77777777" w:rsidR="00603856" w:rsidRPr="006B180E" w:rsidRDefault="00603856" w:rsidP="007B11A2">
      <w:pPr>
        <w:spacing w:line="276" w:lineRule="auto"/>
        <w:rPr>
          <w:rFonts w:cs="Arial"/>
        </w:rPr>
      </w:pPr>
    </w:p>
    <w:p w14:paraId="6F747AB2" w14:textId="77777777" w:rsidR="00603856" w:rsidRPr="006B180E" w:rsidRDefault="00FB53E7" w:rsidP="007B11A2">
      <w:pPr>
        <w:spacing w:line="276" w:lineRule="auto"/>
        <w:jc w:val="center"/>
        <w:rPr>
          <w:rFonts w:cs="Arial"/>
          <w:lang w:val="en-GB"/>
        </w:rPr>
      </w:pPr>
      <w:r>
        <w:rPr>
          <w:rFonts w:cs="Arial"/>
          <w:b/>
          <w:sz w:val="40"/>
          <w:szCs w:val="40"/>
          <w:lang w:val="en-GB"/>
        </w:rPr>
        <w:t>COLLABORATION AND SUBGRANT AGREEMENT</w:t>
      </w:r>
      <w:r>
        <w:rPr>
          <w:rFonts w:cs="Arial"/>
          <w:sz w:val="48"/>
          <w:szCs w:val="48"/>
          <w:lang w:val="en-GB"/>
        </w:rPr>
        <w:br/>
      </w:r>
      <w:r>
        <w:rPr>
          <w:rFonts w:cs="Arial"/>
          <w:lang w:val="en-GB"/>
        </w:rPr>
        <w:br/>
      </w:r>
      <w:r>
        <w:rPr>
          <w:rFonts w:cs="Arial"/>
          <w:sz w:val="28"/>
          <w:szCs w:val="28"/>
          <w:lang w:val="en-GB"/>
        </w:rPr>
        <w:t>for a Collaborative Project</w:t>
      </w:r>
      <w:r>
        <w:rPr>
          <w:rFonts w:cs="Arial"/>
          <w:sz w:val="28"/>
          <w:szCs w:val="28"/>
          <w:lang w:val="en-GB"/>
        </w:rPr>
        <w:br/>
      </w:r>
      <w:r>
        <w:rPr>
          <w:rFonts w:cs="Arial"/>
          <w:sz w:val="28"/>
          <w:szCs w:val="28"/>
          <w:lang w:val="en-GB"/>
        </w:rPr>
        <w:br/>
      </w:r>
    </w:p>
    <w:p w14:paraId="6293E4CA" w14:textId="77777777" w:rsidR="00EC4560" w:rsidRPr="00EC4560" w:rsidRDefault="00EC4560" w:rsidP="007B11A2">
      <w:pPr>
        <w:spacing w:line="276" w:lineRule="auto"/>
        <w:jc w:val="center"/>
        <w:rPr>
          <w:rFonts w:cs="Arial"/>
          <w:lang w:val="en-US"/>
        </w:rPr>
      </w:pPr>
    </w:p>
    <w:p w14:paraId="5EBD0966" w14:textId="77777777" w:rsidR="00603856" w:rsidRPr="00EC4560" w:rsidRDefault="00603856" w:rsidP="007B11A2">
      <w:pPr>
        <w:spacing w:line="276" w:lineRule="auto"/>
        <w:jc w:val="center"/>
        <w:rPr>
          <w:rFonts w:cs="Arial"/>
          <w:lang w:val="en-US"/>
        </w:rPr>
      </w:pPr>
    </w:p>
    <w:p w14:paraId="151E7D1A" w14:textId="77777777" w:rsidR="00603856" w:rsidRPr="006B180E" w:rsidRDefault="00603856" w:rsidP="007B11A2">
      <w:pPr>
        <w:spacing w:line="276" w:lineRule="auto"/>
        <w:jc w:val="center"/>
        <w:rPr>
          <w:rFonts w:cs="Arial"/>
          <w:lang w:val="en-GB"/>
        </w:rPr>
      </w:pPr>
    </w:p>
    <w:p w14:paraId="4DB20943" w14:textId="77777777" w:rsidR="00603856" w:rsidRPr="006B180E" w:rsidRDefault="00603856" w:rsidP="007B11A2">
      <w:pPr>
        <w:spacing w:line="276" w:lineRule="auto"/>
        <w:jc w:val="center"/>
        <w:rPr>
          <w:rFonts w:cs="Arial"/>
          <w:lang w:val="en-GB"/>
        </w:rPr>
      </w:pPr>
    </w:p>
    <w:p w14:paraId="421A3FBC" w14:textId="77777777" w:rsidR="00603856" w:rsidRPr="006B180E" w:rsidRDefault="00603856" w:rsidP="007B11A2">
      <w:pPr>
        <w:spacing w:line="276" w:lineRule="auto"/>
        <w:jc w:val="center"/>
        <w:rPr>
          <w:rFonts w:cs="Arial"/>
          <w:lang w:val="en-GB"/>
        </w:rPr>
      </w:pPr>
    </w:p>
    <w:p w14:paraId="040BD476" w14:textId="77777777" w:rsidR="00603856" w:rsidRPr="002F36ED" w:rsidRDefault="00603856" w:rsidP="007B11A2">
      <w:pPr>
        <w:spacing w:line="276" w:lineRule="auto"/>
        <w:jc w:val="center"/>
        <w:rPr>
          <w:rFonts w:cs="Arial"/>
          <w:lang w:val="en-GB"/>
        </w:rPr>
      </w:pPr>
    </w:p>
    <w:p w14:paraId="54E25914" w14:textId="77777777" w:rsidR="00603856" w:rsidRPr="002F36ED" w:rsidRDefault="00603856" w:rsidP="007B11A2">
      <w:pPr>
        <w:autoSpaceDE w:val="0"/>
        <w:autoSpaceDN w:val="0"/>
        <w:adjustRightInd w:val="0"/>
        <w:spacing w:line="276" w:lineRule="auto"/>
        <w:jc w:val="center"/>
        <w:rPr>
          <w:rFonts w:cs="Arial"/>
          <w:b/>
          <w:lang w:val="en-US"/>
        </w:rPr>
      </w:pPr>
      <w:r>
        <w:rPr>
          <w:rFonts w:cs="Arial"/>
          <w:b/>
          <w:lang w:val="en-GB"/>
        </w:rPr>
        <w:t>Project full title:</w:t>
      </w:r>
      <w:r>
        <w:rPr>
          <w:rFonts w:cs="Arial"/>
          <w:sz w:val="20"/>
          <w:szCs w:val="20"/>
          <w:lang w:val="en-US"/>
        </w:rPr>
        <w:t xml:space="preserve"> “Effects of Advanced Trauma Life Support® Training Compared to Standard Care on Adult Trauma Patient Outcomes (ADVANCE TRAUMA): A Cluster Randomised Trial”</w:t>
      </w:r>
    </w:p>
    <w:p w14:paraId="0A804689" w14:textId="77777777" w:rsidR="000B35F3" w:rsidRPr="002F36ED" w:rsidRDefault="000B35F3" w:rsidP="007B11A2">
      <w:pPr>
        <w:spacing w:line="276" w:lineRule="auto"/>
        <w:jc w:val="center"/>
        <w:rPr>
          <w:rFonts w:cs="Arial"/>
          <w:b/>
          <w:lang w:val="en-GB"/>
        </w:rPr>
      </w:pPr>
    </w:p>
    <w:p w14:paraId="761EA951" w14:textId="77777777" w:rsidR="00603856" w:rsidRPr="00844767" w:rsidRDefault="00603856" w:rsidP="007B11A2">
      <w:pPr>
        <w:spacing w:line="276" w:lineRule="auto"/>
        <w:jc w:val="center"/>
        <w:rPr>
          <w:rFonts w:cs="Arial"/>
          <w:b/>
          <w:lang w:val="en-US"/>
        </w:rPr>
      </w:pPr>
    </w:p>
    <w:p w14:paraId="1152876F" w14:textId="77777777" w:rsidR="00603856" w:rsidRPr="006B180E" w:rsidRDefault="00603856" w:rsidP="007B11A2">
      <w:pPr>
        <w:spacing w:line="276" w:lineRule="auto"/>
        <w:jc w:val="center"/>
        <w:rPr>
          <w:rFonts w:cs="Arial"/>
          <w:lang w:val="en-GB"/>
        </w:rPr>
      </w:pPr>
    </w:p>
    <w:p w14:paraId="26225C4E" w14:textId="77777777" w:rsidR="00E85AD3" w:rsidRPr="00C23F3E" w:rsidDel="00826A16" w:rsidRDefault="004C3024" w:rsidP="007B11A2">
      <w:pPr>
        <w:spacing w:line="276" w:lineRule="auto"/>
        <w:jc w:val="center"/>
        <w:rPr>
          <w:del w:id="1" w:author="Elinor Pejryd" w:date="2026-01-16T11:44:00Z"/>
          <w:b/>
          <w:szCs w:val="22"/>
          <w:lang w:val="en-US"/>
          <w:rPrChange w:id="2" w:author="Elinor Pejryd" w:date="2026-01-26T14:55:00Z">
            <w:rPr>
              <w:del w:id="3" w:author="Elinor Pejryd" w:date="2026-01-16T11:44:00Z"/>
              <w:b/>
              <w:szCs w:val="22"/>
            </w:rPr>
          </w:rPrChange>
        </w:rPr>
      </w:pPr>
      <w:del w:id="4" w:author="Elinor Pejryd" w:date="2026-01-16T11:44:00Z">
        <w:r>
          <w:rPr>
            <w:b/>
            <w:szCs w:val="22"/>
            <w:lang w:val="en-US"/>
            <w:rPrChange w:id="5" w:author="Elinor Pejryd" w:date="2026-01-26T14:55:00Z">
              <w:rPr>
                <w:b/>
                <w:szCs w:val="22"/>
              </w:rPr>
            </w:rPrChange>
          </w:rPr>
          <w:delText>Project Leader: Karolinska Institutet</w:delText>
        </w:r>
      </w:del>
    </w:p>
    <w:p w14:paraId="0F3BF1E8" w14:textId="77777777" w:rsidR="00670287" w:rsidRPr="00C23F3E" w:rsidDel="00826A16" w:rsidRDefault="00E85AD3" w:rsidP="007B11A2">
      <w:pPr>
        <w:spacing w:line="276" w:lineRule="auto"/>
        <w:jc w:val="center"/>
        <w:rPr>
          <w:del w:id="6" w:author="Elinor Pejryd" w:date="2026-01-16T11:44:00Z"/>
          <w:rFonts w:cs="Arial"/>
          <w:b/>
          <w:lang w:val="en-US"/>
          <w:rPrChange w:id="7" w:author="Elinor Pejryd" w:date="2026-01-26T14:55:00Z">
            <w:rPr>
              <w:del w:id="8" w:author="Elinor Pejryd" w:date="2026-01-16T11:44:00Z"/>
              <w:rFonts w:cs="Arial"/>
              <w:b/>
            </w:rPr>
          </w:rPrChange>
        </w:rPr>
      </w:pPr>
      <w:del w:id="9" w:author="Elinor Pejryd" w:date="2026-01-16T11:44:00Z">
        <w:r>
          <w:rPr>
            <w:b/>
            <w:szCs w:val="22"/>
            <w:lang w:val="en-US"/>
            <w:rPrChange w:id="10" w:author="Elinor Pejryd" w:date="2026-01-26T14:55:00Z">
              <w:rPr>
                <w:b/>
                <w:szCs w:val="22"/>
              </w:rPr>
            </w:rPrChange>
          </w:rPr>
          <w:delText>(</w:delText>
        </w:r>
        <w:r>
          <w:rPr>
            <w:rFonts w:cs="Arial"/>
            <w:b/>
            <w:lang w:val="en-US"/>
            <w:rPrChange w:id="11" w:author="Elinor Pejryd" w:date="2026-01-26T14:55:00Z">
              <w:rPr>
                <w:rFonts w:cs="Arial"/>
                <w:b/>
              </w:rPr>
            </w:rPrChange>
          </w:rPr>
          <w:delText>Martin Gerdin Wärnberg)</w:delText>
        </w:r>
      </w:del>
    </w:p>
    <w:p w14:paraId="09BC1565" w14:textId="77777777" w:rsidR="004C3024" w:rsidRPr="00C23F3E" w:rsidRDefault="004C3024" w:rsidP="007B11A2">
      <w:pPr>
        <w:spacing w:line="276" w:lineRule="auto"/>
        <w:ind w:left="720"/>
        <w:jc w:val="center"/>
        <w:rPr>
          <w:b/>
          <w:szCs w:val="22"/>
          <w:lang w:val="en-US"/>
          <w:rPrChange w:id="12" w:author="Elinor Pejryd" w:date="2026-01-26T14:55:00Z">
            <w:rPr>
              <w:b/>
              <w:szCs w:val="22"/>
            </w:rPr>
          </w:rPrChange>
        </w:rPr>
      </w:pPr>
    </w:p>
    <w:p w14:paraId="0F8D7B71" w14:textId="77777777" w:rsidR="00603856" w:rsidRPr="00C23F3E" w:rsidRDefault="00603856" w:rsidP="007B11A2">
      <w:pPr>
        <w:spacing w:line="276" w:lineRule="auto"/>
        <w:jc w:val="center"/>
        <w:rPr>
          <w:rFonts w:cs="Arial"/>
          <w:lang w:val="en-US"/>
          <w:rPrChange w:id="13" w:author="Elinor Pejryd" w:date="2026-01-26T14:55:00Z">
            <w:rPr>
              <w:rFonts w:cs="Arial"/>
            </w:rPr>
          </w:rPrChange>
        </w:rPr>
      </w:pPr>
    </w:p>
    <w:p w14:paraId="41C556EC" w14:textId="77777777" w:rsidR="00603856" w:rsidRPr="00C23F3E" w:rsidRDefault="00603856" w:rsidP="007B11A2">
      <w:pPr>
        <w:spacing w:line="276" w:lineRule="auto"/>
        <w:jc w:val="center"/>
        <w:rPr>
          <w:rFonts w:cs="Arial"/>
          <w:lang w:val="en-US"/>
          <w:rPrChange w:id="14" w:author="Elinor Pejryd" w:date="2026-01-26T14:55:00Z">
            <w:rPr>
              <w:rFonts w:cs="Arial"/>
            </w:rPr>
          </w:rPrChange>
        </w:rPr>
      </w:pPr>
    </w:p>
    <w:p w14:paraId="4AA47067" w14:textId="77777777" w:rsidR="00603856" w:rsidRPr="00C23F3E" w:rsidRDefault="00603856" w:rsidP="007B11A2">
      <w:pPr>
        <w:spacing w:line="276" w:lineRule="auto"/>
        <w:jc w:val="center"/>
        <w:rPr>
          <w:rFonts w:cs="Arial"/>
          <w:lang w:val="en-US"/>
          <w:rPrChange w:id="15" w:author="Elinor Pejryd" w:date="2026-01-26T14:55:00Z">
            <w:rPr>
              <w:rFonts w:cs="Arial"/>
            </w:rPr>
          </w:rPrChange>
        </w:rPr>
      </w:pPr>
    </w:p>
    <w:p w14:paraId="21790300" w14:textId="77777777" w:rsidR="00603856" w:rsidRPr="00C23F3E" w:rsidRDefault="00603856" w:rsidP="007B11A2">
      <w:pPr>
        <w:spacing w:line="276" w:lineRule="auto"/>
        <w:jc w:val="center"/>
        <w:rPr>
          <w:rFonts w:cs="Arial"/>
          <w:lang w:val="en-US"/>
          <w:rPrChange w:id="16" w:author="Elinor Pejryd" w:date="2026-01-26T14:55:00Z">
            <w:rPr>
              <w:rFonts w:cs="Arial"/>
            </w:rPr>
          </w:rPrChange>
        </w:rPr>
      </w:pPr>
    </w:p>
    <w:p w14:paraId="3A74D9D6" w14:textId="77777777" w:rsidR="00E22E9C" w:rsidRPr="00684D9B" w:rsidRDefault="00FA6A7E" w:rsidP="007B11A2">
      <w:pPr>
        <w:pStyle w:val="TOC1"/>
        <w:keepNext/>
        <w:suppressLineNumbers/>
        <w:suppressAutoHyphens/>
      </w:pPr>
      <w:r>
        <w:rPr>
          <w:lang w:val="en-US"/>
        </w:rPr>
        <w:br w:type="page"/>
      </w:r>
      <w:r>
        <w:lastRenderedPageBreak/>
        <w:t xml:space="preserve">THIS COLLABORATION AND SUBGRANT AGREEMENT is effective from </w:t>
      </w:r>
      <w:ins w:id="17" w:author="Elinor Pejryd" w:date="2026-01-16T11:45:00Z">
        <w:del w:id="18" w:author="Martin Gerdin Wärnberg(5ml3)" w:date="2026-01-19T11:07:00Z">
          <w:r>
            <w:delText>[</w:delText>
          </w:r>
          <w:r>
            <w:rPr>
              <w:highlight w:val="yellow"/>
            </w:rPr>
            <w:delText>ange startdatum</w:delText>
          </w:r>
          <w:r>
            <w:delText>]</w:delText>
          </w:r>
        </w:del>
      </w:ins>
      <w:del w:id="19" w:author="Martin Gerdin Wärnberg(5ml3)" w:date="2026-01-19T11:07:00Z">
        <w:r>
          <w:delText>on 01-01-2024</w:delText>
        </w:r>
      </w:del>
      <w:ins w:id="20" w:author="Martin Gerdin Wärnberg(5ml3)" w:date="2026-01-19T11:07:00Z">
        <w:r>
          <w:t>2026-01-01</w:t>
        </w:r>
      </w:ins>
      <w:r>
        <w:t>, hereinafter referred to as the “Effective Date between:</w:t>
      </w:r>
    </w:p>
    <w:p w14:paraId="2FD5C17B" w14:textId="77777777" w:rsidR="00E22E9C" w:rsidRPr="00684D9B" w:rsidRDefault="00E22E9C" w:rsidP="007B11A2">
      <w:pPr>
        <w:keepNext/>
        <w:suppressLineNumbers/>
        <w:suppressAutoHyphens/>
        <w:jc w:val="both"/>
        <w:rPr>
          <w:rFonts w:cs="Arial"/>
          <w:sz w:val="20"/>
          <w:szCs w:val="20"/>
          <w:lang w:val="en-GB"/>
        </w:rPr>
      </w:pPr>
    </w:p>
    <w:p w14:paraId="366C6440" w14:textId="77777777" w:rsidR="00E22E9C" w:rsidRPr="00684D9B" w:rsidRDefault="00E22E9C" w:rsidP="00CD7AEE">
      <w:pPr>
        <w:keepNext/>
        <w:numPr>
          <w:ilvl w:val="0"/>
          <w:numId w:val="2"/>
        </w:numPr>
        <w:suppressLineNumbers/>
        <w:suppressAutoHyphens/>
        <w:jc w:val="both"/>
        <w:rPr>
          <w:rFonts w:cs="Arial"/>
          <w:sz w:val="20"/>
          <w:szCs w:val="22"/>
          <w:lang w:val="en-GB"/>
        </w:rPr>
      </w:pPr>
      <w:r>
        <w:rPr>
          <w:rFonts w:cs="Arial"/>
          <w:b/>
          <w:bCs/>
          <w:sz w:val="20"/>
          <w:szCs w:val="22"/>
          <w:lang w:val="en-GB"/>
        </w:rPr>
        <w:t xml:space="preserve">Karolinska </w:t>
      </w:r>
      <w:del w:id="21" w:author="Elinor Pejryd" w:date="2025-12-15T13:01:00Z">
        <w:r>
          <w:rPr>
            <w:rFonts w:cs="Arial"/>
            <w:b/>
            <w:bCs/>
            <w:sz w:val="20"/>
            <w:szCs w:val="22"/>
            <w:lang w:val="en-GB"/>
          </w:rPr>
          <w:delText>Institutet</w:delText>
        </w:r>
      </w:del>
      <w:ins w:id="22" w:author="Elinor Pejryd" w:date="2025-12-15T13:01:00Z">
        <w:r>
          <w:rPr>
            <w:rFonts w:cs="Arial"/>
            <w:b/>
            <w:bCs/>
            <w:sz w:val="20"/>
            <w:szCs w:val="22"/>
            <w:lang w:val="en-GB"/>
          </w:rPr>
          <w:t>University Hospital</w:t>
        </w:r>
      </w:ins>
      <w:r>
        <w:rPr>
          <w:rFonts w:cs="Arial"/>
          <w:sz w:val="20"/>
          <w:szCs w:val="22"/>
          <w:lang w:val="en-GB"/>
        </w:rPr>
        <w:t>,</w:t>
      </w:r>
      <w:del w:id="23" w:author="Martin Gerdin Wärnberg(5ml3)" w:date="2026-01-19T11:07:00Z">
        <w:r>
          <w:rPr>
            <w:rFonts w:cs="Arial"/>
            <w:sz w:val="20"/>
            <w:szCs w:val="22"/>
            <w:lang w:val="en-GB"/>
          </w:rPr>
          <w:delText xml:space="preserve"> Department of Global Public Health</w:delText>
        </w:r>
      </w:del>
      <w:ins w:id="24" w:author="Elinor Pejryd" w:date="2025-12-15T13:02:00Z">
        <w:del w:id="25" w:author="Martin Gerdin Wärnberg(5ml3)" w:date="2026-01-19T11:07:00Z">
          <w:r>
            <w:rPr>
              <w:rFonts w:cs="Arial"/>
              <w:sz w:val="20"/>
              <w:szCs w:val="22"/>
              <w:lang w:val="en-GB"/>
            </w:rPr>
            <w:delText>[</w:delText>
          </w:r>
          <w:r>
            <w:rPr>
              <w:rFonts w:cs="Arial"/>
              <w:sz w:val="20"/>
              <w:szCs w:val="22"/>
              <w:highlight w:val="yellow"/>
              <w:lang w:val="en-GB"/>
            </w:rPr>
            <w:delText>fyll i</w:delText>
          </w:r>
        </w:del>
      </w:ins>
      <w:ins w:id="26" w:author="Martin Gerdin Wärnberg(5ml3)" w:date="2026-01-19T11:07:00Z">
        <w:r>
          <w:rPr>
            <w:rFonts w:cs="Arial"/>
            <w:sz w:val="20"/>
            <w:szCs w:val="22"/>
            <w:lang w:val="en-GB"/>
          </w:rPr>
          <w:t xml:space="preserve"> Perioperative Medicine and Intensive Care</w:t>
        </w:r>
      </w:ins>
      <w:ins w:id="27" w:author="Elinor Pejryd" w:date="2025-12-15T13:02:00Z">
        <w:del w:id="28" w:author="Martin Gerdin Wärnberg(5ml3)" w:date="2026-01-19T11:07:00Z">
          <w:r>
            <w:rPr>
              <w:rFonts w:cs="Arial"/>
              <w:sz w:val="20"/>
              <w:szCs w:val="22"/>
              <w:lang w:val="en-GB"/>
            </w:rPr>
            <w:delText>]</w:delText>
          </w:r>
        </w:del>
      </w:ins>
      <w:r>
        <w:rPr>
          <w:rFonts w:cs="Arial"/>
          <w:sz w:val="20"/>
          <w:szCs w:val="22"/>
          <w:lang w:val="en-GB"/>
        </w:rPr>
        <w:t xml:space="preserve">, </w:t>
      </w:r>
      <w:ins w:id="29" w:author="Martin Gerdin Wärnberg(5ml3)" w:date="2026-01-19T11:08:00Z">
        <w:r>
          <w:rPr>
            <w:rFonts w:cs="Arial"/>
            <w:sz w:val="20"/>
            <w:szCs w:val="22"/>
            <w:lang w:val="en-GB"/>
          </w:rPr>
          <w:t>Eugeniavägen 27</w:t>
        </w:r>
      </w:ins>
      <w:ins w:id="30" w:author="Elinor Pejryd" w:date="2025-12-15T13:02:00Z">
        <w:del w:id="31" w:author="Martin Gerdin Wärnberg(5ml3)" w:date="2026-01-19T11:08:00Z">
          <w:r>
            <w:rPr>
              <w:rFonts w:cs="Arial"/>
              <w:sz w:val="20"/>
              <w:szCs w:val="22"/>
              <w:lang w:val="en-GB"/>
            </w:rPr>
            <w:delText>[</w:delText>
          </w:r>
          <w:r>
            <w:rPr>
              <w:rFonts w:cs="Arial"/>
              <w:sz w:val="20"/>
              <w:szCs w:val="22"/>
              <w:highlight w:val="yellow"/>
              <w:lang w:val="en-GB"/>
            </w:rPr>
            <w:delText>ange adress</w:delText>
          </w:r>
          <w:r>
            <w:rPr>
              <w:rFonts w:cs="Arial"/>
              <w:sz w:val="20"/>
              <w:szCs w:val="22"/>
              <w:lang w:val="en-GB"/>
            </w:rPr>
            <w:delText>]</w:delText>
          </w:r>
        </w:del>
      </w:ins>
      <w:del w:id="32" w:author="Elinor Pejryd" w:date="2025-12-15T13:02:00Z">
        <w:r>
          <w:rPr>
            <w:rFonts w:cs="Arial"/>
            <w:sz w:val="20"/>
            <w:szCs w:val="22"/>
            <w:lang w:val="en-GB"/>
          </w:rPr>
          <w:delText>Nobels väg 6, 171 77</w:delText>
        </w:r>
      </w:del>
      <w:r>
        <w:rPr>
          <w:rFonts w:cs="Arial"/>
          <w:sz w:val="20"/>
          <w:szCs w:val="22"/>
          <w:lang w:val="en-GB"/>
        </w:rPr>
        <w:t xml:space="preserve">, </w:t>
      </w:r>
      <w:ins w:id="33" w:author="Martin Gerdin Wärnberg(5ml3)" w:date="2026-01-19T11:08:00Z">
        <w:r>
          <w:rPr>
            <w:rFonts w:cs="Arial"/>
            <w:sz w:val="20"/>
            <w:szCs w:val="22"/>
            <w:lang w:val="en-GB"/>
          </w:rPr>
          <w:t xml:space="preserve">S2:08, Norrbacka, </w:t>
        </w:r>
      </w:ins>
      <w:ins w:id="34" w:author="Martin Gerdin Wärnberg(5ml3)" w:date="2026-01-19T11:09:00Z">
        <w:r>
          <w:rPr>
            <w:rFonts w:cs="Arial"/>
            <w:sz w:val="20"/>
            <w:szCs w:val="22"/>
            <w:lang w:val="en-GB"/>
          </w:rPr>
          <w:t xml:space="preserve">111 11 </w:t>
        </w:r>
      </w:ins>
      <w:ins w:id="35" w:author="Martin Gerdin Wärnberg(5ml3)" w:date="2026-01-19T11:08:00Z">
        <w:r>
          <w:rPr>
            <w:rFonts w:cs="Arial"/>
            <w:sz w:val="20"/>
            <w:szCs w:val="22"/>
            <w:lang w:val="en-GB"/>
          </w:rPr>
          <w:t>Solna</w:t>
        </w:r>
      </w:ins>
      <w:del w:id="36" w:author="Martin Gerdin Wärnberg(5ml3)" w:date="2026-01-19T11:09:00Z">
        <w:r>
          <w:rPr>
            <w:rFonts w:cs="Arial"/>
            <w:sz w:val="20"/>
            <w:szCs w:val="22"/>
            <w:lang w:val="en-GB"/>
          </w:rPr>
          <w:delText>Stockholm</w:delText>
        </w:r>
      </w:del>
      <w:r>
        <w:rPr>
          <w:rFonts w:cs="Arial"/>
          <w:sz w:val="20"/>
          <w:szCs w:val="22"/>
          <w:lang w:val="en-GB"/>
        </w:rPr>
        <w:t xml:space="preserve">, Sweden, org.nr </w:t>
      </w:r>
      <w:ins w:id="37" w:author="Elinor Pejryd" w:date="2026-01-16T11:45:00Z">
        <w:r>
          <w:rPr>
            <w:rFonts w:cs="Arial"/>
            <w:sz w:val="20"/>
            <w:szCs w:val="22"/>
            <w:lang w:val="en-US"/>
            <w:rPrChange w:id="38" w:author="Elinor Pejryd" w:date="2026-01-16T11:46:00Z">
              <w:rPr>
                <w:rFonts w:cs="Arial"/>
                <w:sz w:val="20"/>
                <w:szCs w:val="22"/>
              </w:rPr>
            </w:rPrChange>
          </w:rPr>
          <w:t>232100-0016</w:t>
        </w:r>
        <w:r>
          <w:rPr>
            <w:rFonts w:cs="Arial"/>
            <w:sz w:val="20"/>
            <w:szCs w:val="22"/>
            <w:lang w:val="en-GB"/>
          </w:rPr>
          <w:t xml:space="preserve"> </w:t>
        </w:r>
      </w:ins>
      <w:del w:id="39" w:author="Elinor Pejryd" w:date="2026-01-16T11:45:00Z">
        <w:r>
          <w:rPr>
            <w:rFonts w:cs="Arial"/>
            <w:sz w:val="20"/>
            <w:szCs w:val="22"/>
            <w:lang w:val="en-GB"/>
          </w:rPr>
          <w:delText xml:space="preserve">202100-2373 </w:delText>
        </w:r>
      </w:del>
      <w:r>
        <w:rPr>
          <w:rFonts w:cs="Arial"/>
          <w:sz w:val="20"/>
          <w:szCs w:val="22"/>
          <w:lang w:val="en-GB"/>
        </w:rPr>
        <w:t>(“K</w:t>
      </w:r>
      <w:ins w:id="40" w:author="Elinor Pejryd" w:date="2025-12-15T13:01:00Z">
        <w:r>
          <w:rPr>
            <w:rFonts w:cs="Arial"/>
            <w:sz w:val="20"/>
            <w:szCs w:val="22"/>
            <w:lang w:val="en-GB"/>
          </w:rPr>
          <w:t>UH</w:t>
        </w:r>
      </w:ins>
      <w:del w:id="41" w:author="Elinor Pejryd" w:date="2025-12-15T13:01:00Z">
        <w:r>
          <w:rPr>
            <w:rFonts w:cs="Arial"/>
            <w:sz w:val="20"/>
            <w:szCs w:val="22"/>
            <w:lang w:val="en-GB"/>
          </w:rPr>
          <w:delText>I</w:delText>
        </w:r>
      </w:del>
      <w:r>
        <w:rPr>
          <w:rFonts w:cs="Arial"/>
          <w:sz w:val="20"/>
          <w:szCs w:val="22"/>
          <w:lang w:val="en-GB"/>
        </w:rPr>
        <w:t>”</w:t>
      </w:r>
      <w:del w:id="42" w:author="Elinor Pejryd" w:date="2025-12-15T13:01:00Z">
        <w:r>
          <w:rPr>
            <w:rFonts w:cs="Arial"/>
            <w:sz w:val="20"/>
            <w:szCs w:val="22"/>
            <w:lang w:val="en-GB"/>
          </w:rPr>
          <w:delText xml:space="preserve"> or “Project Leader”</w:delText>
        </w:r>
      </w:del>
      <w:r>
        <w:rPr>
          <w:rFonts w:cs="Arial"/>
          <w:sz w:val="20"/>
          <w:szCs w:val="22"/>
          <w:lang w:val="en-GB"/>
        </w:rPr>
        <w:t>), and</w:t>
      </w:r>
    </w:p>
    <w:p w14:paraId="774EB98C" w14:textId="77777777" w:rsidR="005666B8" w:rsidRPr="00684D9B" w:rsidRDefault="005666B8" w:rsidP="007B11A2">
      <w:pPr>
        <w:keepNext/>
        <w:suppressLineNumbers/>
        <w:suppressAutoHyphens/>
        <w:ind w:left="360"/>
        <w:jc w:val="both"/>
        <w:rPr>
          <w:rFonts w:cs="Arial"/>
          <w:sz w:val="20"/>
          <w:szCs w:val="22"/>
          <w:lang w:val="en-GB"/>
        </w:rPr>
      </w:pPr>
    </w:p>
    <w:p w14:paraId="223128F2" w14:textId="77777777" w:rsidR="000B35F3" w:rsidRPr="00684D9B" w:rsidRDefault="004B41E9" w:rsidP="007B11A2">
      <w:pPr>
        <w:keepNext/>
        <w:numPr>
          <w:ilvl w:val="0"/>
          <w:numId w:val="2"/>
        </w:numPr>
        <w:suppressLineNumbers/>
        <w:suppressAutoHyphens/>
        <w:jc w:val="both"/>
        <w:rPr>
          <w:rFonts w:cs="Arial"/>
          <w:sz w:val="20"/>
          <w:szCs w:val="22"/>
          <w:lang w:val="en-GB"/>
        </w:rPr>
      </w:pPr>
      <w:r>
        <w:rPr>
          <w:rFonts w:cs="Arial"/>
          <w:b/>
          <w:bCs/>
          <w:sz w:val="20"/>
          <w:szCs w:val="22"/>
          <w:lang w:val="en-GB"/>
        </w:rPr>
        <w:t>George Institute for Global Health</w:t>
      </w:r>
      <w:r>
        <w:rPr>
          <w:rFonts w:cs="Arial"/>
          <w:sz w:val="20"/>
          <w:szCs w:val="22"/>
          <w:lang w:val="en-GB"/>
        </w:rPr>
        <w:t>, with its office at 308 Elegance Tower, Plot No. 8, Jasola District Centre, New Delhi 110025, India and company identification number U74900TG2007NPL055085 (“TGI” or “Study Coordinator”)</w:t>
      </w:r>
    </w:p>
    <w:p w14:paraId="52FC93C5" w14:textId="77777777" w:rsidR="00825068" w:rsidRPr="00684D9B" w:rsidRDefault="00825068" w:rsidP="007B11A2">
      <w:pPr>
        <w:pStyle w:val="ListParagraph"/>
        <w:keepNext/>
        <w:suppressLineNumbers/>
        <w:suppressAutoHyphens/>
        <w:rPr>
          <w:rFonts w:cs="Arial"/>
          <w:sz w:val="20"/>
          <w:szCs w:val="22"/>
          <w:lang w:val="en-GB"/>
        </w:rPr>
      </w:pPr>
    </w:p>
    <w:p w14:paraId="3EBDCDD3" w14:textId="77777777" w:rsidR="00E22E9C" w:rsidRPr="00684D9B" w:rsidRDefault="00E22E9C" w:rsidP="007B11A2">
      <w:pPr>
        <w:keepNext/>
        <w:suppressLineNumbers/>
        <w:suppressAutoHyphens/>
        <w:ind w:left="720"/>
        <w:jc w:val="both"/>
        <w:rPr>
          <w:rFonts w:cs="Arial"/>
          <w:sz w:val="20"/>
          <w:szCs w:val="22"/>
          <w:lang w:val="en-GB"/>
        </w:rPr>
      </w:pPr>
    </w:p>
    <w:p w14:paraId="128DE8A7" w14:textId="77777777" w:rsidR="00BC3AD6" w:rsidRPr="00684D9B" w:rsidRDefault="00FA6A7E" w:rsidP="007B11A2">
      <w:pPr>
        <w:keepNext/>
        <w:suppressLineNumbers/>
        <w:suppressAutoHyphens/>
        <w:rPr>
          <w:rFonts w:cs="Arial"/>
          <w:sz w:val="20"/>
          <w:szCs w:val="22"/>
          <w:lang w:val="en-GB"/>
        </w:rPr>
      </w:pPr>
      <w:r>
        <w:rPr>
          <w:rFonts w:cs="Arial"/>
          <w:sz w:val="20"/>
          <w:szCs w:val="22"/>
          <w:lang w:val="en-GB"/>
        </w:rPr>
        <w:t>hereinafter, jointly or individually, referred to as “Parties” or “Party”.</w:t>
      </w:r>
    </w:p>
    <w:p w14:paraId="69230FB4" w14:textId="77777777" w:rsidR="00BC3AD6" w:rsidRPr="00684D9B" w:rsidRDefault="00BC3AD6" w:rsidP="007B11A2">
      <w:pPr>
        <w:keepNext/>
        <w:suppressLineNumbers/>
        <w:suppressAutoHyphens/>
        <w:rPr>
          <w:rFonts w:cs="Arial"/>
          <w:sz w:val="20"/>
          <w:szCs w:val="22"/>
          <w:lang w:val="en-GB"/>
        </w:rPr>
      </w:pPr>
    </w:p>
    <w:p w14:paraId="011E5FB6" w14:textId="77777777" w:rsidR="00FA6A7E" w:rsidRPr="00684D9B" w:rsidRDefault="00BC3AD6" w:rsidP="007B11A2">
      <w:pPr>
        <w:keepNext/>
        <w:suppressLineNumbers/>
        <w:suppressAutoHyphens/>
        <w:rPr>
          <w:rFonts w:cs="Arial"/>
          <w:b/>
          <w:sz w:val="20"/>
          <w:szCs w:val="22"/>
          <w:lang w:val="en-GB"/>
        </w:rPr>
      </w:pPr>
      <w:r>
        <w:rPr>
          <w:rFonts w:cs="Arial"/>
          <w:b/>
          <w:bCs/>
          <w:sz w:val="20"/>
          <w:szCs w:val="22"/>
          <w:lang w:val="en-GB"/>
        </w:rPr>
        <w:t>W</w:t>
      </w:r>
      <w:r>
        <w:rPr>
          <w:rFonts w:cs="Arial"/>
          <w:b/>
          <w:sz w:val="20"/>
          <w:szCs w:val="22"/>
          <w:lang w:val="en-GB"/>
        </w:rPr>
        <w:t>HEREAS:</w:t>
      </w:r>
    </w:p>
    <w:p w14:paraId="054A6B23" w14:textId="77777777" w:rsidR="00C7527D" w:rsidRDefault="00981FF1" w:rsidP="007B11A2">
      <w:pPr>
        <w:keepNext/>
        <w:numPr>
          <w:ilvl w:val="0"/>
          <w:numId w:val="49"/>
        </w:numPr>
        <w:suppressLineNumbers/>
        <w:suppressAutoHyphens/>
        <w:autoSpaceDE w:val="0"/>
        <w:autoSpaceDN w:val="0"/>
        <w:adjustRightInd w:val="0"/>
        <w:spacing w:before="120"/>
        <w:ind w:left="714" w:hanging="357"/>
        <w:jc w:val="both"/>
        <w:rPr>
          <w:ins w:id="43" w:author="Elinor Pejryd" w:date="2025-12-15T13:06:00Z"/>
          <w:sz w:val="20"/>
          <w:szCs w:val="22"/>
          <w:lang w:val="en-GB"/>
        </w:rPr>
      </w:pPr>
      <w:r>
        <w:rPr>
          <w:sz w:val="20"/>
          <w:szCs w:val="22"/>
          <w:lang w:val="en-GB"/>
        </w:rPr>
        <w:t>The Parties have a mutual interest in achieving research results regarding the project entitled “Effects of Advanced Trauma Life Support® Training Compared to Standard Care on Adult Trauma Patient Outcomes (ADVANCE TRAUMA): A Cluster Randomised Trial”, (the “Project”).</w:t>
      </w:r>
    </w:p>
    <w:p w14:paraId="28857AC8" w14:textId="77777777" w:rsidR="00D94C37" w:rsidRPr="00224179" w:rsidRDefault="00D94C37" w:rsidP="00D94C37">
      <w:pPr>
        <w:keepNext/>
        <w:numPr>
          <w:ilvl w:val="0"/>
          <w:numId w:val="49"/>
        </w:numPr>
        <w:suppressLineNumbers/>
        <w:suppressAutoHyphens/>
        <w:autoSpaceDE w:val="0"/>
        <w:autoSpaceDN w:val="0"/>
        <w:adjustRightInd w:val="0"/>
        <w:spacing w:before="120"/>
        <w:ind w:left="714" w:hanging="357"/>
        <w:jc w:val="both"/>
        <w:rPr>
          <w:ins w:id="44" w:author="Abhinav Bassi" w:date="2026-10-05T14:18:00Z" w16du:dateUtc="2026-10-05T08:48:00Z"/>
          <w:sz w:val="20"/>
          <w:szCs w:val="22"/>
          <w:lang w:val="en-GB"/>
        </w:rPr>
      </w:pPr>
      <w:commentRangeStart w:id="45"/>
      <w:ins w:id="46" w:author="Abhinav Bassi" w:date="2026-10-05T14:18:00Z" w16du:dateUtc="2026-10-05T08:48:00Z">
        <w:r>
          <w:rPr>
            <w:sz w:val="20"/>
            <w:szCs w:val="22"/>
            <w:lang w:val="en-GB"/>
          </w:rPr>
          <w:t xml:space="preserve">KUH is responsible for the administration of the funding for the Project and for coordination with TGI in respect of the Project. Any right, power or obligation under this Agreement relating to the leadership, coordination or administration of the Project shall be exercised and performed by KUH. </w:t>
        </w:r>
      </w:ins>
      <w:commentRangeEnd w:id="45"/>
      <w:r w:rsidR="008C138F">
        <w:rPr>
          <w:rStyle w:val="CommentReference"/>
          <w:sz w:val="20"/>
          <w:szCs w:val="22"/>
          <w:lang w:val="en-GB"/>
        </w:rPr>
        <w:commentReference w:id="45"/>
      </w:r>
      <w:ins w:id="47" w:author="Abhinav Bassi" w:date="2026-10-05T14:18:00Z" w16du:dateUtc="2026-10-05T08:48:00Z">
        <w:r>
          <w:rPr>
            <w:sz w:val="20"/>
            <w:szCs w:val="22"/>
            <w:lang w:val="en-GB"/>
          </w:rPr>
          <w:br/>
        </w:r>
      </w:ins>
    </w:p>
    <w:p w14:paraId="12FCE307" w14:textId="38143DA0" w:rsidR="00224179" w:rsidRPr="00224179" w:rsidDel="006A2ECA" w:rsidRDefault="008C58D8" w:rsidP="00224179">
      <w:pPr>
        <w:keepNext/>
        <w:numPr>
          <w:ilvl w:val="0"/>
          <w:numId w:val="49"/>
        </w:numPr>
        <w:suppressLineNumbers/>
        <w:suppressAutoHyphens/>
        <w:autoSpaceDE w:val="0"/>
        <w:autoSpaceDN w:val="0"/>
        <w:adjustRightInd w:val="0"/>
        <w:spacing w:before="120"/>
        <w:ind w:left="714" w:hanging="357"/>
        <w:jc w:val="both"/>
        <w:rPr>
          <w:ins w:id="48" w:author="Elinor Pejryd" w:date="2026-01-16T10:21:00Z"/>
          <w:del w:id="49" w:author="Abhinav Bassi" w:date="2026-10-05T14:18:00Z" w16du:dateUtc="2026-10-05T08:48:00Z"/>
          <w:sz w:val="20"/>
          <w:szCs w:val="22"/>
          <w:lang w:val="en-GB"/>
        </w:rPr>
      </w:pPr>
      <w:ins w:id="50" w:author="Elinor Pejryd" w:date="2025-12-15T13:06:00Z">
        <w:del w:id="51" w:author="Abhinav Bassi" w:date="2026-10-05T14:18:00Z" w16du:dateUtc="2026-10-05T08:48:00Z">
          <w:r w:rsidDel="006A2ECA">
            <w:rPr>
              <w:sz w:val="20"/>
              <w:szCs w:val="22"/>
              <w:lang w:val="en-GB"/>
            </w:rPr>
            <w:delText>K</w:delText>
          </w:r>
        </w:del>
      </w:ins>
      <w:ins w:id="52" w:author="Elinor Pejryd" w:date="2026-01-16T11:46:00Z">
        <w:del w:id="53" w:author="Abhinav Bassi" w:date="2026-10-05T14:18:00Z" w16du:dateUtc="2026-10-05T08:48:00Z">
          <w:r w:rsidDel="006A2ECA">
            <w:rPr>
              <w:sz w:val="20"/>
              <w:szCs w:val="22"/>
              <w:lang w:val="en-GB"/>
            </w:rPr>
            <w:delText xml:space="preserve">arolinska </w:delText>
          </w:r>
        </w:del>
      </w:ins>
      <w:ins w:id="54" w:author="Elinor Pejryd" w:date="2025-12-15T13:06:00Z">
        <w:del w:id="55" w:author="Abhinav Bassi" w:date="2026-10-05T14:18:00Z" w16du:dateUtc="2026-10-05T08:48:00Z">
          <w:r w:rsidDel="006A2ECA">
            <w:rPr>
              <w:sz w:val="20"/>
              <w:szCs w:val="22"/>
              <w:lang w:val="en-GB"/>
            </w:rPr>
            <w:delText>I</w:delText>
          </w:r>
        </w:del>
      </w:ins>
      <w:ins w:id="56" w:author="Elinor Pejryd" w:date="2026-01-16T11:46:00Z">
        <w:del w:id="57" w:author="Abhinav Bassi" w:date="2026-10-05T14:18:00Z" w16du:dateUtc="2026-10-05T08:48:00Z">
          <w:r w:rsidDel="006A2ECA">
            <w:rPr>
              <w:sz w:val="20"/>
              <w:szCs w:val="22"/>
              <w:lang w:val="en-GB"/>
            </w:rPr>
            <w:delText>nstitutet</w:delText>
          </w:r>
        </w:del>
      </w:ins>
      <w:ins w:id="58" w:author="Elinor Pejryd" w:date="2025-12-15T13:06:00Z">
        <w:del w:id="59" w:author="Abhinav Bassi" w:date="2026-10-05T14:18:00Z" w16du:dateUtc="2026-10-05T08:48:00Z">
          <w:r w:rsidDel="006A2ECA">
            <w:rPr>
              <w:sz w:val="20"/>
              <w:szCs w:val="22"/>
              <w:lang w:val="en-GB"/>
            </w:rPr>
            <w:delText xml:space="preserve"> is the project leader (“Project Leader”) of the Project</w:delText>
          </w:r>
        </w:del>
      </w:ins>
      <w:ins w:id="60" w:author="Elinor Pejryd" w:date="2025-12-15T13:07:00Z">
        <w:del w:id="61" w:author="Abhinav Bassi" w:date="2026-10-05T14:18:00Z" w16du:dateUtc="2026-10-05T08:48:00Z">
          <w:r w:rsidDel="006A2ECA">
            <w:rPr>
              <w:sz w:val="20"/>
              <w:szCs w:val="22"/>
              <w:lang w:val="en-GB"/>
            </w:rPr>
            <w:delText xml:space="preserve"> and has entered into a separate collaboration and subgrant agreement with TGI.</w:delText>
          </w:r>
        </w:del>
      </w:ins>
      <w:ins w:id="62" w:author="Elinor Pejryd" w:date="2026-01-16T10:21:00Z">
        <w:del w:id="63" w:author="Abhinav Bassi" w:date="2026-10-05T14:18:00Z" w16du:dateUtc="2026-10-05T08:48:00Z">
          <w:r w:rsidDel="006A2ECA">
            <w:rPr>
              <w:sz w:val="20"/>
              <w:szCs w:val="22"/>
              <w:lang w:val="en-GB"/>
            </w:rPr>
            <w:delText xml:space="preserve"> The Project Leader is responsible for</w:delText>
          </w:r>
        </w:del>
      </w:ins>
      <w:ins w:id="64" w:author="Elinor Pejryd" w:date="2026-01-16T10:22:00Z">
        <w:del w:id="65" w:author="Abhinav Bassi" w:date="2026-10-05T14:18:00Z" w16du:dateUtc="2026-10-05T08:48:00Z">
          <w:r w:rsidDel="006A2ECA">
            <w:rPr>
              <w:sz w:val="20"/>
              <w:szCs w:val="22"/>
              <w:lang w:val="en-GB"/>
            </w:rPr>
            <w:delText>:</w:delText>
          </w:r>
        </w:del>
      </w:ins>
      <w:ins w:id="66" w:author="Elinor Pejryd" w:date="2026-01-16T10:21:00Z">
        <w:del w:id="67" w:author="Abhinav Bassi" w:date="2026-10-05T14:18:00Z" w16du:dateUtc="2026-10-05T08:48:00Z">
          <w:r w:rsidDel="006A2ECA">
            <w:rPr>
              <w:sz w:val="20"/>
              <w:szCs w:val="22"/>
              <w:lang w:val="en-GB"/>
            </w:rPr>
            <w:delText xml:space="preserve"> </w:delText>
          </w:r>
        </w:del>
      </w:ins>
      <w:ins w:id="68" w:author="Elinor Pejryd" w:date="2026-01-16T10:22:00Z">
        <w:del w:id="69" w:author="Abhinav Bassi" w:date="2026-10-05T14:18:00Z" w16du:dateUtc="2026-10-05T08:48:00Z">
          <w:r w:rsidDel="006A2ECA">
            <w:rPr>
              <w:sz w:val="20"/>
              <w:szCs w:val="22"/>
              <w:lang w:val="en-GB"/>
            </w:rPr>
            <w:br/>
          </w:r>
        </w:del>
      </w:ins>
    </w:p>
    <w:p w14:paraId="0A9E4332" w14:textId="68561DFB" w:rsidR="00224179" w:rsidRPr="00D02503" w:rsidDel="006A2ECA" w:rsidRDefault="00224179" w:rsidP="00224179">
      <w:pPr>
        <w:keepNext/>
        <w:numPr>
          <w:ilvl w:val="0"/>
          <w:numId w:val="62"/>
        </w:numPr>
        <w:suppressLineNumbers/>
        <w:suppressAutoHyphens/>
        <w:rPr>
          <w:ins w:id="70" w:author="Elinor Pejryd" w:date="2026-01-16T10:21:00Z"/>
          <w:del w:id="71" w:author="Abhinav Bassi" w:date="2026-10-05T14:18:00Z" w16du:dateUtc="2026-10-05T08:48:00Z"/>
          <w:sz w:val="20"/>
          <w:szCs w:val="20"/>
          <w:lang w:val="en-GB"/>
        </w:rPr>
      </w:pPr>
      <w:ins w:id="72" w:author="Elinor Pejryd" w:date="2026-01-16T10:21:00Z">
        <w:del w:id="73" w:author="Abhinav Bassi" w:date="2026-10-05T14:18:00Z" w16du:dateUtc="2026-10-05T08:48:00Z">
          <w:r w:rsidDel="006A2ECA">
            <w:rPr>
              <w:sz w:val="20"/>
              <w:szCs w:val="20"/>
              <w:lang w:val="en-GB"/>
            </w:rPr>
            <w:delText>the design of the Trial in collaboration with TGI;</w:delText>
          </w:r>
        </w:del>
      </w:ins>
    </w:p>
    <w:p w14:paraId="7484797C" w14:textId="2045C77C" w:rsidR="00224179" w:rsidRPr="00D02503" w:rsidDel="006A2ECA" w:rsidRDefault="00224179" w:rsidP="00224179">
      <w:pPr>
        <w:keepNext/>
        <w:numPr>
          <w:ilvl w:val="0"/>
          <w:numId w:val="62"/>
        </w:numPr>
        <w:suppressLineNumbers/>
        <w:suppressAutoHyphens/>
        <w:rPr>
          <w:ins w:id="74" w:author="Elinor Pejryd" w:date="2026-01-16T10:21:00Z"/>
          <w:del w:id="75" w:author="Abhinav Bassi" w:date="2026-10-05T14:18:00Z" w16du:dateUtc="2026-10-05T08:48:00Z"/>
          <w:sz w:val="20"/>
          <w:szCs w:val="20"/>
          <w:lang w:val="en-GB"/>
        </w:rPr>
      </w:pPr>
      <w:ins w:id="76" w:author="Elinor Pejryd" w:date="2026-01-16T10:21:00Z">
        <w:del w:id="77" w:author="Abhinav Bassi" w:date="2026-10-05T14:18:00Z" w16du:dateUtc="2026-10-05T08:48:00Z">
          <w:r w:rsidDel="006A2ECA">
            <w:rPr>
              <w:sz w:val="20"/>
              <w:szCs w:val="20"/>
              <w:lang w:val="en-GB"/>
            </w:rPr>
            <w:delText xml:space="preserve">the conduct of statistical analysis of Data and the interpretation of findings in collaboration with University of Birmingham (Karla Hemming); </w:delText>
          </w:r>
        </w:del>
      </w:ins>
    </w:p>
    <w:p w14:paraId="19356F69" w14:textId="728E178D" w:rsidR="00224179" w:rsidRPr="00D02503" w:rsidDel="006A2ECA" w:rsidRDefault="00224179" w:rsidP="00224179">
      <w:pPr>
        <w:keepNext/>
        <w:numPr>
          <w:ilvl w:val="0"/>
          <w:numId w:val="62"/>
        </w:numPr>
        <w:suppressLineNumbers/>
        <w:suppressAutoHyphens/>
        <w:rPr>
          <w:ins w:id="78" w:author="Elinor Pejryd" w:date="2026-01-16T10:21:00Z"/>
          <w:del w:id="79" w:author="Abhinav Bassi" w:date="2026-10-05T14:18:00Z" w16du:dateUtc="2026-10-05T08:48:00Z"/>
          <w:sz w:val="20"/>
          <w:szCs w:val="20"/>
          <w:lang w:val="en-GB"/>
        </w:rPr>
      </w:pPr>
      <w:ins w:id="80" w:author="Elinor Pejryd" w:date="2026-01-16T10:21:00Z">
        <w:del w:id="81" w:author="Abhinav Bassi" w:date="2026-10-05T14:18:00Z" w16du:dateUtc="2026-10-05T08:48:00Z">
          <w:r w:rsidDel="006A2ECA">
            <w:rPr>
              <w:sz w:val="20"/>
              <w:szCs w:val="20"/>
              <w:lang w:val="en-GB"/>
            </w:rPr>
            <w:delText xml:space="preserve">coordination and drafting of publications; </w:delText>
          </w:r>
        </w:del>
      </w:ins>
    </w:p>
    <w:p w14:paraId="31FFC146" w14:textId="139C1308" w:rsidR="00224179" w:rsidRPr="00D02503" w:rsidDel="006A2ECA" w:rsidRDefault="00224179" w:rsidP="00224179">
      <w:pPr>
        <w:keepNext/>
        <w:numPr>
          <w:ilvl w:val="0"/>
          <w:numId w:val="62"/>
        </w:numPr>
        <w:suppressLineNumbers/>
        <w:suppressAutoHyphens/>
        <w:rPr>
          <w:ins w:id="82" w:author="Elinor Pejryd" w:date="2026-01-16T10:21:00Z"/>
          <w:del w:id="83" w:author="Abhinav Bassi" w:date="2026-10-05T14:18:00Z" w16du:dateUtc="2026-10-05T08:48:00Z"/>
          <w:sz w:val="20"/>
          <w:szCs w:val="20"/>
          <w:lang w:val="en-GB"/>
        </w:rPr>
      </w:pPr>
      <w:ins w:id="84" w:author="Elinor Pejryd" w:date="2026-01-16T10:21:00Z">
        <w:del w:id="85" w:author="Abhinav Bassi" w:date="2026-10-05T14:18:00Z" w16du:dateUtc="2026-10-05T08:48:00Z">
          <w:r w:rsidDel="006A2ECA">
            <w:rPr>
              <w:sz w:val="20"/>
              <w:szCs w:val="20"/>
              <w:lang w:val="en-GB"/>
            </w:rPr>
            <w:delText xml:space="preserve">preparation of dissemination messages in collaboration with </w:delText>
          </w:r>
        </w:del>
      </w:ins>
      <w:ins w:id="86" w:author="Elinor Pejryd" w:date="2026-01-16T10:28:00Z">
        <w:del w:id="87" w:author="Abhinav Bassi" w:date="2026-10-05T14:18:00Z" w16du:dateUtc="2026-10-05T08:48:00Z">
          <w:r w:rsidDel="006A2ECA">
            <w:rPr>
              <w:sz w:val="20"/>
              <w:szCs w:val="20"/>
              <w:lang w:val="en-GB"/>
            </w:rPr>
            <w:delText>TGI</w:delText>
          </w:r>
        </w:del>
      </w:ins>
      <w:ins w:id="88" w:author="Elinor Pejryd" w:date="2026-01-16T10:21:00Z">
        <w:del w:id="89" w:author="Abhinav Bassi" w:date="2026-10-05T14:18:00Z" w16du:dateUtc="2026-10-05T08:48:00Z">
          <w:r w:rsidDel="006A2ECA">
            <w:rPr>
              <w:sz w:val="20"/>
              <w:szCs w:val="20"/>
              <w:lang w:val="en-GB"/>
            </w:rPr>
            <w:delText>;</w:delText>
          </w:r>
        </w:del>
      </w:ins>
    </w:p>
    <w:p w14:paraId="3BA661C3" w14:textId="4EC678C7" w:rsidR="00224179" w:rsidRPr="007B11A2" w:rsidDel="006A2ECA" w:rsidRDefault="00224179" w:rsidP="00224179">
      <w:pPr>
        <w:keepNext/>
        <w:numPr>
          <w:ilvl w:val="0"/>
          <w:numId w:val="62"/>
        </w:numPr>
        <w:suppressLineNumbers/>
        <w:suppressAutoHyphens/>
        <w:rPr>
          <w:ins w:id="90" w:author="Elinor Pejryd" w:date="2026-01-16T10:21:00Z"/>
          <w:del w:id="91" w:author="Abhinav Bassi" w:date="2026-10-05T14:18:00Z" w16du:dateUtc="2026-10-05T08:48:00Z"/>
          <w:sz w:val="20"/>
          <w:szCs w:val="20"/>
          <w:lang w:val="en-GB"/>
        </w:rPr>
      </w:pPr>
      <w:ins w:id="92" w:author="Elinor Pejryd" w:date="2026-01-16T10:21:00Z">
        <w:del w:id="93" w:author="Abhinav Bassi" w:date="2026-10-05T14:18:00Z" w16du:dateUtc="2026-10-05T08:48:00Z">
          <w:r w:rsidDel="006A2ECA">
            <w:rPr>
              <w:sz w:val="20"/>
              <w:szCs w:val="20"/>
              <w:lang w:val="en-GB"/>
            </w:rPr>
            <w:delText xml:space="preserve">compliance with Swedish laws and regulations related to storage of data;  </w:delText>
          </w:r>
        </w:del>
      </w:ins>
    </w:p>
    <w:p w14:paraId="79014CAE" w14:textId="07F09AA0" w:rsidR="00224179" w:rsidRPr="007B11A2" w:rsidDel="006A2ECA" w:rsidRDefault="00224179" w:rsidP="00224179">
      <w:pPr>
        <w:keepNext/>
        <w:numPr>
          <w:ilvl w:val="0"/>
          <w:numId w:val="62"/>
        </w:numPr>
        <w:suppressLineNumbers/>
        <w:suppressAutoHyphens/>
        <w:rPr>
          <w:ins w:id="94" w:author="Elinor Pejryd" w:date="2026-01-16T10:21:00Z"/>
          <w:del w:id="95" w:author="Abhinav Bassi" w:date="2026-10-05T14:18:00Z" w16du:dateUtc="2026-10-05T08:48:00Z"/>
          <w:sz w:val="20"/>
          <w:szCs w:val="20"/>
          <w:lang w:val="en-GB"/>
        </w:rPr>
      </w:pPr>
      <w:ins w:id="96" w:author="Elinor Pejryd" w:date="2026-01-16T10:21:00Z">
        <w:del w:id="97" w:author="Abhinav Bassi" w:date="2026-10-05T14:18:00Z" w16du:dateUtc="2026-10-05T08:48:00Z">
          <w:r w:rsidDel="006A2ECA">
            <w:rPr>
              <w:sz w:val="20"/>
              <w:szCs w:val="20"/>
              <w:lang w:val="en-GB"/>
            </w:rPr>
            <w:delText xml:space="preserve">registration of the Trial and reporting of results in </w:delText>
          </w:r>
          <w:r w:rsidDel="006A2ECA">
            <w:rPr>
              <w:sz w:val="20"/>
              <w:szCs w:val="20"/>
              <w:lang w:val="en-GB"/>
            </w:rPr>
            <w:fldChar w:fldCharType="begin"/>
          </w:r>
          <w:r w:rsidDel="006A2ECA">
            <w:rPr>
              <w:sz w:val="20"/>
              <w:szCs w:val="20"/>
              <w:lang w:val="en-GB"/>
            </w:rPr>
            <w:delInstrText>HYPERLINK "http://www.clinicaltrials.org"</w:delInstrText>
          </w:r>
          <w:r w:rsidDel="006A2ECA">
            <w:rPr>
              <w:sz w:val="20"/>
              <w:szCs w:val="20"/>
              <w:lang w:val="en-GB"/>
            </w:rPr>
          </w:r>
          <w:r w:rsidDel="006A2ECA">
            <w:rPr>
              <w:sz w:val="20"/>
              <w:szCs w:val="20"/>
              <w:lang w:val="en-GB"/>
            </w:rPr>
            <w:fldChar w:fldCharType="separate"/>
          </w:r>
          <w:r w:rsidDel="006A2ECA">
            <w:rPr>
              <w:rStyle w:val="Hyperlink"/>
              <w:sz w:val="20"/>
              <w:szCs w:val="20"/>
              <w:lang w:val="en-GB"/>
            </w:rPr>
            <w:delText>www.clinicaltrials.org</w:delText>
          </w:r>
          <w:r w:rsidDel="006A2ECA">
            <w:rPr>
              <w:sz w:val="20"/>
              <w:szCs w:val="20"/>
              <w:lang w:val="en-GB"/>
            </w:rPr>
            <w:fldChar w:fldCharType="end"/>
          </w:r>
          <w:r w:rsidDel="006A2ECA">
            <w:rPr>
              <w:sz w:val="20"/>
              <w:szCs w:val="20"/>
              <w:lang w:val="en-GB"/>
            </w:rPr>
            <w:delText>; and</w:delText>
          </w:r>
        </w:del>
      </w:ins>
    </w:p>
    <w:p w14:paraId="41E79D0E" w14:textId="2EDC104E" w:rsidR="00224179" w:rsidRPr="00224179" w:rsidDel="006A2ECA" w:rsidRDefault="00224179" w:rsidP="00224179">
      <w:pPr>
        <w:keepNext/>
        <w:numPr>
          <w:ilvl w:val="0"/>
          <w:numId w:val="62"/>
        </w:numPr>
        <w:suppressLineNumbers/>
        <w:suppressAutoHyphens/>
        <w:rPr>
          <w:del w:id="98" w:author="Abhinav Bassi" w:date="2026-10-05T14:18:00Z" w16du:dateUtc="2026-10-05T08:48:00Z"/>
          <w:sz w:val="20"/>
          <w:szCs w:val="20"/>
          <w:lang w:val="en-GB"/>
        </w:rPr>
      </w:pPr>
      <w:ins w:id="99" w:author="Elinor Pejryd" w:date="2026-01-16T10:21:00Z">
        <w:del w:id="100" w:author="Abhinav Bassi" w:date="2026-10-05T14:18:00Z" w16du:dateUtc="2026-10-05T08:48:00Z">
          <w:r w:rsidDel="006A2ECA">
            <w:rPr>
              <w:sz w:val="20"/>
              <w:szCs w:val="20"/>
              <w:lang w:val="en-GB"/>
            </w:rPr>
            <w:delTex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delText>
          </w:r>
        </w:del>
      </w:ins>
    </w:p>
    <w:p w14:paraId="2B211D24" w14:textId="6EB8DC20" w:rsidR="00032EE8" w:rsidRPr="00032EE8" w:rsidRDefault="00320514" w:rsidP="007B11A2">
      <w:pPr>
        <w:keepNext/>
        <w:numPr>
          <w:ilvl w:val="0"/>
          <w:numId w:val="49"/>
        </w:numPr>
        <w:suppressLineNumbers/>
        <w:suppressAutoHyphens/>
        <w:autoSpaceDE w:val="0"/>
        <w:autoSpaceDN w:val="0"/>
        <w:adjustRightInd w:val="0"/>
        <w:spacing w:before="120"/>
        <w:ind w:left="714" w:hanging="357"/>
        <w:jc w:val="both"/>
        <w:rPr>
          <w:ins w:id="101" w:author="Elinor Pejryd" w:date="2026-01-27T14:44:00Z" w16du:dateUtc="2026-01-27T13:44:00Z"/>
          <w:sz w:val="20"/>
          <w:szCs w:val="22"/>
          <w:lang w:val="en-GB"/>
        </w:rPr>
      </w:pPr>
      <w:r>
        <w:rPr>
          <w:sz w:val="20"/>
          <w:szCs w:val="22"/>
          <w:lang w:val="en-GB"/>
        </w:rPr>
        <w:t>K</w:t>
      </w:r>
      <w:ins w:id="102" w:author="Elinor Pejryd" w:date="2025-12-15T13:02:00Z">
        <w:r>
          <w:rPr>
            <w:sz w:val="20"/>
            <w:szCs w:val="22"/>
            <w:lang w:val="en-GB"/>
          </w:rPr>
          <w:t>UH</w:t>
        </w:r>
      </w:ins>
      <w:del w:id="103" w:author="Elinor Pejryd" w:date="2025-12-15T13:02:00Z">
        <w:r>
          <w:rPr>
            <w:sz w:val="20"/>
            <w:szCs w:val="22"/>
            <w:lang w:val="en-GB"/>
          </w:rPr>
          <w:delText>I</w:delText>
        </w:r>
      </w:del>
      <w:r>
        <w:rPr>
          <w:sz w:val="20"/>
          <w:szCs w:val="22"/>
          <w:lang w:val="en-GB"/>
        </w:rPr>
        <w:t xml:space="preserve"> has obtained grants from </w:t>
      </w:r>
      <w:ins w:id="104" w:author="Martin Gerdin Wärnberg(5ml3)" w:date="2026-01-19T11:11:00Z">
        <w:r>
          <w:rPr>
            <w:sz w:val="20"/>
            <w:szCs w:val="22"/>
            <w:lang w:val="en-GB"/>
          </w:rPr>
          <w:t>Region Stockholm (ALF-funding)</w:t>
        </w:r>
      </w:ins>
      <w:r>
        <w:rPr>
          <w:sz w:val="20"/>
          <w:szCs w:val="22"/>
          <w:lang w:val="en-GB"/>
        </w:rPr>
        <w:t xml:space="preserve">, </w:t>
      </w:r>
      <w:del w:id="105" w:author="Elinor Pejryd" w:date="2025-12-15T13:03:00Z">
        <w:r>
          <w:rPr>
            <w:sz w:val="20"/>
            <w:szCs w:val="22"/>
            <w:lang w:val="en-GB"/>
          </w:rPr>
          <w:delText xml:space="preserve">hereinafter referred to as the “Funding Entities” </w:delText>
        </w:r>
      </w:del>
      <w:del w:id="106" w:author="Elinor Pejryd" w:date="2026-01-16T10:26:00Z">
        <w:r>
          <w:rPr>
            <w:sz w:val="20"/>
            <w:szCs w:val="22"/>
            <w:lang w:val="en-GB"/>
          </w:rPr>
          <w:delText>to conduct</w:delText>
        </w:r>
      </w:del>
      <w:ins w:id="107" w:author="Elinor Pejryd" w:date="2026-01-16T10:26:00Z">
        <w:r>
          <w:rPr>
            <w:sz w:val="20"/>
            <w:szCs w:val="22"/>
            <w:lang w:val="en-GB"/>
          </w:rPr>
          <w:t>for the purpose of financing the execu</w:t>
        </w:r>
      </w:ins>
      <w:ins w:id="108" w:author="Elinor Pejryd" w:date="2026-01-16T10:27:00Z">
        <w:r>
          <w:rPr>
            <w:sz w:val="20"/>
            <w:szCs w:val="22"/>
            <w:lang w:val="en-GB"/>
          </w:rPr>
          <w:t>tion of</w:t>
        </w:r>
      </w:ins>
      <w:r>
        <w:rPr>
          <w:sz w:val="20"/>
          <w:szCs w:val="22"/>
          <w:lang w:val="en-GB"/>
        </w:rPr>
        <w:t xml:space="preserve"> the Project, (hereinafter the “Research Grant”).</w:t>
      </w:r>
      <w:ins w:id="109" w:author="Elinor Pejryd" w:date="2026-01-16T10:23:00Z">
        <w:r>
          <w:rPr>
            <w:sz w:val="20"/>
            <w:szCs w:val="22"/>
            <w:lang w:val="en-GB"/>
          </w:rPr>
          <w:t xml:space="preserve"> KUH </w:t>
        </w:r>
      </w:ins>
      <w:ins w:id="110" w:author="Elinor Pejryd" w:date="2026-01-16T10:27:00Z">
        <w:r>
          <w:rPr>
            <w:sz w:val="20"/>
            <w:szCs w:val="22"/>
            <w:lang w:val="en-GB"/>
          </w:rPr>
          <w:t xml:space="preserve">shall </w:t>
        </w:r>
        <w:r>
          <w:rPr>
            <w:sz w:val="20"/>
            <w:szCs w:val="22"/>
            <w:lang w:val="en-US"/>
          </w:rPr>
          <w:t>act as an administrative intermediary for such funding</w:t>
        </w:r>
      </w:ins>
      <w:ins w:id="111" w:author="Elinor Pejryd" w:date="2026-01-27T14:43:00Z" w16du:dateUtc="2026-01-27T13:43:00Z">
        <w:r>
          <w:rPr>
            <w:sz w:val="20"/>
            <w:szCs w:val="22"/>
            <w:lang w:val="en-US"/>
          </w:rPr>
          <w:t xml:space="preserve"> </w:t>
        </w:r>
      </w:ins>
      <w:ins w:id="112" w:author="Elinor Pejryd" w:date="2026-01-27T14:43:00Z">
        <w:r>
          <w:rPr>
            <w:sz w:val="20"/>
            <w:szCs w:val="22"/>
            <w:lang w:val="en-US"/>
          </w:rPr>
          <w:t xml:space="preserve">and shall transfer </w:t>
        </w:r>
      </w:ins>
      <w:ins w:id="113" w:author="Elinor Pejryd" w:date="2026-01-27T14:43:00Z" w16du:dateUtc="2026-01-27T13:43:00Z">
        <w:r>
          <w:rPr>
            <w:sz w:val="20"/>
            <w:szCs w:val="22"/>
            <w:lang w:val="en-US"/>
          </w:rPr>
          <w:t xml:space="preserve">part of </w:t>
        </w:r>
      </w:ins>
      <w:ins w:id="114" w:author="Elinor Pejryd" w:date="2026-01-27T14:43:00Z">
        <w:r>
          <w:rPr>
            <w:sz w:val="20"/>
            <w:szCs w:val="22"/>
            <w:lang w:val="en-US"/>
          </w:rPr>
          <w:t>the Research Grant</w:t>
        </w:r>
      </w:ins>
      <w:ins w:id="115" w:author="Elinor Pejryd" w:date="2026-01-27T14:43:00Z" w16du:dateUtc="2026-01-27T13:43:00Z">
        <w:r>
          <w:rPr>
            <w:sz w:val="20"/>
            <w:szCs w:val="22"/>
            <w:lang w:val="en-US"/>
          </w:rPr>
          <w:t xml:space="preserve"> </w:t>
        </w:r>
      </w:ins>
      <w:ins w:id="116" w:author="Elinor Pejryd" w:date="2026-01-27T14:43:00Z">
        <w:r>
          <w:rPr>
            <w:sz w:val="20"/>
            <w:szCs w:val="22"/>
            <w:lang w:val="en-US"/>
          </w:rPr>
          <w:t xml:space="preserve">to </w:t>
        </w:r>
      </w:ins>
      <w:ins w:id="117" w:author="Elinor Pejryd" w:date="2026-01-27T14:43:00Z" w16du:dateUtc="2026-01-27T13:43:00Z">
        <w:r>
          <w:rPr>
            <w:sz w:val="20"/>
            <w:szCs w:val="22"/>
            <w:lang w:val="en-US"/>
          </w:rPr>
          <w:t>TGI</w:t>
        </w:r>
      </w:ins>
      <w:ins w:id="118" w:author="Elinor Pejryd" w:date="2026-01-27T14:43:00Z">
        <w:r>
          <w:rPr>
            <w:sz w:val="20"/>
            <w:szCs w:val="22"/>
            <w:lang w:val="en-US"/>
          </w:rPr>
          <w:t xml:space="preserve"> in accordance with this Agreement</w:t>
        </w:r>
      </w:ins>
      <w:ins w:id="119" w:author="Elinor Pejryd" w:date="2026-01-27T14:40:00Z" w16du:dateUtc="2026-01-27T13:40:00Z">
        <w:r>
          <w:rPr>
            <w:sz w:val="20"/>
            <w:szCs w:val="22"/>
            <w:lang w:val="en-US"/>
          </w:rPr>
          <w:t xml:space="preserve">. </w:t>
        </w:r>
      </w:ins>
    </w:p>
    <w:p w14:paraId="6D810703" w14:textId="7A1757FE" w:rsidR="00C7527D" w:rsidRPr="00032EE8" w:rsidRDefault="00032EE8" w:rsidP="00032EE8">
      <w:pPr>
        <w:keepNext/>
        <w:numPr>
          <w:ilvl w:val="0"/>
          <w:numId w:val="49"/>
        </w:numPr>
        <w:suppressLineNumbers/>
        <w:suppressAutoHyphens/>
        <w:autoSpaceDE w:val="0"/>
        <w:autoSpaceDN w:val="0"/>
        <w:adjustRightInd w:val="0"/>
        <w:spacing w:before="120"/>
        <w:ind w:left="714" w:hanging="357"/>
        <w:jc w:val="both"/>
        <w:rPr>
          <w:sz w:val="20"/>
          <w:szCs w:val="22"/>
          <w:lang w:val="en-GB"/>
        </w:rPr>
      </w:pPr>
      <w:ins w:id="120" w:author="Elinor Pejryd" w:date="2026-01-27T14:44:00Z" w16du:dateUtc="2026-01-27T13:44:00Z">
        <w:r>
          <w:rPr>
            <w:sz w:val="20"/>
            <w:szCs w:val="22"/>
            <w:lang w:val="en-US"/>
          </w:rPr>
          <w:t>TGI</w:t>
        </w:r>
        <w:del w:id="121" w:author="Abhinav Bassi" w:date="2026-10-05T14:23:00Z" w16du:dateUtc="2026-10-05T08:53:00Z">
          <w:r w:rsidDel="009932EB">
            <w:rPr>
              <w:sz w:val="20"/>
              <w:szCs w:val="22"/>
              <w:lang w:val="en-US"/>
            </w:rPr>
            <w:delText>,</w:delText>
          </w:r>
        </w:del>
        <w:r>
          <w:rPr>
            <w:sz w:val="20"/>
            <w:szCs w:val="22"/>
            <w:lang w:val="en-US"/>
          </w:rPr>
          <w:t xml:space="preserve"> </w:t>
        </w:r>
        <w:del w:id="122" w:author="Abhinav Bassi" w:date="2026-10-05T14:23:00Z" w16du:dateUtc="2026-10-05T08:53:00Z">
          <w:r w:rsidDel="009932EB">
            <w:rPr>
              <w:sz w:val="20"/>
              <w:szCs w:val="22"/>
              <w:lang w:val="en-US"/>
            </w:rPr>
            <w:delText xml:space="preserve">together with the Project Leader, </w:delText>
          </w:r>
        </w:del>
        <w:r>
          <w:rPr>
            <w:sz w:val="20"/>
            <w:szCs w:val="22"/>
            <w:lang w:val="en-US"/>
          </w:rPr>
          <w:t>shall be the responsible research principal</w:t>
        </w:r>
        <w:del w:id="123" w:author="Abhinav Bassi" w:date="2026-10-05T14:45:00Z" w16du:dateUtc="2026-10-05T09:15:00Z">
          <w:r w:rsidDel="00B46563">
            <w:rPr>
              <w:sz w:val="20"/>
              <w:szCs w:val="22"/>
              <w:lang w:val="en-US"/>
            </w:rPr>
            <w:delText>s</w:delText>
          </w:r>
        </w:del>
        <w:r>
          <w:rPr>
            <w:sz w:val="20"/>
            <w:szCs w:val="22"/>
            <w:lang w:val="en-US"/>
          </w:rPr>
          <w:t xml:space="preserve"> for the Project, including for the purpose of the ethical review applications.</w:t>
        </w:r>
      </w:ins>
      <w:ins w:id="124" w:author="Elinor Pejryd" w:date="2026-01-27T14:46:00Z" w16du:dateUtc="2026-01-27T13:46:00Z">
        <w:r>
          <w:rPr>
            <w:sz w:val="20"/>
            <w:szCs w:val="22"/>
            <w:lang w:val="en-US"/>
          </w:rPr>
          <w:t xml:space="preserve"> KUH</w:t>
        </w:r>
      </w:ins>
      <w:ins w:id="125" w:author="Elinor Pejryd" w:date="2026-01-27T14:46:00Z">
        <w:r>
          <w:rPr>
            <w:sz w:val="20"/>
            <w:szCs w:val="22"/>
            <w:lang w:val="en-US"/>
          </w:rPr>
          <w:t xml:space="preserve"> shall not be named as a research principal or otherwise assume any </w:t>
        </w:r>
      </w:ins>
      <w:ins w:id="126" w:author="Elinor Pejryd" w:date="2026-01-27T14:46:00Z" w16du:dateUtc="2026-01-27T13:46:00Z">
        <w:r>
          <w:rPr>
            <w:sz w:val="20"/>
            <w:szCs w:val="22"/>
            <w:lang w:val="en-US"/>
          </w:rPr>
          <w:t xml:space="preserve">regulatory </w:t>
        </w:r>
      </w:ins>
      <w:ins w:id="127" w:author="Elinor Pejryd" w:date="2026-01-27T14:46:00Z">
        <w:r>
          <w:rPr>
            <w:sz w:val="20"/>
            <w:szCs w:val="22"/>
            <w:lang w:val="en-US"/>
          </w:rPr>
          <w:t xml:space="preserve">responsibility for the Project by virtue of this Agreement or the provision of funding to </w:t>
        </w:r>
      </w:ins>
      <w:ins w:id="128" w:author="Elinor Pejryd" w:date="2026-01-27T14:46:00Z" w16du:dateUtc="2026-01-27T13:46:00Z">
        <w:r>
          <w:rPr>
            <w:sz w:val="20"/>
            <w:szCs w:val="22"/>
            <w:lang w:val="en-US"/>
          </w:rPr>
          <w:t>TGI</w:t>
        </w:r>
      </w:ins>
      <w:ins w:id="129" w:author="Elinor Pejryd" w:date="2026-01-27T14:46:00Z">
        <w:r>
          <w:rPr>
            <w:sz w:val="20"/>
            <w:szCs w:val="22"/>
            <w:lang w:val="en-US"/>
          </w:rPr>
          <w:t>.</w:t>
        </w:r>
      </w:ins>
      <w:ins w:id="130" w:author="Elinor Pejryd" w:date="2026-01-27T14:46:00Z" w16du:dateUtc="2026-01-27T13:46:00Z">
        <w:r>
          <w:rPr>
            <w:sz w:val="20"/>
            <w:szCs w:val="22"/>
            <w:lang w:val="en-US"/>
          </w:rPr>
          <w:t xml:space="preserve"> </w:t>
        </w:r>
      </w:ins>
      <w:ins w:id="131" w:author="Elinor Pejryd" w:date="2026-01-16T10:27:00Z">
        <w:r>
          <w:rPr>
            <w:sz w:val="20"/>
            <w:szCs w:val="22"/>
            <w:lang w:val="en-US"/>
          </w:rPr>
          <w:t xml:space="preserve">All funds received by </w:t>
        </w:r>
      </w:ins>
      <w:ins w:id="132" w:author="Elinor Pejryd" w:date="2026-01-26T15:19:00Z">
        <w:r>
          <w:rPr>
            <w:sz w:val="20"/>
            <w:szCs w:val="22"/>
            <w:lang w:val="en-US"/>
          </w:rPr>
          <w:t>TG</w:t>
        </w:r>
      </w:ins>
      <w:ins w:id="133" w:author="Elinor Pejryd" w:date="2026-01-26T15:20:00Z">
        <w:r>
          <w:rPr>
            <w:sz w:val="20"/>
            <w:szCs w:val="22"/>
            <w:lang w:val="en-US"/>
          </w:rPr>
          <w:t xml:space="preserve">I from </w:t>
        </w:r>
      </w:ins>
      <w:ins w:id="134" w:author="Elinor Pejryd" w:date="2026-01-16T10:27:00Z">
        <w:r>
          <w:rPr>
            <w:sz w:val="20"/>
            <w:szCs w:val="22"/>
            <w:lang w:val="en-US"/>
          </w:rPr>
          <w:t xml:space="preserve">KUH under this Agreement shall be used exclusively to finance the performance of the Project by </w:t>
        </w:r>
      </w:ins>
      <w:ins w:id="135" w:author="Elinor Pejryd" w:date="2026-01-16T10:28:00Z">
        <w:r>
          <w:rPr>
            <w:sz w:val="20"/>
            <w:szCs w:val="22"/>
            <w:lang w:val="en-US"/>
          </w:rPr>
          <w:t>TGI</w:t>
        </w:r>
      </w:ins>
      <w:ins w:id="136" w:author="Elinor Pejryd" w:date="2026-01-16T10:27:00Z">
        <w:r>
          <w:rPr>
            <w:sz w:val="20"/>
            <w:szCs w:val="22"/>
            <w:lang w:val="en-US"/>
          </w:rPr>
          <w:t>.</w:t>
        </w:r>
      </w:ins>
    </w:p>
    <w:p w14:paraId="09F6F1A2" w14:textId="77777777" w:rsidR="00981FF1" w:rsidRPr="00684D9B" w:rsidRDefault="008C58D8" w:rsidP="007B11A2">
      <w:pPr>
        <w:keepNext/>
        <w:numPr>
          <w:ilvl w:val="0"/>
          <w:numId w:val="49"/>
        </w:numPr>
        <w:suppressLineNumbers/>
        <w:suppressAutoHyphens/>
        <w:autoSpaceDE w:val="0"/>
        <w:autoSpaceDN w:val="0"/>
        <w:adjustRightInd w:val="0"/>
        <w:spacing w:before="120"/>
        <w:ind w:left="714" w:hanging="357"/>
        <w:jc w:val="both"/>
        <w:rPr>
          <w:sz w:val="20"/>
          <w:szCs w:val="22"/>
          <w:lang w:val="en-GB"/>
        </w:rPr>
      </w:pPr>
      <w:ins w:id="137" w:author="Elinor Pejryd" w:date="2025-12-15T13:03:00Z">
        <w:r>
          <w:rPr>
            <w:sz w:val="20"/>
            <w:szCs w:val="22"/>
            <w:lang w:val="en-GB"/>
          </w:rPr>
          <w:t>TGI</w:t>
        </w:r>
      </w:ins>
      <w:del w:id="138" w:author="Elinor Pejryd" w:date="2025-12-15T13:03:00Z">
        <w:r>
          <w:rPr>
            <w:sz w:val="20"/>
            <w:szCs w:val="22"/>
            <w:lang w:val="en-GB"/>
          </w:rPr>
          <w:delText>The Parties</w:delText>
        </w:r>
      </w:del>
      <w:r>
        <w:rPr>
          <w:sz w:val="20"/>
          <w:szCs w:val="22"/>
          <w:lang w:val="en-GB"/>
        </w:rPr>
        <w:t xml:space="preserve"> wish</w:t>
      </w:r>
      <w:ins w:id="139" w:author="Elinor Pejryd" w:date="2025-12-15T13:03:00Z">
        <w:r>
          <w:rPr>
            <w:sz w:val="20"/>
            <w:szCs w:val="22"/>
            <w:lang w:val="en-GB"/>
          </w:rPr>
          <w:t>es</w:t>
        </w:r>
      </w:ins>
      <w:r>
        <w:rPr>
          <w:sz w:val="20"/>
          <w:szCs w:val="22"/>
          <w:lang w:val="en-GB"/>
        </w:rPr>
        <w:t xml:space="preserve"> to collaborate with K</w:t>
      </w:r>
      <w:ins w:id="140" w:author="Elinor Pejryd" w:date="2025-12-15T13:03:00Z">
        <w:r>
          <w:rPr>
            <w:sz w:val="20"/>
            <w:szCs w:val="22"/>
            <w:lang w:val="en-GB"/>
          </w:rPr>
          <w:t>UH</w:t>
        </w:r>
      </w:ins>
      <w:del w:id="141" w:author="Elinor Pejryd" w:date="2025-12-15T13:03:00Z">
        <w:r>
          <w:rPr>
            <w:sz w:val="20"/>
            <w:szCs w:val="22"/>
            <w:lang w:val="en-GB"/>
          </w:rPr>
          <w:delText>I</w:delText>
        </w:r>
      </w:del>
      <w:r>
        <w:rPr>
          <w:sz w:val="20"/>
          <w:szCs w:val="22"/>
          <w:lang w:val="en-GB"/>
        </w:rPr>
        <w:t xml:space="preserve"> to implement the Project and have therefore entered into this collaboration and subgrant agreement (hereinafter the “Agreement”) for the purpose of setting out the terms and conditions of the collaboration.</w:t>
      </w:r>
    </w:p>
    <w:p w14:paraId="61A08AEC" w14:textId="77777777" w:rsidR="00981FF1" w:rsidRPr="00684D9B" w:rsidRDefault="00981FF1" w:rsidP="007B11A2">
      <w:pPr>
        <w:pStyle w:val="Revision"/>
        <w:keepNext/>
        <w:suppressLineNumbers/>
        <w:suppressAutoHyphens/>
        <w:jc w:val="both"/>
        <w:rPr>
          <w:rFonts w:eastAsia="Times New Roman" w:cs="Times New Roman"/>
          <w:b w:val="0"/>
          <w:spacing w:val="0"/>
          <w:sz w:val="20"/>
          <w:szCs w:val="22"/>
          <w:lang w:eastAsia="sv-SE"/>
        </w:rPr>
      </w:pPr>
    </w:p>
    <w:p w14:paraId="66FE6CFA" w14:textId="77777777" w:rsidR="00FA6A7E" w:rsidRPr="00684D9B" w:rsidRDefault="00FA6A7E" w:rsidP="007B11A2">
      <w:pPr>
        <w:keepNext/>
        <w:suppressLineNumbers/>
        <w:suppressAutoHyphens/>
        <w:jc w:val="both"/>
        <w:rPr>
          <w:rFonts w:cs="Arial"/>
          <w:b/>
          <w:sz w:val="20"/>
          <w:szCs w:val="22"/>
          <w:lang w:val="en-GB"/>
        </w:rPr>
      </w:pPr>
      <w:r>
        <w:rPr>
          <w:rFonts w:cs="Arial"/>
          <w:b/>
          <w:sz w:val="20"/>
          <w:szCs w:val="22"/>
          <w:lang w:val="en-GB"/>
        </w:rPr>
        <w:t>NOW, THEREFORE, IT IS HEREBY AGREED AS FOLLOWS:</w:t>
      </w:r>
    </w:p>
    <w:p w14:paraId="49A7AC94" w14:textId="77777777" w:rsidR="00603856" w:rsidRPr="00684D9B" w:rsidRDefault="00603856" w:rsidP="007B11A2">
      <w:pPr>
        <w:pStyle w:val="Heading1"/>
        <w:suppressLineNumbers/>
        <w:suppressAutoHyphens/>
        <w:jc w:val="both"/>
        <w:rPr>
          <w:sz w:val="24"/>
          <w:szCs w:val="28"/>
          <w:lang w:val="en-GB"/>
        </w:rPr>
      </w:pPr>
      <w:bookmarkStart w:id="142" w:name="_Toc178569197"/>
      <w:bookmarkStart w:id="143" w:name="_Toc494278299"/>
      <w:r>
        <w:rPr>
          <w:sz w:val="24"/>
          <w:szCs w:val="28"/>
          <w:lang w:val="en-GB"/>
        </w:rPr>
        <w:t>Definitions</w:t>
      </w:r>
      <w:bookmarkEnd w:id="142"/>
      <w:bookmarkEnd w:id="143"/>
    </w:p>
    <w:p w14:paraId="409489F9" w14:textId="77777777" w:rsidR="006B180E" w:rsidRPr="00684D9B" w:rsidRDefault="006B180E" w:rsidP="007B11A2">
      <w:pPr>
        <w:keepNext/>
        <w:suppressLineNumbers/>
        <w:suppressAutoHyphens/>
        <w:jc w:val="both"/>
        <w:rPr>
          <w:sz w:val="20"/>
          <w:szCs w:val="22"/>
          <w:lang w:val="en-GB"/>
        </w:rPr>
      </w:pPr>
      <w:r>
        <w:rPr>
          <w:sz w:val="20"/>
          <w:szCs w:val="22"/>
          <w:lang w:val="en-GB"/>
        </w:rPr>
        <w:t>Words beginning with a capital letter shall have the meaning defined herein.</w:t>
      </w:r>
    </w:p>
    <w:p w14:paraId="1D7DF7FD" w14:textId="77777777" w:rsidR="009051D4" w:rsidRPr="00684D9B" w:rsidRDefault="009051D4" w:rsidP="007B11A2">
      <w:pPr>
        <w:pStyle w:val="Revision"/>
        <w:keepNext/>
        <w:suppressLineNumbers/>
        <w:suppressAutoHyphens/>
        <w:spacing w:before="120"/>
        <w:jc w:val="both"/>
        <w:rPr>
          <w:sz w:val="20"/>
          <w:szCs w:val="20"/>
        </w:rPr>
      </w:pPr>
      <w:r>
        <w:rPr>
          <w:sz w:val="20"/>
          <w:szCs w:val="20"/>
        </w:rPr>
        <w:t xml:space="preserve">“Access Rights” </w:t>
      </w:r>
      <w:r>
        <w:rPr>
          <w:b w:val="0"/>
          <w:sz w:val="20"/>
          <w:szCs w:val="20"/>
        </w:rPr>
        <w:t>means user rights to Background or Results.</w:t>
      </w:r>
    </w:p>
    <w:p w14:paraId="049F7949" w14:textId="77777777" w:rsidR="009051D4" w:rsidRPr="00684D9B" w:rsidRDefault="009051D4" w:rsidP="007B11A2">
      <w:pPr>
        <w:pStyle w:val="Revision"/>
        <w:keepNext/>
        <w:suppressLineNumbers/>
        <w:suppressAutoHyphens/>
        <w:spacing w:before="120"/>
        <w:jc w:val="both"/>
        <w:rPr>
          <w:sz w:val="20"/>
          <w:szCs w:val="20"/>
        </w:rPr>
      </w:pPr>
      <w:r>
        <w:rPr>
          <w:sz w:val="20"/>
          <w:szCs w:val="20"/>
        </w:rPr>
        <w:t>“Background”</w:t>
      </w:r>
      <w:r>
        <w:rPr>
          <w:b w:val="0"/>
          <w:sz w:val="20"/>
          <w:szCs w:val="20"/>
        </w:rPr>
        <w:t xml:space="preserve"> means any data, know-how or information which is held by the Parties prior to their accession to this Agreement, as well as copyrights or other intellectual property rights pertaining to such </w:t>
      </w:r>
      <w:r>
        <w:rPr>
          <w:b w:val="0"/>
          <w:sz w:val="20"/>
          <w:szCs w:val="20"/>
        </w:rPr>
        <w:lastRenderedPageBreak/>
        <w:t xml:space="preserve">information, the application for which has been filed before their accession to this Agreement and which is needed for carrying out the Project or for Use of the Results. </w:t>
      </w:r>
    </w:p>
    <w:p w14:paraId="74FC86DC" w14:textId="77777777" w:rsidR="0048547E" w:rsidRPr="00684D9B" w:rsidRDefault="0048547E" w:rsidP="007B11A2">
      <w:pPr>
        <w:pStyle w:val="MAQSText2"/>
        <w:keepNext/>
        <w:suppressLineNumbers/>
        <w:suppressAutoHyphens/>
        <w:spacing w:before="120" w:line="240" w:lineRule="auto"/>
        <w:ind w:left="0"/>
        <w:rPr>
          <w:rFonts w:cs="Arial"/>
          <w:lang w:val="en-US"/>
        </w:rPr>
      </w:pPr>
      <w:r>
        <w:rPr>
          <w:rFonts w:cs="Arial"/>
          <w:lang w:val="en-US"/>
        </w:rPr>
        <w:t>“</w:t>
      </w:r>
      <w:r>
        <w:rPr>
          <w:rFonts w:cs="Arial"/>
          <w:b/>
          <w:lang w:val="en-US"/>
        </w:rPr>
        <w:t>Data</w:t>
      </w:r>
      <w:r>
        <w:rPr>
          <w:rFonts w:cs="Arial"/>
          <w:lang w:val="en-US"/>
        </w:rPr>
        <w:t xml:space="preserve">” means the data collected in India under the scope of the Trial. </w:t>
      </w:r>
    </w:p>
    <w:p w14:paraId="16CE9F9C" w14:textId="77777777" w:rsidR="00D574BC" w:rsidRPr="00684D9B" w:rsidRDefault="00D574BC" w:rsidP="007B11A2">
      <w:pPr>
        <w:keepNext/>
        <w:suppressLineNumbers/>
        <w:suppressAutoHyphens/>
        <w:spacing w:before="120"/>
        <w:jc w:val="both"/>
        <w:rPr>
          <w:sz w:val="20"/>
          <w:szCs w:val="22"/>
          <w:lang w:val="en-GB"/>
        </w:rPr>
      </w:pPr>
      <w:r>
        <w:rPr>
          <w:b/>
          <w:sz w:val="20"/>
          <w:szCs w:val="22"/>
          <w:lang w:val="en-GB"/>
        </w:rPr>
        <w:t>“Exploitation”</w:t>
      </w:r>
      <w:r>
        <w:rPr>
          <w:sz w:val="20"/>
          <w:szCs w:val="22"/>
          <w:lang w:val="en-GB"/>
        </w:rPr>
        <w:t xml:space="preserve"> means the direct or indirect utilisation of Results, in particular through transfer or licensing by using them in further research activities other than those covered by the Project, or for developing, creating and marketing a product or process, or for creating and providing a service.</w:t>
      </w:r>
    </w:p>
    <w:p w14:paraId="0FCDD68D" w14:textId="77777777" w:rsidR="009051D4" w:rsidRPr="00684D9B" w:rsidRDefault="009051D4" w:rsidP="007B11A2">
      <w:pPr>
        <w:pStyle w:val="Revision"/>
        <w:keepNext/>
        <w:suppressLineNumbers/>
        <w:suppressAutoHyphens/>
        <w:spacing w:before="120"/>
        <w:jc w:val="both"/>
        <w:rPr>
          <w:b w:val="0"/>
          <w:sz w:val="20"/>
          <w:szCs w:val="20"/>
        </w:rPr>
      </w:pPr>
      <w:r>
        <w:rPr>
          <w:b w:val="0"/>
          <w:sz w:val="20"/>
          <w:szCs w:val="20"/>
        </w:rPr>
        <w:t>"</w:t>
      </w:r>
      <w:r>
        <w:rPr>
          <w:sz w:val="20"/>
          <w:szCs w:val="20"/>
        </w:rPr>
        <w:t>Funding Entity/ies</w:t>
      </w:r>
      <w:r>
        <w:rPr>
          <w:b w:val="0"/>
          <w:sz w:val="20"/>
          <w:szCs w:val="20"/>
        </w:rPr>
        <w:t>” means the organisation providing funding of the Project</w:t>
      </w:r>
      <w:ins w:id="144" w:author="Elinor Pejryd" w:date="2025-12-17T10:57:00Z">
        <w:r>
          <w:rPr>
            <w:b w:val="0"/>
            <w:sz w:val="20"/>
            <w:szCs w:val="20"/>
          </w:rPr>
          <w:t xml:space="preserve"> </w:t>
        </w:r>
        <w:r>
          <w:rPr>
            <w:b w:val="0"/>
            <w:sz w:val="20"/>
            <w:szCs w:val="22"/>
          </w:rPr>
          <w:t>through KUH</w:t>
        </w:r>
      </w:ins>
      <w:r>
        <w:rPr>
          <w:b w:val="0"/>
          <w:sz w:val="20"/>
          <w:szCs w:val="20"/>
        </w:rPr>
        <w:t xml:space="preserve">, in this case </w:t>
      </w:r>
      <w:ins w:id="145" w:author="Elinor Pejryd" w:date="2025-12-15T13:04:00Z">
        <w:del w:id="146" w:author="Martin Gerdin Wärnberg(5ml3)" w:date="2026-01-19T11:13:00Z">
          <w:r>
            <w:rPr>
              <w:b w:val="0"/>
              <w:sz w:val="20"/>
              <w:szCs w:val="22"/>
            </w:rPr>
            <w:delText>[</w:delText>
          </w:r>
          <w:r>
            <w:rPr>
              <w:b w:val="0"/>
              <w:sz w:val="20"/>
              <w:szCs w:val="22"/>
              <w:highlight w:val="yellow"/>
            </w:rPr>
            <w:delText>ange var finansieringen kommer ifrån</w:delText>
          </w:r>
          <w:r>
            <w:rPr>
              <w:b w:val="0"/>
              <w:sz w:val="20"/>
              <w:szCs w:val="22"/>
            </w:rPr>
            <w:delText>].</w:delText>
          </w:r>
        </w:del>
      </w:ins>
      <w:del w:id="147" w:author="Martin Gerdin Wärnberg(5ml3)" w:date="2026-01-19T11:13:00Z">
        <w:r>
          <w:rPr>
            <w:b w:val="0"/>
            <w:sz w:val="20"/>
            <w:szCs w:val="20"/>
          </w:rPr>
          <w:delText>the Swedish Research Council (</w:delText>
        </w:r>
        <w:r>
          <w:rPr>
            <w:b w:val="0"/>
            <w:i/>
            <w:sz w:val="20"/>
            <w:szCs w:val="20"/>
          </w:rPr>
          <w:delText>Vetenskapsrådet</w:delText>
        </w:r>
        <w:r>
          <w:rPr>
            <w:b w:val="0"/>
            <w:sz w:val="20"/>
            <w:szCs w:val="20"/>
          </w:rPr>
          <w:delText>) and the Laerdal Foundation.</w:delText>
        </w:r>
      </w:del>
      <w:ins w:id="148" w:author="Martin Gerdin Wärnberg(5ml3)" w:date="2026-01-19T11:13:00Z">
        <w:r>
          <w:rPr>
            <w:b w:val="0"/>
            <w:sz w:val="20"/>
            <w:szCs w:val="22"/>
          </w:rPr>
          <w:t>Region Stockholm (ALF-funding).</w:t>
        </w:r>
      </w:ins>
    </w:p>
    <w:p w14:paraId="66AC9F82" w14:textId="77777777" w:rsidR="0048547E" w:rsidRPr="00684D9B" w:rsidRDefault="0048547E" w:rsidP="007B11A2">
      <w:pPr>
        <w:keepNext/>
        <w:suppressLineNumbers/>
        <w:suppressAutoHyphens/>
        <w:spacing w:before="120"/>
        <w:jc w:val="both"/>
        <w:rPr>
          <w:rFonts w:cs="Arial"/>
          <w:sz w:val="20"/>
          <w:szCs w:val="20"/>
          <w:lang w:val="en-GB"/>
        </w:rPr>
      </w:pPr>
      <w:r>
        <w:rPr>
          <w:rFonts w:cs="Arial"/>
          <w:b/>
          <w:sz w:val="20"/>
          <w:szCs w:val="20"/>
          <w:lang w:val="en-GB"/>
        </w:rPr>
        <w:t xml:space="preserve">“Individual Result” </w:t>
      </w:r>
      <w:r>
        <w:rPr>
          <w:rFonts w:cs="Arial"/>
          <w:bCs/>
          <w:sz w:val="20"/>
          <w:szCs w:val="20"/>
          <w:lang w:val="en-GB"/>
        </w:rPr>
        <w:t>means a</w:t>
      </w:r>
      <w:r>
        <w:rPr>
          <w:rFonts w:cs="Arial"/>
          <w:b/>
          <w:sz w:val="20"/>
          <w:szCs w:val="20"/>
          <w:lang w:val="en-GB"/>
        </w:rPr>
        <w:t xml:space="preserve"> </w:t>
      </w:r>
      <w:r>
        <w:rPr>
          <w:rFonts w:cs="Arial"/>
          <w:sz w:val="20"/>
          <w:szCs w:val="20"/>
          <w:lang w:val="en-GB"/>
        </w:rPr>
        <w:t>Result which a Party can demonstrate has been generated solely by such Party or independently of any collaboration with the other Party.</w:t>
      </w:r>
    </w:p>
    <w:p w14:paraId="07703897" w14:textId="77777777" w:rsidR="009051D4" w:rsidRPr="00684D9B" w:rsidRDefault="009051D4" w:rsidP="007B11A2">
      <w:pPr>
        <w:keepNext/>
        <w:suppressLineNumbers/>
        <w:suppressAutoHyphens/>
        <w:spacing w:before="120"/>
        <w:jc w:val="both"/>
        <w:rPr>
          <w:rFonts w:cs="Arial"/>
          <w:sz w:val="20"/>
          <w:szCs w:val="20"/>
          <w:lang w:val="en-GB"/>
        </w:rPr>
      </w:pPr>
      <w:r>
        <w:rPr>
          <w:rFonts w:cs="Arial"/>
          <w:b/>
          <w:sz w:val="20"/>
          <w:szCs w:val="20"/>
          <w:lang w:val="en-GB"/>
        </w:rPr>
        <w:t>“Needed”</w:t>
      </w:r>
      <w:r>
        <w:rPr>
          <w:rFonts w:cs="Arial"/>
          <w:sz w:val="20"/>
          <w:szCs w:val="20"/>
          <w:lang w:val="en-GB"/>
        </w:rPr>
        <w:t xml:space="preserve"> means:</w:t>
      </w:r>
    </w:p>
    <w:p w14:paraId="77379DB8" w14:textId="77777777" w:rsidR="009051D4" w:rsidRPr="00684D9B" w:rsidRDefault="009051D4" w:rsidP="007B11A2">
      <w:pPr>
        <w:keepNext/>
        <w:numPr>
          <w:ilvl w:val="0"/>
          <w:numId w:val="4"/>
        </w:numPr>
        <w:suppressLineNumbers/>
        <w:suppressAutoHyphens/>
        <w:jc w:val="both"/>
        <w:rPr>
          <w:rFonts w:cs="Arial"/>
          <w:sz w:val="20"/>
          <w:szCs w:val="20"/>
          <w:lang w:val="en-GB"/>
        </w:rPr>
      </w:pPr>
      <w:r>
        <w:rPr>
          <w:rFonts w:cs="Arial"/>
          <w:sz w:val="20"/>
          <w:szCs w:val="20"/>
          <w:lang w:val="en-GB"/>
        </w:rPr>
        <w:t>for the implementation of the Project: Access Rights are Needed if, without the grant of such Access Rights, carrying out the Project related tasks by the recipient Party would be impossible, significantly delayed, or require significant additional financial or human resources.</w:t>
      </w:r>
    </w:p>
    <w:p w14:paraId="2BAA83C5" w14:textId="77777777" w:rsidR="009051D4" w:rsidRPr="00684D9B" w:rsidRDefault="009051D4" w:rsidP="007B11A2">
      <w:pPr>
        <w:keepNext/>
        <w:numPr>
          <w:ilvl w:val="0"/>
          <w:numId w:val="4"/>
        </w:numPr>
        <w:suppressLineNumbers/>
        <w:suppressAutoHyphens/>
        <w:jc w:val="both"/>
        <w:rPr>
          <w:rFonts w:cs="Arial"/>
          <w:sz w:val="20"/>
          <w:szCs w:val="20"/>
          <w:lang w:val="en-GB"/>
        </w:rPr>
      </w:pPr>
      <w:r>
        <w:rPr>
          <w:rFonts w:cs="Arial"/>
          <w:sz w:val="20"/>
          <w:szCs w:val="20"/>
          <w:lang w:val="en-GB"/>
        </w:rPr>
        <w:t>for Use of own Results: Access Rights are Needed if, without the grant of such Access Rights, the Use of own Results would be technically or legally impossible.</w:t>
      </w:r>
    </w:p>
    <w:p w14:paraId="478DF402" w14:textId="77777777" w:rsidR="0048547E" w:rsidRPr="00684D9B" w:rsidRDefault="0048547E" w:rsidP="007B11A2">
      <w:pPr>
        <w:keepNext/>
        <w:suppressLineNumbers/>
        <w:suppressAutoHyphens/>
        <w:spacing w:before="120"/>
        <w:jc w:val="both"/>
        <w:rPr>
          <w:rFonts w:cs="Arial"/>
          <w:b/>
          <w:sz w:val="20"/>
          <w:szCs w:val="20"/>
          <w:lang w:val="en-GB"/>
        </w:rPr>
      </w:pPr>
      <w:r>
        <w:rPr>
          <w:rFonts w:cs="Arial"/>
          <w:b/>
          <w:sz w:val="20"/>
          <w:szCs w:val="20"/>
          <w:lang w:val="en-GB"/>
        </w:rPr>
        <w:t xml:space="preserve">“Personal Data” </w:t>
      </w:r>
      <w:r>
        <w:rPr>
          <w:rFonts w:cs="Arial"/>
          <w:bCs/>
          <w:sz w:val="20"/>
          <w:szCs w:val="20"/>
          <w:lang w:val="en-GB"/>
        </w:rPr>
        <w:t>means any information relating to an identified or identifiable natural person (‘data subject’); as this term is defined under Regulation (EU) 2016/679 of the European Parliament and of the Council of 27 April 2016 on the protection of natural persons with regard to the processing of personal data and on the free movement of such data, and repealing Directive 95/46/EC (General Data Protection Regulation, hereinafter “GDPR”).</w:t>
      </w:r>
    </w:p>
    <w:p w14:paraId="2BD6C998" w14:textId="18F5C48D" w:rsidR="005B4BE1" w:rsidRPr="00684D9B" w:rsidDel="003E6741" w:rsidRDefault="005B4BE1" w:rsidP="007B11A2">
      <w:pPr>
        <w:pStyle w:val="Revision"/>
        <w:keepNext/>
        <w:suppressLineNumbers/>
        <w:suppressAutoHyphens/>
        <w:spacing w:before="120"/>
        <w:jc w:val="both"/>
        <w:rPr>
          <w:del w:id="149" w:author="Abhinav Bassi" w:date="2026-10-05T14:43:00Z" w16du:dateUtc="2026-10-05T09:13:00Z"/>
          <w:b w:val="0"/>
          <w:sz w:val="20"/>
          <w:szCs w:val="20"/>
        </w:rPr>
      </w:pPr>
      <w:del w:id="150" w:author="Abhinav Bassi" w:date="2026-10-05T14:43:00Z" w16du:dateUtc="2026-10-05T09:13:00Z">
        <w:r w:rsidDel="003E6741">
          <w:rPr>
            <w:sz w:val="20"/>
            <w:szCs w:val="20"/>
            <w:highlight w:val="yellow"/>
          </w:rPr>
          <w:delText xml:space="preserve">“Project Leader” </w:delText>
        </w:r>
        <w:r w:rsidDel="003E6741">
          <w:rPr>
            <w:b w:val="0"/>
            <w:bCs/>
            <w:sz w:val="20"/>
            <w:szCs w:val="20"/>
            <w:highlight w:val="yellow"/>
          </w:rPr>
          <w:delText>means</w:delText>
        </w:r>
        <w:r w:rsidDel="003E6741">
          <w:rPr>
            <w:sz w:val="20"/>
            <w:szCs w:val="20"/>
            <w:highlight w:val="yellow"/>
          </w:rPr>
          <w:delText xml:space="preserve"> </w:delText>
        </w:r>
        <w:r w:rsidDel="003E6741">
          <w:rPr>
            <w:b w:val="0"/>
            <w:bCs/>
            <w:sz w:val="20"/>
            <w:szCs w:val="20"/>
            <w:highlight w:val="yellow"/>
          </w:rPr>
          <w:delText>K</w:delText>
        </w:r>
      </w:del>
      <w:ins w:id="151" w:author="Elinor Pejryd" w:date="2026-01-16T11:48:00Z">
        <w:del w:id="152" w:author="Abhinav Bassi" w:date="2026-10-05T14:43:00Z" w16du:dateUtc="2026-10-05T09:13:00Z">
          <w:r w:rsidDel="003E6741">
            <w:rPr>
              <w:b w:val="0"/>
              <w:bCs/>
              <w:sz w:val="20"/>
              <w:szCs w:val="20"/>
              <w:highlight w:val="yellow"/>
            </w:rPr>
            <w:delText xml:space="preserve">arolinska </w:delText>
          </w:r>
        </w:del>
      </w:ins>
      <w:del w:id="153" w:author="Abhinav Bassi" w:date="2026-10-05T14:43:00Z" w16du:dateUtc="2026-10-05T09:13:00Z">
        <w:r w:rsidDel="003E6741">
          <w:rPr>
            <w:b w:val="0"/>
            <w:bCs/>
            <w:sz w:val="20"/>
            <w:szCs w:val="20"/>
            <w:highlight w:val="yellow"/>
          </w:rPr>
          <w:delText>I</w:delText>
        </w:r>
      </w:del>
      <w:ins w:id="154" w:author="Elinor Pejryd" w:date="2026-01-16T11:48:00Z">
        <w:del w:id="155" w:author="Abhinav Bassi" w:date="2026-10-05T14:43:00Z" w16du:dateUtc="2026-10-05T09:13:00Z">
          <w:r w:rsidDel="003E6741">
            <w:rPr>
              <w:b w:val="0"/>
              <w:bCs/>
              <w:sz w:val="20"/>
              <w:szCs w:val="20"/>
              <w:highlight w:val="yellow"/>
            </w:rPr>
            <w:delText>nstitutet</w:delText>
          </w:r>
        </w:del>
      </w:ins>
      <w:del w:id="156" w:author="Abhinav Bassi" w:date="2026-10-05T14:43:00Z" w16du:dateUtc="2026-10-05T09:13:00Z">
        <w:r w:rsidDel="003E6741">
          <w:rPr>
            <w:b w:val="0"/>
            <w:bCs/>
            <w:sz w:val="20"/>
            <w:szCs w:val="20"/>
            <w:highlight w:val="yellow"/>
          </w:rPr>
          <w:delText>,</w:delText>
        </w:r>
      </w:del>
      <w:ins w:id="157" w:author="Elinor Pejryd" w:date="2025-12-15T13:09:00Z">
        <w:del w:id="158" w:author="Abhinav Bassi" w:date="2026-10-05T14:43:00Z" w16du:dateUtc="2026-10-05T09:13:00Z">
          <w:r w:rsidDel="003E6741">
            <w:rPr>
              <w:b w:val="0"/>
              <w:bCs/>
              <w:sz w:val="20"/>
              <w:szCs w:val="20"/>
              <w:highlight w:val="yellow"/>
            </w:rPr>
            <w:delText xml:space="preserve"> who is the responsible research principal for the Project.</w:delText>
          </w:r>
        </w:del>
      </w:ins>
      <w:del w:id="159" w:author="Abhinav Bassi" w:date="2026-10-05T14:43:00Z" w16du:dateUtc="2026-10-05T09:13:00Z">
        <w:r w:rsidDel="003E6741">
          <w:rPr>
            <w:b w:val="0"/>
            <w:bCs/>
            <w:sz w:val="20"/>
            <w:szCs w:val="20"/>
            <w:highlight w:val="yellow"/>
          </w:rPr>
          <w:delText xml:space="preserve"> the recipient of the Research Grant that is</w:delText>
        </w:r>
        <w:r w:rsidDel="003E6741">
          <w:rPr>
            <w:sz w:val="20"/>
            <w:szCs w:val="20"/>
            <w:highlight w:val="yellow"/>
          </w:rPr>
          <w:delText xml:space="preserve"> </w:delText>
        </w:r>
        <w:r w:rsidDel="003E6741">
          <w:rPr>
            <w:b w:val="0"/>
            <w:sz w:val="20"/>
            <w:szCs w:val="20"/>
            <w:highlight w:val="yellow"/>
          </w:rPr>
          <w:delText>responsible for the administration of the Research Grant, the planning and implementation of activities according to the application approved by the Funding Entities.</w:delText>
        </w:r>
      </w:del>
    </w:p>
    <w:p w14:paraId="6A009007" w14:textId="77777777" w:rsidR="0048547E" w:rsidRPr="00684D9B" w:rsidRDefault="0048547E" w:rsidP="007B11A2">
      <w:pPr>
        <w:pStyle w:val="Revision"/>
        <w:keepNext/>
        <w:suppressLineNumbers/>
        <w:suppressAutoHyphens/>
        <w:spacing w:before="120"/>
        <w:jc w:val="both"/>
        <w:rPr>
          <w:b w:val="0"/>
          <w:sz w:val="20"/>
          <w:szCs w:val="20"/>
        </w:rPr>
      </w:pPr>
      <w:r>
        <w:rPr>
          <w:sz w:val="20"/>
          <w:szCs w:val="20"/>
        </w:rPr>
        <w:t>“Project Plan”</w:t>
      </w:r>
      <w:r>
        <w:rPr>
          <w:b w:val="0"/>
          <w:sz w:val="20"/>
          <w:szCs w:val="20"/>
        </w:rPr>
        <w:t xml:space="preserve"> means the Protocol as first defined in Schedule 1.</w:t>
      </w:r>
    </w:p>
    <w:p w14:paraId="32A24525" w14:textId="3B7BF5BE" w:rsidR="0048547E" w:rsidRPr="00684D9B" w:rsidRDefault="0048547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Protocol</w:t>
      </w:r>
      <w:r>
        <w:rPr>
          <w:rFonts w:cs="Arial"/>
          <w:lang w:val="en-GB"/>
        </w:rPr>
        <w:t xml:space="preserve">” means the description of the Trial developed jointly by </w:t>
      </w:r>
      <w:ins w:id="160" w:author="Elinor Pejryd" w:date="2026-01-16T11:48:00Z">
        <w:r>
          <w:rPr>
            <w:rFonts w:cs="Arial"/>
            <w:lang w:val="en-GB"/>
          </w:rPr>
          <w:t xml:space="preserve">the </w:t>
        </w:r>
        <w:del w:id="161" w:author="Abhinav Bassi" w:date="2026-10-05T14:44:00Z" w16du:dateUtc="2026-10-05T09:14:00Z">
          <w:r w:rsidDel="008555C4">
            <w:rPr>
              <w:rFonts w:cs="Arial"/>
              <w:lang w:val="en-GB"/>
            </w:rPr>
            <w:delText>Project Leader</w:delText>
          </w:r>
        </w:del>
      </w:ins>
      <w:del w:id="162" w:author="Abhinav Bassi" w:date="2026-10-05T14:44:00Z" w16du:dateUtc="2026-10-05T09:14:00Z">
        <w:r w:rsidDel="008555C4">
          <w:rPr>
            <w:rFonts w:cs="Arial"/>
            <w:lang w:val="en-GB"/>
          </w:rPr>
          <w:delText>KI and TGI</w:delText>
        </w:r>
      </w:del>
      <w:ins w:id="163" w:author="Abhinav Bassi" w:date="2026-10-05T14:44:00Z" w16du:dateUtc="2026-10-05T09:14:00Z">
        <w:r w:rsidR="008555C4">
          <w:rPr>
            <w:rFonts w:cs="Arial"/>
            <w:lang w:val="en-GB"/>
          </w:rPr>
          <w:t>Parties</w:t>
        </w:r>
      </w:ins>
      <w:r>
        <w:rPr>
          <w:rFonts w:cs="Arial"/>
          <w:lang w:val="en-GB"/>
        </w:rPr>
        <w:t>, and all amendments thereto as the Parties may from time to time agree. Such amendments will form an integral part of this Agreement.</w:t>
      </w:r>
    </w:p>
    <w:p w14:paraId="164365CD" w14:textId="77777777" w:rsidR="009051D4" w:rsidRPr="00684D9B" w:rsidRDefault="009051D4" w:rsidP="007B11A2">
      <w:pPr>
        <w:keepNext/>
        <w:suppressLineNumbers/>
        <w:suppressAutoHyphens/>
        <w:spacing w:before="120"/>
        <w:jc w:val="both"/>
        <w:rPr>
          <w:rFonts w:cs="Arial"/>
          <w:sz w:val="20"/>
          <w:szCs w:val="20"/>
          <w:lang w:val="en-GB"/>
        </w:rPr>
      </w:pPr>
      <w:r>
        <w:rPr>
          <w:rFonts w:cs="Arial"/>
          <w:b/>
          <w:sz w:val="20"/>
          <w:szCs w:val="20"/>
          <w:lang w:val="en-GB"/>
        </w:rPr>
        <w:t xml:space="preserve">“Results” </w:t>
      </w:r>
      <w:r>
        <w:rPr>
          <w:rFonts w:cs="Arial"/>
          <w:sz w:val="20"/>
          <w:szCs w:val="20"/>
          <w:lang w:val="en-GB"/>
        </w:rPr>
        <w:t xml:space="preserve">means any tangible or intangible output of the Project such as data, knowledge or information, whatever its form or nature, whether it can be protected or not, that is generated under the Project, as well as any rights attached to it, including intellectual property rights. </w:t>
      </w:r>
    </w:p>
    <w:p w14:paraId="32A51648" w14:textId="77777777" w:rsidR="0048547E" w:rsidRPr="00684D9B" w:rsidRDefault="0048547E" w:rsidP="007B11A2">
      <w:pPr>
        <w:keepNext/>
        <w:suppressLineNumbers/>
        <w:suppressAutoHyphens/>
        <w:spacing w:before="120"/>
        <w:jc w:val="both"/>
        <w:rPr>
          <w:rFonts w:cs="Arial"/>
          <w:bCs/>
          <w:sz w:val="20"/>
          <w:szCs w:val="20"/>
          <w:lang w:val="en-GB"/>
        </w:rPr>
      </w:pPr>
      <w:r>
        <w:rPr>
          <w:rFonts w:cs="Arial"/>
          <w:b/>
          <w:sz w:val="20"/>
          <w:szCs w:val="20"/>
          <w:lang w:val="en-GB"/>
        </w:rPr>
        <w:t xml:space="preserve">“Study Coordinator” </w:t>
      </w:r>
      <w:r>
        <w:rPr>
          <w:rFonts w:cs="Arial"/>
          <w:bCs/>
          <w:sz w:val="20"/>
          <w:szCs w:val="20"/>
          <w:lang w:val="en-GB"/>
        </w:rPr>
        <w:t xml:space="preserve">means </w:t>
      </w:r>
      <w:r>
        <w:rPr>
          <w:rFonts w:cs="Arial"/>
          <w:sz w:val="20"/>
          <w:szCs w:val="20"/>
          <w:lang w:val="en-GB"/>
        </w:rPr>
        <w:t>TGI</w:t>
      </w:r>
      <w:r>
        <w:rPr>
          <w:rFonts w:cs="Arial"/>
          <w:bCs/>
          <w:sz w:val="20"/>
          <w:szCs w:val="20"/>
          <w:lang w:val="en-GB"/>
        </w:rPr>
        <w:t xml:space="preserve"> as the organization responsible for the initiation, coordination and management of the Trial in India in accordance with applicable national laws, GCP and the Protocol.</w:t>
      </w:r>
    </w:p>
    <w:p w14:paraId="0254937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Study Site</w:t>
      </w:r>
      <w:r>
        <w:rPr>
          <w:rFonts w:cs="Arial"/>
          <w:lang w:val="en-GB"/>
        </w:rPr>
        <w:t>” means any hospital or clinic in India involved by TGI in the conduct of the Trial under TGI’s responsibility.</w:t>
      </w:r>
    </w:p>
    <w:p w14:paraId="01A9DE6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Subject</w:t>
      </w:r>
      <w:r>
        <w:rPr>
          <w:rFonts w:cs="Arial"/>
          <w:lang w:val="en-GB"/>
        </w:rPr>
        <w:t>” means a person recruited to participate in the Trial.</w:t>
      </w:r>
    </w:p>
    <w:p w14:paraId="6CC5C24D"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US"/>
        </w:rPr>
      </w:pPr>
      <w:r>
        <w:rPr>
          <w:rFonts w:cs="Arial"/>
          <w:b/>
          <w:bCs/>
          <w:lang w:val="en-GB"/>
        </w:rPr>
        <w:t>“Trial”</w:t>
      </w:r>
      <w:r>
        <w:rPr>
          <w:rFonts w:cs="Arial"/>
          <w:lang w:val="en-US"/>
        </w:rPr>
        <w:t xml:space="preserve"> means the academic driven, multicentre, prospective cluster randomized clinical trial of Advanced Trauma Life Support compared to standard care </w:t>
      </w:r>
      <w:r>
        <w:rPr>
          <w:rFonts w:cs="Arial"/>
          <w:highlight w:val="green"/>
          <w:lang w:val="en-US"/>
        </w:rPr>
        <w:t>(clinicaltrials.gov NCT05417243)</w:t>
      </w:r>
      <w:r>
        <w:rPr>
          <w:rFonts w:cs="Arial"/>
          <w:lang w:val="en-US"/>
        </w:rPr>
        <w:t xml:space="preserve"> conducted by TGI in India pursuant to this Agreement.</w:t>
      </w:r>
    </w:p>
    <w:p w14:paraId="79BBED3D" w14:textId="77777777" w:rsidR="0048547E" w:rsidRPr="000936EB" w:rsidRDefault="0048547E" w:rsidP="007B11A2">
      <w:pPr>
        <w:keepNext/>
        <w:suppressLineNumbers/>
        <w:suppressAutoHyphens/>
        <w:jc w:val="both"/>
        <w:rPr>
          <w:sz w:val="20"/>
          <w:szCs w:val="22"/>
          <w:lang w:val="en-US"/>
        </w:rPr>
      </w:pPr>
    </w:p>
    <w:p w14:paraId="39893220" w14:textId="77777777" w:rsidR="00F8702E" w:rsidRPr="00684D9B" w:rsidRDefault="00F8702E" w:rsidP="007B11A2">
      <w:pPr>
        <w:pStyle w:val="MAQSHeading2"/>
        <w:numPr>
          <w:ilvl w:val="0"/>
          <w:numId w:val="0"/>
        </w:numPr>
        <w:suppressLineNumbers/>
        <w:suppressAutoHyphens/>
        <w:spacing w:before="0" w:after="0" w:line="240" w:lineRule="auto"/>
        <w:jc w:val="both"/>
        <w:rPr>
          <w:rFonts w:cs="Arial"/>
          <w:lang w:val="en-GB"/>
        </w:rPr>
      </w:pPr>
      <w:r>
        <w:rPr>
          <w:rFonts w:cs="Arial"/>
          <w:b w:val="0"/>
          <w:lang w:val="en-GB"/>
        </w:rPr>
        <w:t>Any reference to a statutory provision, code or guidance shall be deemed to include reference to any statutory modification or re-enactment of it.</w:t>
      </w:r>
    </w:p>
    <w:p w14:paraId="5F54BDEE" w14:textId="77777777" w:rsidR="008518FC" w:rsidRPr="00684D9B" w:rsidRDefault="008518FC" w:rsidP="007B11A2">
      <w:pPr>
        <w:pStyle w:val="Heading1"/>
        <w:suppressLineNumbers/>
        <w:suppressAutoHyphens/>
        <w:jc w:val="both"/>
        <w:rPr>
          <w:sz w:val="24"/>
          <w:szCs w:val="28"/>
          <w:lang w:val="en-GB"/>
        </w:rPr>
      </w:pPr>
      <w:bookmarkStart w:id="164" w:name="_Toc178569200"/>
      <w:bookmarkStart w:id="165" w:name="_Toc494278300"/>
      <w:r>
        <w:rPr>
          <w:sz w:val="24"/>
          <w:szCs w:val="28"/>
          <w:lang w:val="en-GB"/>
        </w:rPr>
        <w:t>Purpose</w:t>
      </w:r>
      <w:bookmarkEnd w:id="164"/>
      <w:bookmarkEnd w:id="165"/>
    </w:p>
    <w:p w14:paraId="5107382A" w14:textId="77777777" w:rsidR="008518FC" w:rsidRPr="00684D9B" w:rsidRDefault="008518FC" w:rsidP="007B11A2">
      <w:pPr>
        <w:keepNext/>
        <w:suppressLineNumbers/>
        <w:suppressAutoHyphens/>
        <w:jc w:val="both"/>
        <w:rPr>
          <w:sz w:val="20"/>
          <w:szCs w:val="22"/>
          <w:lang w:val="en-GB"/>
        </w:rPr>
      </w:pPr>
      <w:r>
        <w:rPr>
          <w:sz w:val="20"/>
          <w:szCs w:val="22"/>
          <w:lang w:val="en-GB"/>
        </w:rPr>
        <w:t xml:space="preserve">The purpose of this Agreement is to specify with respect to the Project the relationship among the Parties, in particular concerning the </w:t>
      </w:r>
      <w:del w:id="166" w:author="Elinor Pejryd" w:date="2026-01-16T11:49:00Z">
        <w:r>
          <w:rPr>
            <w:sz w:val="20"/>
            <w:szCs w:val="22"/>
            <w:lang w:val="en-GB"/>
          </w:rPr>
          <w:delText xml:space="preserve">organisation </w:delText>
        </w:r>
      </w:del>
      <w:ins w:id="167" w:author="Elinor Pejryd" w:date="2026-01-16T11:49:00Z">
        <w:r>
          <w:rPr>
            <w:sz w:val="20"/>
            <w:szCs w:val="22"/>
            <w:lang w:val="en-GB"/>
          </w:rPr>
          <w:t xml:space="preserve">division </w:t>
        </w:r>
      </w:ins>
      <w:r>
        <w:rPr>
          <w:sz w:val="20"/>
          <w:szCs w:val="22"/>
          <w:lang w:val="en-GB"/>
        </w:rPr>
        <w:t xml:space="preserve">of </w:t>
      </w:r>
      <w:ins w:id="168" w:author="Elinor Pejryd" w:date="2026-01-16T11:50:00Z">
        <w:r>
          <w:rPr>
            <w:sz w:val="20"/>
            <w:szCs w:val="22"/>
            <w:lang w:val="en-GB"/>
          </w:rPr>
          <w:t>responsibilities</w:t>
        </w:r>
      </w:ins>
      <w:del w:id="169" w:author="Elinor Pejryd" w:date="2026-01-16T11:49:00Z">
        <w:r>
          <w:rPr>
            <w:sz w:val="20"/>
            <w:szCs w:val="22"/>
            <w:lang w:val="en-GB"/>
          </w:rPr>
          <w:delText>the work</w:delText>
        </w:r>
      </w:del>
      <w:r>
        <w:rPr>
          <w:sz w:val="20"/>
          <w:szCs w:val="22"/>
          <w:lang w:val="en-GB"/>
        </w:rPr>
        <w:t xml:space="preserve"> between the Parties, the management of </w:t>
      </w:r>
      <w:r>
        <w:rPr>
          <w:sz w:val="20"/>
          <w:szCs w:val="22"/>
          <w:lang w:val="en-GB"/>
        </w:rPr>
        <w:lastRenderedPageBreak/>
        <w:t>the Project and the rights and obligations of the Parties concerning inter alia liability, intellectual property rights and dispute resolution.</w:t>
      </w:r>
    </w:p>
    <w:p w14:paraId="1D0281E5" w14:textId="77777777" w:rsidR="008518FC" w:rsidRPr="00684D9B" w:rsidRDefault="008518FC" w:rsidP="007B11A2">
      <w:pPr>
        <w:pStyle w:val="Heading1"/>
        <w:suppressLineNumbers/>
        <w:suppressAutoHyphens/>
        <w:jc w:val="both"/>
        <w:rPr>
          <w:sz w:val="24"/>
          <w:szCs w:val="28"/>
          <w:lang w:val="en-GB"/>
        </w:rPr>
      </w:pPr>
      <w:bookmarkStart w:id="170" w:name="_Toc178569201"/>
      <w:bookmarkStart w:id="171" w:name="_Toc494278301"/>
      <w:r>
        <w:rPr>
          <w:sz w:val="24"/>
          <w:szCs w:val="28"/>
          <w:lang w:val="en-GB"/>
        </w:rPr>
        <w:t>Duration</w:t>
      </w:r>
      <w:bookmarkEnd w:id="170"/>
      <w:bookmarkEnd w:id="171"/>
      <w:r>
        <w:rPr>
          <w:sz w:val="24"/>
          <w:szCs w:val="28"/>
          <w:lang w:val="en-GB"/>
        </w:rPr>
        <w:t xml:space="preserve"> and termination</w:t>
      </w:r>
    </w:p>
    <w:p w14:paraId="043DF17B" w14:textId="17ADF7EC" w:rsidR="00F8702E" w:rsidRPr="00684D9B" w:rsidRDefault="00F8702E" w:rsidP="007B11A2">
      <w:pPr>
        <w:pStyle w:val="Heading2"/>
        <w:suppressLineNumbers/>
        <w:suppressAutoHyphens/>
        <w:jc w:val="both"/>
        <w:rPr>
          <w:rFonts w:cs="Times New Roman"/>
          <w:b w:val="0"/>
          <w:bCs w:val="0"/>
          <w:iCs w:val="0"/>
          <w:sz w:val="20"/>
          <w:szCs w:val="22"/>
          <w:lang w:val="en-GB"/>
        </w:rPr>
      </w:pPr>
      <w:r>
        <w:rPr>
          <w:rFonts w:cs="Times New Roman"/>
          <w:b w:val="0"/>
          <w:bCs w:val="0"/>
          <w:iCs w:val="0"/>
          <w:sz w:val="20"/>
          <w:szCs w:val="22"/>
          <w:lang w:val="en-GB"/>
        </w:rPr>
        <w:t xml:space="preserve">This Agreement shall have effect from the Effective Date identified at the beginning of this Agreement and shall continue in full force and effect until </w:t>
      </w:r>
      <w:r>
        <w:rPr>
          <w:rFonts w:cs="Times New Roman"/>
          <w:b w:val="0"/>
          <w:bCs w:val="0"/>
          <w:iCs w:val="0"/>
          <w:sz w:val="20"/>
          <w:szCs w:val="22"/>
          <w:highlight w:val="yellow"/>
          <w:lang w:val="en-GB"/>
        </w:rPr>
        <w:t>31 December 2029</w:t>
      </w:r>
      <w:r>
        <w:rPr>
          <w:rFonts w:cs="Times New Roman"/>
          <w:b w:val="0"/>
          <w:bCs w:val="0"/>
          <w:iCs w:val="0"/>
          <w:sz w:val="20"/>
          <w:szCs w:val="22"/>
          <w:lang w:val="en-GB"/>
        </w:rPr>
        <w:t xml:space="preserve"> or until complete fulfilment of all obligations undertaken by the Parties under this Agreement. However, this Agreement may be terminated earlier in accordance with the terms of this Agreement and the </w:t>
      </w:r>
      <w:r>
        <w:rPr>
          <w:rFonts w:cs="Times New Roman"/>
          <w:b w:val="0"/>
          <w:bCs w:val="0"/>
          <w:iCs w:val="0"/>
          <w:sz w:val="20"/>
          <w:szCs w:val="22"/>
          <w:highlight w:val="yellow"/>
          <w:lang w:val="en-GB"/>
        </w:rPr>
        <w:t>General Terms and Conditions of the Research Grant as included in Schedule 2</w:t>
      </w:r>
      <w:r>
        <w:rPr>
          <w:rFonts w:cs="Times New Roman"/>
          <w:b w:val="0"/>
          <w:bCs w:val="0"/>
          <w:iCs w:val="0"/>
          <w:sz w:val="20"/>
          <w:szCs w:val="22"/>
          <w:lang w:val="en-GB"/>
        </w:rPr>
        <w:t xml:space="preserve"> of this Agreement</w:t>
      </w:r>
      <w:ins w:id="172" w:author="Elinor Pejryd" w:date="2026-01-16T10:30:00Z">
        <w:r>
          <w:rPr>
            <w:rFonts w:cs="Times New Roman"/>
            <w:b w:val="0"/>
            <w:bCs w:val="0"/>
            <w:iCs w:val="0"/>
            <w:sz w:val="20"/>
            <w:szCs w:val="22"/>
            <w:lang w:val="en-GB"/>
          </w:rPr>
          <w:t>,</w:t>
        </w:r>
        <w:del w:id="173" w:author="Abhinav Bassi" w:date="2026-10-05T14:24:00Z" w16du:dateUtc="2026-10-05T08:54:00Z">
          <w:r w:rsidDel="00FD7A64">
            <w:rPr>
              <w:rFonts w:cs="Times New Roman"/>
              <w:b w:val="0"/>
              <w:bCs w:val="0"/>
              <w:iCs w:val="0"/>
              <w:sz w:val="20"/>
              <w:szCs w:val="22"/>
              <w:lang w:val="en-GB"/>
            </w:rPr>
            <w:delText xml:space="preserve"> </w:delText>
          </w:r>
        </w:del>
      </w:ins>
      <w:ins w:id="174" w:author="Abhinav Bassi" w:date="2026-10-05T14:24:00Z" w16du:dateUtc="2026-10-05T08:54:00Z">
        <w:r w:rsidR="00FD7A64">
          <w:rPr>
            <w:rFonts w:cs="Times New Roman"/>
            <w:b w:val="0"/>
            <w:bCs w:val="0"/>
            <w:iCs w:val="0"/>
            <w:sz w:val="20"/>
            <w:szCs w:val="22"/>
            <w:lang w:val="en-GB"/>
          </w:rPr>
          <w:t xml:space="preserve"> or if the Project is terminated</w:t>
        </w:r>
      </w:ins>
      <w:ins w:id="175" w:author="Elinor Pejryd" w:date="2026-01-16T10:30:00Z">
        <w:del w:id="176" w:author="Abhinav Bassi" w:date="2026-10-05T14:24:00Z" w16du:dateUtc="2026-10-05T08:54:00Z">
          <w:r w:rsidDel="00FD7A64">
            <w:rPr>
              <w:rFonts w:cs="Times New Roman"/>
              <w:b w:val="0"/>
              <w:bCs w:val="0"/>
              <w:iCs w:val="0"/>
              <w:sz w:val="20"/>
              <w:szCs w:val="22"/>
              <w:lang w:val="en-GB"/>
            </w:rPr>
            <w:delText>or if the Project Leader decides to terminate the Project</w:delText>
          </w:r>
        </w:del>
      </w:ins>
      <w:r>
        <w:rPr>
          <w:rFonts w:cs="Times New Roman"/>
          <w:b w:val="0"/>
          <w:bCs w:val="0"/>
          <w:iCs w:val="0"/>
          <w:sz w:val="20"/>
          <w:szCs w:val="22"/>
          <w:lang w:val="en-GB"/>
        </w:rPr>
        <w:t>. If a Party does not obtain all necessary approvals for the Project from relevant authorities, this Agreement shall be terminated as soon as practicable with due consideration to patient safety and research matters.</w:t>
      </w:r>
    </w:p>
    <w:p w14:paraId="5765B381" w14:textId="77777777" w:rsidR="008518FC" w:rsidRDefault="001628A1" w:rsidP="007B11A2">
      <w:pPr>
        <w:pStyle w:val="Heading2"/>
        <w:suppressLineNumbers/>
        <w:suppressAutoHyphens/>
        <w:jc w:val="both"/>
        <w:rPr>
          <w:rFonts w:cs="Times New Roman"/>
          <w:b w:val="0"/>
          <w:bCs w:val="0"/>
          <w:iCs w:val="0"/>
          <w:sz w:val="20"/>
          <w:szCs w:val="22"/>
          <w:lang w:val="en-GB"/>
        </w:rPr>
      </w:pPr>
      <w:r>
        <w:rPr>
          <w:rFonts w:cs="Times New Roman"/>
          <w:b w:val="0"/>
          <w:bCs w:val="0"/>
          <w:iCs w:val="0"/>
          <w:sz w:val="20"/>
          <w:szCs w:val="22"/>
          <w:lang w:val="en-GB"/>
        </w:rPr>
        <w:t>The provisions relating to Results and Intellectual Property, Confidentiality for the time period mentioned therein, as well as for Liability, Applicable law and Settlement of Disputes shall survive the expiration or termination of this Agreement.</w:t>
      </w:r>
    </w:p>
    <w:p w14:paraId="73A44210" w14:textId="77777777" w:rsidR="00FE7F08" w:rsidRPr="00FE7F08" w:rsidRDefault="00FE7F08" w:rsidP="007B11A2">
      <w:pPr>
        <w:keepNext/>
        <w:suppressLineNumbers/>
        <w:suppressAutoHyphens/>
        <w:rPr>
          <w:lang w:val="en-GB"/>
        </w:rPr>
      </w:pPr>
    </w:p>
    <w:p w14:paraId="7F8756B8" w14:textId="77777777" w:rsidR="00E0629D" w:rsidRPr="00684D9B" w:rsidRDefault="00E0629D" w:rsidP="007B11A2">
      <w:pPr>
        <w:pStyle w:val="Heading1"/>
        <w:suppressLineNumbers/>
        <w:suppressAutoHyphens/>
        <w:jc w:val="both"/>
        <w:rPr>
          <w:sz w:val="24"/>
          <w:szCs w:val="28"/>
          <w:lang w:val="en-GB"/>
        </w:rPr>
      </w:pPr>
      <w:bookmarkStart w:id="177" w:name="_Toc178569205"/>
      <w:bookmarkStart w:id="178" w:name="_Toc494278305"/>
      <w:r>
        <w:rPr>
          <w:sz w:val="24"/>
          <w:szCs w:val="28"/>
          <w:lang w:val="en-GB"/>
        </w:rPr>
        <w:t>Responsibilities of the Parties</w:t>
      </w:r>
      <w:bookmarkEnd w:id="177"/>
      <w:bookmarkEnd w:id="178"/>
    </w:p>
    <w:p w14:paraId="0616DB3D" w14:textId="77777777" w:rsidR="00E0629D" w:rsidRPr="00684D9B" w:rsidRDefault="00E0629D" w:rsidP="007B11A2">
      <w:pPr>
        <w:pStyle w:val="Heading2"/>
        <w:suppressLineNumbers/>
        <w:suppressAutoHyphens/>
        <w:jc w:val="both"/>
        <w:rPr>
          <w:sz w:val="22"/>
          <w:szCs w:val="22"/>
          <w:lang w:val="en-GB"/>
        </w:rPr>
      </w:pPr>
      <w:bookmarkStart w:id="179" w:name="_Toc178569206"/>
      <w:bookmarkStart w:id="180" w:name="_Toc215469592"/>
      <w:bookmarkStart w:id="181" w:name="_Toc494278306"/>
      <w:r>
        <w:rPr>
          <w:sz w:val="22"/>
          <w:szCs w:val="22"/>
          <w:lang w:val="en-GB"/>
        </w:rPr>
        <w:t>General principles</w:t>
      </w:r>
      <w:bookmarkEnd w:id="179"/>
      <w:bookmarkEnd w:id="180"/>
      <w:bookmarkEnd w:id="181"/>
    </w:p>
    <w:tbl>
      <w:tblPr>
        <w:tblW w:w="0" w:type="auto"/>
        <w:tblLook w:val="01E0" w:firstRow="1" w:lastRow="1" w:firstColumn="1" w:lastColumn="1" w:noHBand="0" w:noVBand="0"/>
      </w:tblPr>
      <w:tblGrid>
        <w:gridCol w:w="825"/>
        <w:gridCol w:w="8247"/>
      </w:tblGrid>
      <w:tr w:rsidR="002073F1" w:rsidRPr="002E14EA" w14:paraId="174F87E2" w14:textId="77777777" w:rsidTr="008E7D0C">
        <w:tc>
          <w:tcPr>
            <w:tcW w:w="828" w:type="dxa"/>
          </w:tcPr>
          <w:p w14:paraId="35E57985" w14:textId="77777777" w:rsidR="002073F1" w:rsidRPr="00684D9B" w:rsidRDefault="002073F1" w:rsidP="007B11A2">
            <w:pPr>
              <w:keepNext/>
              <w:suppressLineNumbers/>
              <w:suppressAutoHyphens/>
              <w:spacing w:before="120"/>
              <w:jc w:val="both"/>
              <w:rPr>
                <w:sz w:val="20"/>
                <w:szCs w:val="22"/>
                <w:lang w:val="en-GB"/>
              </w:rPr>
            </w:pPr>
            <w:r>
              <w:rPr>
                <w:sz w:val="20"/>
                <w:szCs w:val="22"/>
                <w:lang w:val="en-GB"/>
              </w:rPr>
              <w:t>4.1.1</w:t>
            </w:r>
          </w:p>
        </w:tc>
        <w:tc>
          <w:tcPr>
            <w:tcW w:w="8384" w:type="dxa"/>
          </w:tcPr>
          <w:p w14:paraId="3F73AC4C" w14:textId="77777777" w:rsidR="002073F1" w:rsidRPr="00684D9B" w:rsidRDefault="002073F1" w:rsidP="007B11A2">
            <w:pPr>
              <w:keepNext/>
              <w:suppressLineNumbers/>
              <w:suppressAutoHyphens/>
              <w:spacing w:before="120"/>
              <w:jc w:val="both"/>
              <w:rPr>
                <w:sz w:val="20"/>
                <w:szCs w:val="22"/>
                <w:lang w:val="en-GB"/>
              </w:rPr>
            </w:pPr>
            <w:r>
              <w:rPr>
                <w:sz w:val="20"/>
                <w:szCs w:val="22"/>
                <w:lang w:val="en-GB"/>
              </w:rPr>
              <w:t>Each Party undertakes to take part in the efficient implementation of the Project, and to cooperate, perform and fulfil, promptly and on time, all of its obligations under this Agreement in accordance with the terms of the Research Grant as included in Schedule 2 of this Agreement and in a manner of good faith.</w:t>
            </w:r>
          </w:p>
          <w:p w14:paraId="53A5B64D" w14:textId="77777777" w:rsidR="002073F1" w:rsidRPr="00684D9B" w:rsidRDefault="002073F1" w:rsidP="007B11A2">
            <w:pPr>
              <w:keepNext/>
              <w:suppressLineNumbers/>
              <w:suppressAutoHyphens/>
              <w:jc w:val="both"/>
              <w:rPr>
                <w:sz w:val="20"/>
                <w:szCs w:val="22"/>
                <w:lang w:val="en-GB"/>
              </w:rPr>
            </w:pPr>
          </w:p>
        </w:tc>
      </w:tr>
      <w:tr w:rsidR="002073F1" w:rsidRPr="002E14EA" w14:paraId="605C1E66" w14:textId="77777777" w:rsidTr="008E7D0C">
        <w:tc>
          <w:tcPr>
            <w:tcW w:w="828" w:type="dxa"/>
          </w:tcPr>
          <w:p w14:paraId="611CAFC2" w14:textId="77777777" w:rsidR="002073F1" w:rsidRPr="00684D9B" w:rsidRDefault="002073F1" w:rsidP="007B11A2">
            <w:pPr>
              <w:keepNext/>
              <w:suppressLineNumbers/>
              <w:suppressAutoHyphens/>
              <w:jc w:val="both"/>
              <w:rPr>
                <w:sz w:val="20"/>
                <w:szCs w:val="22"/>
                <w:lang w:val="en-GB"/>
              </w:rPr>
            </w:pPr>
            <w:r>
              <w:rPr>
                <w:sz w:val="20"/>
                <w:szCs w:val="22"/>
                <w:lang w:val="en-GB"/>
              </w:rPr>
              <w:t>4.1.2</w:t>
            </w:r>
          </w:p>
        </w:tc>
        <w:tc>
          <w:tcPr>
            <w:tcW w:w="8384" w:type="dxa"/>
          </w:tcPr>
          <w:p w14:paraId="248F8A55" w14:textId="77777777" w:rsidR="00AC187F" w:rsidRPr="000936EB" w:rsidRDefault="0043021B" w:rsidP="007B11A2">
            <w:pPr>
              <w:keepNext/>
              <w:suppressLineNumbers/>
              <w:suppressAutoHyphens/>
              <w:jc w:val="both"/>
              <w:rPr>
                <w:sz w:val="20"/>
                <w:szCs w:val="20"/>
                <w:lang w:val="en-US"/>
              </w:rPr>
            </w:pPr>
            <w:r>
              <w:rPr>
                <w:sz w:val="20"/>
                <w:szCs w:val="22"/>
                <w:lang w:val="en-GB"/>
              </w:rPr>
              <w:t xml:space="preserve">Each Party undertakes to </w:t>
            </w:r>
            <w:del w:id="182" w:author="Elinor Pejryd" w:date="2026-01-16T10:35:00Z">
              <w:r>
                <w:rPr>
                  <w:sz w:val="20"/>
                  <w:szCs w:val="22"/>
                  <w:lang w:val="en-GB"/>
                </w:rPr>
                <w:delText xml:space="preserve">notify </w:delText>
              </w:r>
            </w:del>
            <w:r>
              <w:rPr>
                <w:sz w:val="20"/>
                <w:szCs w:val="22"/>
                <w:lang w:val="en-GB"/>
              </w:rPr>
              <w:t>promptly</w:t>
            </w:r>
            <w:ins w:id="183" w:author="Elinor Pejryd" w:date="2026-01-16T10:35:00Z">
              <w:r>
                <w:rPr>
                  <w:sz w:val="20"/>
                  <w:szCs w:val="22"/>
                  <w:lang w:val="en-GB"/>
                </w:rPr>
                <w:t xml:space="preserve"> notify</w:t>
              </w:r>
            </w:ins>
            <w:r>
              <w:rPr>
                <w:sz w:val="20"/>
                <w:szCs w:val="22"/>
                <w:lang w:val="en-GB"/>
              </w:rPr>
              <w:t xml:space="preserve"> </w:t>
            </w:r>
            <w:ins w:id="184" w:author="Elinor Pejryd" w:date="2026-01-16T10:35:00Z">
              <w:r>
                <w:rPr>
                  <w:sz w:val="20"/>
                  <w:szCs w:val="22"/>
                  <w:lang w:val="en-GB"/>
                </w:rPr>
                <w:t xml:space="preserve">each other of </w:t>
              </w:r>
            </w:ins>
            <w:del w:id="185" w:author="Elinor Pejryd" w:date="2026-01-16T10:35:00Z">
              <w:r>
                <w:rPr>
                  <w:sz w:val="20"/>
                  <w:szCs w:val="22"/>
                  <w:lang w:val="en-GB"/>
                </w:rPr>
                <w:delText xml:space="preserve">to the Project Leader </w:delText>
              </w:r>
            </w:del>
            <w:r>
              <w:rPr>
                <w:sz w:val="20"/>
                <w:szCs w:val="22"/>
                <w:lang w:val="en-GB"/>
              </w:rPr>
              <w:t xml:space="preserve">any significant information, fact, problem or delay likely to affect the Project. </w:t>
            </w:r>
            <w:r>
              <w:rPr>
                <w:sz w:val="20"/>
                <w:szCs w:val="20"/>
                <w:lang w:val="en-US"/>
              </w:rPr>
              <w:t>Each Party shall carry out its responsibilities in accordance with the Project Plan and shall bear sole responsibility for ensuring that its acts within the Project do not knowingly infringe third party property rights.</w:t>
            </w:r>
          </w:p>
          <w:p w14:paraId="31BAA517" w14:textId="77777777" w:rsidR="0043021B" w:rsidRPr="00684D9B" w:rsidRDefault="0043021B" w:rsidP="007B11A2">
            <w:pPr>
              <w:keepNext/>
              <w:suppressLineNumbers/>
              <w:suppressAutoHyphens/>
              <w:jc w:val="both"/>
              <w:rPr>
                <w:sz w:val="20"/>
                <w:szCs w:val="22"/>
                <w:lang w:val="en-GB"/>
              </w:rPr>
            </w:pPr>
          </w:p>
        </w:tc>
      </w:tr>
      <w:tr w:rsidR="002073F1" w:rsidRPr="002E14EA" w14:paraId="33479DDD" w14:textId="77777777" w:rsidTr="008E7D0C">
        <w:tc>
          <w:tcPr>
            <w:tcW w:w="828" w:type="dxa"/>
          </w:tcPr>
          <w:p w14:paraId="49070DFD" w14:textId="77777777" w:rsidR="002073F1" w:rsidRPr="00684D9B" w:rsidRDefault="002073F1" w:rsidP="007B11A2">
            <w:pPr>
              <w:keepNext/>
              <w:suppressLineNumbers/>
              <w:suppressAutoHyphens/>
              <w:jc w:val="both"/>
              <w:rPr>
                <w:sz w:val="20"/>
                <w:szCs w:val="22"/>
                <w:lang w:val="en-GB"/>
              </w:rPr>
            </w:pPr>
            <w:r>
              <w:rPr>
                <w:sz w:val="20"/>
                <w:szCs w:val="22"/>
                <w:lang w:val="en-GB"/>
              </w:rPr>
              <w:t>4.1.3</w:t>
            </w:r>
          </w:p>
        </w:tc>
        <w:tc>
          <w:tcPr>
            <w:tcW w:w="8384" w:type="dxa"/>
          </w:tcPr>
          <w:p w14:paraId="2EB08212" w14:textId="77777777" w:rsidR="002073F1" w:rsidRPr="00684D9B" w:rsidRDefault="0043021B" w:rsidP="007B11A2">
            <w:pPr>
              <w:keepNext/>
              <w:suppressLineNumbers/>
              <w:suppressAutoHyphens/>
              <w:jc w:val="both"/>
              <w:rPr>
                <w:sz w:val="20"/>
                <w:szCs w:val="22"/>
                <w:lang w:val="en-GB"/>
              </w:rPr>
            </w:pPr>
            <w:r>
              <w:rPr>
                <w:sz w:val="20"/>
                <w:szCs w:val="22"/>
                <w:lang w:val="en-GB"/>
              </w:rPr>
              <w:t xml:space="preserve">Each Party shall promptly provide all information reasonably required by </w:t>
            </w:r>
            <w:del w:id="186" w:author="Elinor Pejryd" w:date="2026-01-16T10:35:00Z">
              <w:r>
                <w:rPr>
                  <w:sz w:val="20"/>
                  <w:szCs w:val="22"/>
                  <w:lang w:val="en-GB"/>
                </w:rPr>
                <w:delText xml:space="preserve">any of </w:delText>
              </w:r>
            </w:del>
            <w:r>
              <w:rPr>
                <w:sz w:val="20"/>
                <w:szCs w:val="22"/>
                <w:lang w:val="en-GB"/>
              </w:rPr>
              <w:t>the other Party to carry out its tasks and shall take reasonable measures to ensure the accuracy of any information or materials it supplies to the other Party.</w:t>
            </w:r>
          </w:p>
          <w:p w14:paraId="447ABA3D" w14:textId="77777777" w:rsidR="0043021B" w:rsidRPr="00684D9B" w:rsidRDefault="0043021B" w:rsidP="007B11A2">
            <w:pPr>
              <w:keepNext/>
              <w:suppressLineNumbers/>
              <w:suppressAutoHyphens/>
              <w:jc w:val="both"/>
              <w:rPr>
                <w:sz w:val="20"/>
                <w:szCs w:val="22"/>
                <w:lang w:val="en-GB"/>
              </w:rPr>
            </w:pPr>
          </w:p>
        </w:tc>
      </w:tr>
      <w:tr w:rsidR="001628A1" w:rsidRPr="002E14EA" w14:paraId="12EC81F7" w14:textId="77777777" w:rsidTr="008E7D0C">
        <w:tc>
          <w:tcPr>
            <w:tcW w:w="828" w:type="dxa"/>
          </w:tcPr>
          <w:p w14:paraId="5D7FE9BF" w14:textId="77777777" w:rsidR="00B82A57" w:rsidRPr="00684D9B" w:rsidRDefault="00B82A57" w:rsidP="007B11A2">
            <w:pPr>
              <w:keepNext/>
              <w:suppressLineNumbers/>
              <w:suppressAutoHyphens/>
              <w:jc w:val="both"/>
              <w:rPr>
                <w:sz w:val="20"/>
                <w:szCs w:val="22"/>
                <w:lang w:val="en-GB"/>
              </w:rPr>
            </w:pPr>
            <w:r>
              <w:rPr>
                <w:sz w:val="20"/>
                <w:szCs w:val="22"/>
                <w:lang w:val="en-GB"/>
              </w:rPr>
              <w:t>4.1.4</w:t>
            </w:r>
          </w:p>
        </w:tc>
        <w:tc>
          <w:tcPr>
            <w:tcW w:w="8384" w:type="dxa"/>
          </w:tcPr>
          <w:p w14:paraId="0F3722A6" w14:textId="77777777" w:rsidR="00B82A57" w:rsidRPr="00684D9B" w:rsidRDefault="00601AFC" w:rsidP="007B11A2">
            <w:pPr>
              <w:keepNext/>
              <w:suppressLineNumbers/>
              <w:suppressAutoHyphens/>
              <w:jc w:val="both"/>
              <w:rPr>
                <w:sz w:val="20"/>
                <w:szCs w:val="22"/>
                <w:lang w:val="en-GB"/>
              </w:rPr>
            </w:pPr>
            <w:r>
              <w:rPr>
                <w:sz w:val="20"/>
                <w:szCs w:val="22"/>
                <w:lang w:val="en-GB"/>
              </w:rPr>
              <w:t>Each Party shall ensure that its work on the Project complies fully with all applicable local, government and international laws, regulations and guidelines which are effective during the period of the Research Grant, including those governing health and safety, data protection, and where relevant, the use of human or animal subjects and good clinical practice. In this regard, each Party shall maintain the confidentiality, in accordance with the applicable laws, regulations and guidelines, of all samples and data relating to the use of human subjects, which is created or used in the course of the Project.</w:t>
            </w:r>
          </w:p>
          <w:p w14:paraId="5139011C" w14:textId="77777777" w:rsidR="00B82A57" w:rsidRPr="00684D9B" w:rsidRDefault="00B82A57" w:rsidP="007B11A2">
            <w:pPr>
              <w:keepNext/>
              <w:suppressLineNumbers/>
              <w:suppressAutoHyphens/>
              <w:jc w:val="both"/>
              <w:rPr>
                <w:sz w:val="20"/>
                <w:szCs w:val="22"/>
                <w:lang w:val="en-GB"/>
              </w:rPr>
            </w:pPr>
          </w:p>
        </w:tc>
      </w:tr>
      <w:tr w:rsidR="004C3024" w:rsidRPr="002E14EA" w14:paraId="6292F42E" w14:textId="77777777" w:rsidTr="00FE7F08">
        <w:trPr>
          <w:trHeight w:val="1116"/>
        </w:trPr>
        <w:tc>
          <w:tcPr>
            <w:tcW w:w="828" w:type="dxa"/>
          </w:tcPr>
          <w:p w14:paraId="16429EB3" w14:textId="77777777" w:rsidR="008F3D29" w:rsidRPr="00C42698" w:rsidRDefault="00601AFC" w:rsidP="007B11A2">
            <w:pPr>
              <w:keepNext/>
              <w:suppressLineNumbers/>
              <w:suppressAutoHyphens/>
              <w:jc w:val="both"/>
              <w:rPr>
                <w:sz w:val="20"/>
                <w:szCs w:val="22"/>
                <w:lang w:val="en-GB"/>
              </w:rPr>
            </w:pPr>
            <w:r>
              <w:rPr>
                <w:sz w:val="20"/>
                <w:szCs w:val="22"/>
                <w:lang w:val="en-GB"/>
              </w:rPr>
              <w:t>4.1.5</w:t>
            </w:r>
          </w:p>
        </w:tc>
        <w:tc>
          <w:tcPr>
            <w:tcW w:w="8384" w:type="dxa"/>
          </w:tcPr>
          <w:p w14:paraId="14CEF4D3" w14:textId="77777777" w:rsidR="00A07D93" w:rsidRPr="00C42698" w:rsidRDefault="00601AFC" w:rsidP="007B11A2">
            <w:pPr>
              <w:keepNext/>
              <w:suppressLineNumbers/>
              <w:suppressAutoHyphens/>
              <w:jc w:val="both"/>
              <w:rPr>
                <w:sz w:val="20"/>
                <w:szCs w:val="22"/>
                <w:lang w:val="en-GB"/>
              </w:rPr>
            </w:pPr>
            <w:r>
              <w:rPr>
                <w:sz w:val="20"/>
                <w:szCs w:val="22"/>
                <w:lang w:val="en-GB"/>
              </w:rPr>
              <w:t>Each Party shall secure all necessary approvals from the relevant research ethics committees before undertaking any part of the Project requiring ethics committee approval and shall, if required, obtain properly signed informed consent and acknowledgement forms from any human subjects, or their legal guardians, who they will involve in the Project.</w:t>
            </w:r>
          </w:p>
        </w:tc>
      </w:tr>
      <w:tr w:rsidR="005100B2" w:rsidRPr="002E14EA" w14:paraId="26C8ACF9" w14:textId="77777777" w:rsidTr="008E7D0C">
        <w:tc>
          <w:tcPr>
            <w:tcW w:w="828" w:type="dxa"/>
          </w:tcPr>
          <w:p w14:paraId="3AAE6506" w14:textId="77777777" w:rsidR="005100B2" w:rsidRPr="00684D9B" w:rsidRDefault="005100B2" w:rsidP="007B11A2">
            <w:pPr>
              <w:keepNext/>
              <w:suppressLineNumbers/>
              <w:suppressAutoHyphens/>
              <w:jc w:val="both"/>
              <w:rPr>
                <w:sz w:val="20"/>
                <w:szCs w:val="22"/>
                <w:lang w:val="en-GB"/>
              </w:rPr>
            </w:pPr>
            <w:r>
              <w:rPr>
                <w:sz w:val="20"/>
                <w:szCs w:val="22"/>
                <w:lang w:val="en-GB"/>
              </w:rPr>
              <w:t>4.1.6</w:t>
            </w:r>
          </w:p>
        </w:tc>
        <w:tc>
          <w:tcPr>
            <w:tcW w:w="8384" w:type="dxa"/>
          </w:tcPr>
          <w:p w14:paraId="4F6668A0" w14:textId="77777777" w:rsidR="005100B2" w:rsidRPr="00684D9B" w:rsidRDefault="004D6CF2" w:rsidP="007B11A2">
            <w:pPr>
              <w:keepNext/>
              <w:suppressLineNumbers/>
              <w:suppressAutoHyphens/>
              <w:jc w:val="both"/>
              <w:rPr>
                <w:sz w:val="20"/>
                <w:szCs w:val="22"/>
                <w:lang w:val="en-GB"/>
              </w:rPr>
            </w:pPr>
            <w:r>
              <w:rPr>
                <w:sz w:val="20"/>
                <w:szCs w:val="22"/>
                <w:lang w:val="en-GB"/>
              </w:rPr>
              <w:t>Each Party shall handle the Project documentation in a manner acceptable for the collection of data for submission to or review by, a regulatory authority and in full compliance with the Protocol and all applicable laws and regulations (which includes Good Clinical Practice).</w:t>
            </w:r>
          </w:p>
        </w:tc>
      </w:tr>
    </w:tbl>
    <w:p w14:paraId="7BA0A70B" w14:textId="77777777" w:rsidR="00FF0BCF" w:rsidRPr="00684D9B" w:rsidRDefault="0043021B" w:rsidP="007B11A2">
      <w:pPr>
        <w:pStyle w:val="Heading2"/>
        <w:suppressLineNumbers/>
        <w:suppressAutoHyphens/>
        <w:jc w:val="both"/>
        <w:rPr>
          <w:rFonts w:cs="Times New Roman"/>
          <w:b w:val="0"/>
          <w:bCs w:val="0"/>
          <w:iCs w:val="0"/>
          <w:sz w:val="20"/>
          <w:szCs w:val="22"/>
          <w:lang w:val="en-GB"/>
        </w:rPr>
      </w:pPr>
      <w:bookmarkStart w:id="187" w:name="_Toc178569207"/>
      <w:bookmarkStart w:id="188" w:name="_Toc215469593"/>
      <w:bookmarkStart w:id="189" w:name="_Toc494278307"/>
      <w:r>
        <w:rPr>
          <w:sz w:val="22"/>
          <w:szCs w:val="22"/>
          <w:lang w:val="en-GB"/>
        </w:rPr>
        <w:t>Breach</w:t>
      </w:r>
      <w:bookmarkEnd w:id="187"/>
      <w:bookmarkEnd w:id="188"/>
      <w:bookmarkEnd w:id="189"/>
      <w:r>
        <w:rPr>
          <w:sz w:val="22"/>
          <w:szCs w:val="22"/>
          <w:lang w:val="en-GB"/>
        </w:rPr>
        <w:br/>
      </w:r>
      <w:r>
        <w:rPr>
          <w:rFonts w:cs="Times New Roman"/>
          <w:b w:val="0"/>
          <w:bCs w:val="0"/>
          <w:iCs w:val="0"/>
          <w:sz w:val="20"/>
          <w:szCs w:val="22"/>
          <w:lang w:val="en-GB"/>
        </w:rPr>
        <w:t xml:space="preserve">In the event that </w:t>
      </w:r>
      <w:del w:id="190" w:author="Elinor Pejryd" w:date="2026-01-16T10:20:00Z">
        <w:r>
          <w:rPr>
            <w:rFonts w:cs="Times New Roman"/>
            <w:b w:val="0"/>
            <w:bCs w:val="0"/>
            <w:iCs w:val="0"/>
            <w:sz w:val="20"/>
            <w:szCs w:val="22"/>
            <w:lang w:val="en-GB"/>
          </w:rPr>
          <w:delText>a Party</w:delText>
        </w:r>
      </w:del>
      <w:ins w:id="191" w:author="Elinor Pejryd" w:date="2026-01-16T10:20:00Z">
        <w:r>
          <w:rPr>
            <w:rFonts w:cs="Times New Roman"/>
            <w:b w:val="0"/>
            <w:bCs w:val="0"/>
            <w:iCs w:val="0"/>
            <w:sz w:val="20"/>
            <w:szCs w:val="22"/>
            <w:lang w:val="en-GB"/>
          </w:rPr>
          <w:t>TGI</w:t>
        </w:r>
      </w:ins>
      <w:r>
        <w:rPr>
          <w:rFonts w:cs="Times New Roman"/>
          <w:b w:val="0"/>
          <w:bCs w:val="0"/>
          <w:iCs w:val="0"/>
          <w:sz w:val="20"/>
          <w:szCs w:val="22"/>
          <w:lang w:val="en-GB"/>
        </w:rPr>
        <w:t xml:space="preserve"> is in breach of its obligations under this Agreement (e.g. improper </w:t>
      </w:r>
      <w:r>
        <w:rPr>
          <w:rFonts w:cs="Times New Roman"/>
          <w:b w:val="0"/>
          <w:bCs w:val="0"/>
          <w:iCs w:val="0"/>
          <w:sz w:val="20"/>
          <w:szCs w:val="22"/>
          <w:lang w:val="en-GB"/>
        </w:rPr>
        <w:lastRenderedPageBreak/>
        <w:t xml:space="preserve">implementation of the Project), </w:t>
      </w:r>
      <w:del w:id="192" w:author="Elinor Pejryd" w:date="2026-01-16T10:18:00Z">
        <w:r>
          <w:rPr>
            <w:rFonts w:cs="Times New Roman"/>
            <w:b w:val="0"/>
            <w:bCs w:val="0"/>
            <w:iCs w:val="0"/>
            <w:sz w:val="20"/>
            <w:szCs w:val="22"/>
            <w:lang w:val="en-GB"/>
          </w:rPr>
          <w:delText>the Project Leader</w:delText>
        </w:r>
      </w:del>
      <w:ins w:id="193" w:author="Elinor Pejryd" w:date="2026-01-16T10:18:00Z">
        <w:r>
          <w:rPr>
            <w:rFonts w:cs="Times New Roman"/>
            <w:b w:val="0"/>
            <w:bCs w:val="0"/>
            <w:iCs w:val="0"/>
            <w:sz w:val="20"/>
            <w:szCs w:val="22"/>
            <w:lang w:val="en-GB"/>
          </w:rPr>
          <w:t>KUH</w:t>
        </w:r>
      </w:ins>
      <w:r>
        <w:rPr>
          <w:rFonts w:cs="Times New Roman"/>
          <w:b w:val="0"/>
          <w:bCs w:val="0"/>
          <w:iCs w:val="0"/>
          <w:sz w:val="20"/>
          <w:szCs w:val="22"/>
          <w:lang w:val="en-GB"/>
        </w:rPr>
        <w:t xml:space="preserve"> will give formal notice to </w:t>
      </w:r>
      <w:del w:id="194" w:author="Elinor Pejryd" w:date="2026-01-16T10:20:00Z">
        <w:r>
          <w:rPr>
            <w:rFonts w:cs="Times New Roman"/>
            <w:b w:val="0"/>
            <w:bCs w:val="0"/>
            <w:iCs w:val="0"/>
            <w:sz w:val="20"/>
            <w:szCs w:val="22"/>
            <w:lang w:val="en-GB"/>
          </w:rPr>
          <w:delText>such Party</w:delText>
        </w:r>
      </w:del>
      <w:ins w:id="195" w:author="Elinor Pejryd" w:date="2026-01-16T10:20:00Z">
        <w:r>
          <w:rPr>
            <w:rFonts w:cs="Times New Roman"/>
            <w:b w:val="0"/>
            <w:bCs w:val="0"/>
            <w:iCs w:val="0"/>
            <w:sz w:val="20"/>
            <w:szCs w:val="22"/>
            <w:lang w:val="en-GB"/>
          </w:rPr>
          <w:t>TGI</w:t>
        </w:r>
      </w:ins>
      <w:r>
        <w:rPr>
          <w:rFonts w:cs="Times New Roman"/>
          <w:b w:val="0"/>
          <w:bCs w:val="0"/>
          <w:iCs w:val="0"/>
          <w:sz w:val="20"/>
          <w:szCs w:val="22"/>
          <w:lang w:val="en-GB"/>
        </w:rPr>
        <w:t xml:space="preserve"> requiring that such breach be remedied within a reasonable time frame after the notice. </w:t>
      </w:r>
      <w:del w:id="196" w:author="Elinor Pejryd" w:date="2026-01-16T10:18:00Z">
        <w:r>
          <w:rPr>
            <w:rFonts w:cs="Times New Roman"/>
            <w:b w:val="0"/>
            <w:bCs w:val="0"/>
            <w:iCs w:val="0"/>
            <w:sz w:val="20"/>
            <w:szCs w:val="22"/>
            <w:lang w:val="en-GB"/>
          </w:rPr>
          <w:delText xml:space="preserve">The Project Leader </w:delText>
        </w:r>
      </w:del>
      <w:ins w:id="197" w:author="Elinor Pejryd" w:date="2026-01-16T10:18:00Z">
        <w:r>
          <w:rPr>
            <w:rFonts w:cs="Times New Roman"/>
            <w:b w:val="0"/>
            <w:bCs w:val="0"/>
            <w:iCs w:val="0"/>
            <w:sz w:val="20"/>
            <w:szCs w:val="22"/>
            <w:lang w:val="en-GB"/>
          </w:rPr>
          <w:t xml:space="preserve">KUH </w:t>
        </w:r>
      </w:ins>
      <w:r>
        <w:rPr>
          <w:rFonts w:cs="Times New Roman"/>
          <w:b w:val="0"/>
          <w:bCs w:val="0"/>
          <w:iCs w:val="0"/>
          <w:sz w:val="20"/>
          <w:szCs w:val="22"/>
          <w:lang w:val="en-GB"/>
        </w:rPr>
        <w:t>shall report the breach to the Funding Entit</w:t>
      </w:r>
      <w:ins w:id="198" w:author="Elinor Pejryd" w:date="2026-01-16T11:51:00Z">
        <w:r>
          <w:rPr>
            <w:rFonts w:cs="Times New Roman"/>
            <w:b w:val="0"/>
            <w:bCs w:val="0"/>
            <w:iCs w:val="0"/>
            <w:sz w:val="20"/>
            <w:szCs w:val="22"/>
            <w:lang w:val="en-GB"/>
          </w:rPr>
          <w:t>y/</w:t>
        </w:r>
      </w:ins>
      <w:r>
        <w:rPr>
          <w:rFonts w:cs="Times New Roman"/>
          <w:b w:val="0"/>
          <w:bCs w:val="0"/>
          <w:iCs w:val="0"/>
          <w:sz w:val="20"/>
          <w:szCs w:val="22"/>
          <w:lang w:val="en-GB"/>
        </w:rPr>
        <w:t>ies who may decide on the consequences thereof</w:t>
      </w:r>
      <w:del w:id="199" w:author="Elinor Pejryd" w:date="2026-01-16T10:19:00Z">
        <w:r>
          <w:rPr>
            <w:rFonts w:cs="Times New Roman"/>
            <w:b w:val="0"/>
            <w:bCs w:val="0"/>
            <w:iCs w:val="0"/>
            <w:sz w:val="20"/>
            <w:szCs w:val="22"/>
            <w:lang w:val="en-GB"/>
          </w:rPr>
          <w:delText xml:space="preserve"> which may include suspension or termination of the Project</w:delText>
        </w:r>
      </w:del>
      <w:r>
        <w:rPr>
          <w:rFonts w:cs="Times New Roman"/>
          <w:b w:val="0"/>
          <w:bCs w:val="0"/>
          <w:iCs w:val="0"/>
          <w:sz w:val="20"/>
          <w:szCs w:val="22"/>
          <w:lang w:val="en-GB"/>
        </w:rPr>
        <w:t>.</w:t>
      </w:r>
    </w:p>
    <w:p w14:paraId="5D3541FD" w14:textId="77777777" w:rsidR="00361189" w:rsidRPr="00684D9B" w:rsidRDefault="00361189" w:rsidP="007B11A2">
      <w:pPr>
        <w:pStyle w:val="Heading2"/>
        <w:suppressLineNumbers/>
        <w:suppressAutoHyphens/>
        <w:jc w:val="both"/>
        <w:rPr>
          <w:sz w:val="22"/>
          <w:szCs w:val="22"/>
          <w:lang w:val="en-GB"/>
        </w:rPr>
      </w:pPr>
      <w:bookmarkStart w:id="200" w:name="_Toc178569208"/>
      <w:bookmarkStart w:id="201" w:name="_Toc215469594"/>
      <w:bookmarkStart w:id="202" w:name="_Toc494278308"/>
      <w:r>
        <w:rPr>
          <w:sz w:val="22"/>
          <w:szCs w:val="22"/>
          <w:lang w:val="en-GB"/>
        </w:rPr>
        <w:t>Involvement of third parties</w:t>
      </w:r>
      <w:bookmarkEnd w:id="200"/>
      <w:bookmarkEnd w:id="201"/>
      <w:bookmarkEnd w:id="202"/>
    </w:p>
    <w:p w14:paraId="5F315D73" w14:textId="77777777" w:rsidR="00E627B1" w:rsidRPr="00684D9B" w:rsidRDefault="00E627B1" w:rsidP="007B11A2">
      <w:pPr>
        <w:keepNext/>
        <w:suppressLineNumbers/>
        <w:suppressAutoHyphens/>
        <w:spacing w:before="120"/>
        <w:ind w:left="578"/>
        <w:jc w:val="both"/>
        <w:rPr>
          <w:sz w:val="20"/>
          <w:szCs w:val="22"/>
          <w:lang w:val="en-GB"/>
        </w:rPr>
      </w:pPr>
      <w:r>
        <w:rPr>
          <w:sz w:val="20"/>
          <w:szCs w:val="22"/>
          <w:lang w:val="en-GB"/>
        </w:rPr>
        <w:t>A Party that enters into a subcontract or otherwise involves third parties in the Project remains solely responsible for carrying out its relevant part of the Project and for such third party’s compliance with the provisions of this Agreement, including the Protocol. Such Party has to ensure that the involvement of third parties does not affect the rights and obligations of the other Party under this Agreement.</w:t>
      </w:r>
    </w:p>
    <w:p w14:paraId="03DAFD1E" w14:textId="77777777" w:rsidR="00561B9B" w:rsidRPr="00684D9B" w:rsidRDefault="00561B9B" w:rsidP="007B11A2">
      <w:pPr>
        <w:pStyle w:val="Heading2"/>
        <w:suppressLineNumbers/>
        <w:suppressAutoHyphens/>
        <w:jc w:val="both"/>
        <w:rPr>
          <w:sz w:val="22"/>
          <w:szCs w:val="22"/>
          <w:lang w:val="en-GB"/>
        </w:rPr>
      </w:pPr>
      <w:r>
        <w:rPr>
          <w:sz w:val="22"/>
          <w:szCs w:val="22"/>
          <w:lang w:val="en-GB"/>
        </w:rPr>
        <w:t>Specific responsibilities of the Parties</w:t>
      </w:r>
    </w:p>
    <w:p w14:paraId="032D1070" w14:textId="77777777" w:rsidR="00561B9B" w:rsidRPr="000936EB" w:rsidRDefault="00561B9B" w:rsidP="007B11A2">
      <w:pPr>
        <w:pStyle w:val="Heading3"/>
        <w:suppressLineNumbers/>
        <w:suppressAutoHyphens/>
        <w:rPr>
          <w:sz w:val="20"/>
          <w:szCs w:val="22"/>
          <w:lang w:val="en-GB"/>
        </w:rPr>
      </w:pPr>
      <w:del w:id="203" w:author="Elinor Pejryd" w:date="2026-01-16T10:20:00Z">
        <w:r>
          <w:rPr>
            <w:sz w:val="20"/>
            <w:szCs w:val="22"/>
            <w:lang w:val="en-GB"/>
          </w:rPr>
          <w:delText>Karolinska Institutet (KI)</w:delText>
        </w:r>
      </w:del>
      <w:ins w:id="204" w:author="Elinor Pejryd" w:date="2026-01-16T10:21:00Z">
        <w:r>
          <w:rPr>
            <w:sz w:val="20"/>
            <w:szCs w:val="22"/>
            <w:lang w:val="en-GB"/>
          </w:rPr>
          <w:t>Karolinska University Hospital (KUH)</w:t>
        </w:r>
      </w:ins>
    </w:p>
    <w:p w14:paraId="72DC566D" w14:textId="77777777" w:rsidR="00561B9B" w:rsidRPr="00D02503" w:rsidRDefault="00561B9B" w:rsidP="007B11A2">
      <w:pPr>
        <w:keepNext/>
        <w:suppressLineNumbers/>
        <w:suppressAutoHyphens/>
        <w:spacing w:before="120"/>
        <w:ind w:left="720"/>
        <w:rPr>
          <w:sz w:val="20"/>
          <w:szCs w:val="20"/>
          <w:lang w:val="en-GB"/>
        </w:rPr>
      </w:pPr>
      <w:r>
        <w:rPr>
          <w:sz w:val="20"/>
          <w:szCs w:val="20"/>
          <w:lang w:val="en-GB"/>
        </w:rPr>
        <w:t>K</w:t>
      </w:r>
      <w:ins w:id="205" w:author="Elinor Pejryd" w:date="2026-01-16T10:21:00Z">
        <w:r>
          <w:rPr>
            <w:sz w:val="20"/>
            <w:szCs w:val="20"/>
            <w:lang w:val="en-GB"/>
          </w:rPr>
          <w:t>UH</w:t>
        </w:r>
      </w:ins>
      <w:del w:id="206" w:author="Elinor Pejryd" w:date="2026-01-16T10:21:00Z">
        <w:r>
          <w:rPr>
            <w:sz w:val="20"/>
            <w:szCs w:val="20"/>
            <w:lang w:val="en-GB"/>
          </w:rPr>
          <w:delText>I</w:delText>
        </w:r>
      </w:del>
      <w:r>
        <w:rPr>
          <w:sz w:val="20"/>
          <w:szCs w:val="20"/>
          <w:lang w:val="en-GB"/>
        </w:rPr>
        <w:t xml:space="preserve"> will be responsible for distributing the Research Grant, in line with the approved budget, as further stated in Section 7 and schedule 3. </w:t>
      </w:r>
    </w:p>
    <w:p w14:paraId="09EC8738" w14:textId="77777777" w:rsidR="0067258F" w:rsidRPr="00D02503" w:rsidRDefault="0067258F" w:rsidP="007B11A2">
      <w:pPr>
        <w:keepNext/>
        <w:suppressLineNumbers/>
        <w:suppressAutoHyphens/>
        <w:ind w:left="720"/>
        <w:rPr>
          <w:sz w:val="20"/>
          <w:szCs w:val="20"/>
          <w:lang w:val="en-GB"/>
        </w:rPr>
      </w:pPr>
    </w:p>
    <w:p w14:paraId="520C1DE0" w14:textId="77777777" w:rsidR="00561B9B" w:rsidRPr="00D02503" w:rsidDel="00224179" w:rsidRDefault="00561B9B" w:rsidP="007B11A2">
      <w:pPr>
        <w:keepNext/>
        <w:suppressLineNumbers/>
        <w:suppressAutoHyphens/>
        <w:ind w:left="720"/>
        <w:rPr>
          <w:del w:id="207" w:author="Elinor Pejryd" w:date="2026-01-16T10:21:00Z"/>
          <w:sz w:val="20"/>
          <w:szCs w:val="20"/>
          <w:lang w:val="en-GB"/>
        </w:rPr>
      </w:pPr>
      <w:del w:id="208" w:author="Elinor Pejryd" w:date="2026-01-16T10:21:00Z">
        <w:r>
          <w:rPr>
            <w:sz w:val="20"/>
            <w:szCs w:val="20"/>
            <w:lang w:val="en-GB"/>
          </w:rPr>
          <w:delText>KI as the Project Leader of the Project will be responsible for:</w:delText>
        </w:r>
      </w:del>
    </w:p>
    <w:p w14:paraId="35E2EC7F" w14:textId="77777777" w:rsidR="00FC198F" w:rsidRPr="00D02503" w:rsidDel="00224179" w:rsidRDefault="007B11A2" w:rsidP="007B11A2">
      <w:pPr>
        <w:keepNext/>
        <w:numPr>
          <w:ilvl w:val="0"/>
          <w:numId w:val="62"/>
        </w:numPr>
        <w:suppressLineNumbers/>
        <w:suppressAutoHyphens/>
        <w:rPr>
          <w:del w:id="209" w:author="Elinor Pejryd" w:date="2026-01-16T10:21:00Z"/>
          <w:sz w:val="20"/>
          <w:szCs w:val="20"/>
          <w:lang w:val="en-GB"/>
        </w:rPr>
      </w:pPr>
      <w:del w:id="210" w:author="Elinor Pejryd" w:date="2026-01-16T10:21:00Z">
        <w:r>
          <w:rPr>
            <w:sz w:val="20"/>
            <w:szCs w:val="20"/>
            <w:lang w:val="en-GB"/>
          </w:rPr>
          <w:delText>the design of the Trial in collaboration with TGI;</w:delText>
        </w:r>
      </w:del>
    </w:p>
    <w:p w14:paraId="5D97A0F9" w14:textId="77777777" w:rsidR="00561B9B" w:rsidRPr="00D02503" w:rsidDel="00224179" w:rsidRDefault="005B4BE1" w:rsidP="007B11A2">
      <w:pPr>
        <w:keepNext/>
        <w:numPr>
          <w:ilvl w:val="0"/>
          <w:numId w:val="62"/>
        </w:numPr>
        <w:suppressLineNumbers/>
        <w:suppressAutoHyphens/>
        <w:rPr>
          <w:del w:id="211" w:author="Elinor Pejryd" w:date="2026-01-16T10:21:00Z"/>
          <w:sz w:val="20"/>
          <w:szCs w:val="20"/>
          <w:lang w:val="en-GB"/>
        </w:rPr>
      </w:pPr>
      <w:del w:id="212" w:author="Elinor Pejryd" w:date="2026-01-16T10:21:00Z">
        <w:r>
          <w:rPr>
            <w:sz w:val="20"/>
            <w:szCs w:val="20"/>
            <w:lang w:val="en-GB"/>
          </w:rPr>
          <w:delText xml:space="preserve">the conduct of statistical analysis of Data and the interpretation of findings in collaboration with University of Birmingham (Karla Hemming); </w:delText>
        </w:r>
      </w:del>
    </w:p>
    <w:p w14:paraId="1D074C52" w14:textId="77777777" w:rsidR="0060207E" w:rsidRPr="00D02503" w:rsidDel="00224179" w:rsidRDefault="0060207E" w:rsidP="007B11A2">
      <w:pPr>
        <w:keepNext/>
        <w:numPr>
          <w:ilvl w:val="0"/>
          <w:numId w:val="62"/>
        </w:numPr>
        <w:suppressLineNumbers/>
        <w:suppressAutoHyphens/>
        <w:rPr>
          <w:del w:id="213" w:author="Elinor Pejryd" w:date="2026-01-16T10:21:00Z"/>
          <w:sz w:val="20"/>
          <w:szCs w:val="20"/>
          <w:lang w:val="en-GB"/>
        </w:rPr>
      </w:pPr>
      <w:del w:id="214" w:author="Elinor Pejryd" w:date="2026-01-16T10:21:00Z">
        <w:r>
          <w:rPr>
            <w:sz w:val="20"/>
            <w:szCs w:val="20"/>
            <w:lang w:val="en-GB"/>
          </w:rPr>
          <w:delText xml:space="preserve">coordination and drafting of publications; </w:delText>
        </w:r>
      </w:del>
    </w:p>
    <w:p w14:paraId="3C07B3CA" w14:textId="77777777" w:rsidR="00F8702E" w:rsidRPr="00D02503" w:rsidDel="00224179" w:rsidRDefault="0060207E" w:rsidP="007B11A2">
      <w:pPr>
        <w:keepNext/>
        <w:numPr>
          <w:ilvl w:val="0"/>
          <w:numId w:val="62"/>
        </w:numPr>
        <w:suppressLineNumbers/>
        <w:suppressAutoHyphens/>
        <w:rPr>
          <w:del w:id="215" w:author="Elinor Pejryd" w:date="2026-01-16T10:21:00Z"/>
          <w:sz w:val="20"/>
          <w:szCs w:val="20"/>
          <w:lang w:val="en-GB"/>
        </w:rPr>
      </w:pPr>
      <w:del w:id="216" w:author="Elinor Pejryd" w:date="2026-01-16T10:21:00Z">
        <w:r>
          <w:rPr>
            <w:sz w:val="20"/>
            <w:szCs w:val="20"/>
            <w:lang w:val="en-GB"/>
          </w:rPr>
          <w:delText>preparation of dissemination messages in collaboration with the other Party;</w:delText>
        </w:r>
      </w:del>
    </w:p>
    <w:p w14:paraId="0E892999" w14:textId="77777777" w:rsidR="00561B9B" w:rsidRPr="007B11A2" w:rsidDel="00224179" w:rsidRDefault="00066242" w:rsidP="007B11A2">
      <w:pPr>
        <w:keepNext/>
        <w:numPr>
          <w:ilvl w:val="0"/>
          <w:numId w:val="62"/>
        </w:numPr>
        <w:suppressLineNumbers/>
        <w:suppressAutoHyphens/>
        <w:rPr>
          <w:del w:id="217" w:author="Elinor Pejryd" w:date="2026-01-16T10:21:00Z"/>
          <w:sz w:val="20"/>
          <w:szCs w:val="20"/>
          <w:lang w:val="en-GB"/>
        </w:rPr>
      </w:pPr>
      <w:del w:id="218" w:author="Elinor Pejryd" w:date="2026-01-16T10:21:00Z">
        <w:r>
          <w:rPr>
            <w:sz w:val="20"/>
            <w:szCs w:val="20"/>
            <w:lang w:val="en-GB"/>
          </w:rPr>
          <w:delText xml:space="preserve">compliance with Swedish laws and regulations related to storage of data;  </w:delText>
        </w:r>
      </w:del>
    </w:p>
    <w:p w14:paraId="3F0D848F" w14:textId="77777777" w:rsidR="0048547E" w:rsidRPr="007B11A2" w:rsidDel="00224179" w:rsidRDefault="00A07D93" w:rsidP="007B11A2">
      <w:pPr>
        <w:keepNext/>
        <w:numPr>
          <w:ilvl w:val="0"/>
          <w:numId w:val="62"/>
        </w:numPr>
        <w:suppressLineNumbers/>
        <w:suppressAutoHyphens/>
        <w:rPr>
          <w:del w:id="219" w:author="Elinor Pejryd" w:date="2026-01-16T10:21:00Z"/>
          <w:sz w:val="20"/>
          <w:szCs w:val="20"/>
          <w:lang w:val="en-GB"/>
        </w:rPr>
      </w:pPr>
      <w:del w:id="220" w:author="Elinor Pejryd" w:date="2026-01-16T10:21:00Z">
        <w:r>
          <w:rPr>
            <w:sz w:val="20"/>
            <w:szCs w:val="20"/>
            <w:lang w:val="en-GB"/>
          </w:rPr>
          <w:delText xml:space="preserve">registration of the Trial and reporting of results in </w:delText>
        </w:r>
        <w:r>
          <w:rPr>
            <w:sz w:val="20"/>
            <w:szCs w:val="20"/>
            <w:lang w:val="en-GB"/>
          </w:rPr>
          <w:fldChar w:fldCharType="begin"/>
        </w:r>
        <w:r>
          <w:rPr>
            <w:sz w:val="20"/>
            <w:szCs w:val="20"/>
            <w:lang w:val="en-GB"/>
          </w:rPr>
          <w:delInstrText>HYPERLINK "http://www.clinicaltrials.org"</w:delInstrText>
        </w:r>
        <w:r>
          <w:rPr>
            <w:sz w:val="20"/>
            <w:szCs w:val="20"/>
            <w:lang w:val="en-GB"/>
          </w:rPr>
        </w:r>
        <w:r>
          <w:rPr>
            <w:sz w:val="20"/>
            <w:szCs w:val="20"/>
            <w:lang w:val="en-GB"/>
          </w:rPr>
          <w:fldChar w:fldCharType="separate"/>
        </w:r>
        <w:r>
          <w:rPr>
            <w:rStyle w:val="Hyperlink"/>
            <w:sz w:val="20"/>
            <w:szCs w:val="20"/>
            <w:lang w:val="en-GB"/>
          </w:rPr>
          <w:delText>www.clinicaltrials.org</w:delText>
        </w:r>
        <w:r>
          <w:rPr>
            <w:sz w:val="20"/>
            <w:szCs w:val="20"/>
            <w:lang w:val="en-GB"/>
          </w:rPr>
          <w:fldChar w:fldCharType="end"/>
        </w:r>
        <w:r>
          <w:rPr>
            <w:sz w:val="20"/>
            <w:szCs w:val="20"/>
            <w:lang w:val="en-GB"/>
          </w:rPr>
          <w:delText>; and</w:delText>
        </w:r>
      </w:del>
    </w:p>
    <w:p w14:paraId="04A341B6" w14:textId="77777777" w:rsidR="00FC198F" w:rsidRPr="007B11A2" w:rsidDel="00224179" w:rsidRDefault="00FC198F" w:rsidP="007B11A2">
      <w:pPr>
        <w:keepNext/>
        <w:numPr>
          <w:ilvl w:val="0"/>
          <w:numId w:val="62"/>
        </w:numPr>
        <w:suppressLineNumbers/>
        <w:suppressAutoHyphens/>
        <w:rPr>
          <w:del w:id="221" w:author="Elinor Pejryd" w:date="2026-01-16T10:21:00Z"/>
          <w:sz w:val="20"/>
          <w:szCs w:val="20"/>
          <w:lang w:val="en-GB"/>
        </w:rPr>
      </w:pPr>
      <w:del w:id="222" w:author="Elinor Pejryd" w:date="2026-01-16T10:21:00Z">
        <w:r>
          <w:rPr>
            <w:sz w:val="20"/>
            <w:szCs w:val="20"/>
            <w:lang w:val="en-GB"/>
          </w:rPr>
          <w:delTex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delText>
        </w:r>
      </w:del>
    </w:p>
    <w:p w14:paraId="061C9BD7" w14:textId="77777777" w:rsidR="00561B9B" w:rsidRPr="00D02503" w:rsidRDefault="00F8702E" w:rsidP="007B11A2">
      <w:pPr>
        <w:pStyle w:val="Heading3"/>
        <w:suppressLineNumbers/>
        <w:suppressAutoHyphens/>
        <w:rPr>
          <w:sz w:val="20"/>
          <w:szCs w:val="20"/>
          <w:lang w:val="en-GB"/>
        </w:rPr>
      </w:pPr>
      <w:r>
        <w:rPr>
          <w:sz w:val="20"/>
          <w:szCs w:val="20"/>
          <w:lang w:val="en-GB"/>
        </w:rPr>
        <w:t>George Institute for Global Health (TGI)</w:t>
      </w:r>
    </w:p>
    <w:p w14:paraId="12934DD7" w14:textId="77777777" w:rsidR="00F8702E" w:rsidRPr="007B11A2" w:rsidRDefault="00F8702E" w:rsidP="007B11A2">
      <w:pPr>
        <w:keepNext/>
        <w:suppressLineNumbers/>
        <w:suppressAutoHyphens/>
        <w:spacing w:before="120"/>
        <w:ind w:left="720"/>
        <w:rPr>
          <w:sz w:val="20"/>
          <w:szCs w:val="20"/>
          <w:lang w:val="en-GB"/>
        </w:rPr>
      </w:pPr>
      <w:r>
        <w:rPr>
          <w:sz w:val="20"/>
          <w:szCs w:val="20"/>
          <w:lang w:val="en-GB"/>
        </w:rPr>
        <w:t>TGI shall be the Study Coordinator responsible for the execution, coordination and management of the Trial in India. TGI shall assume all legal responsibilities for the implementation of the Trial in India in accordance with Good Clinical practice.</w:t>
      </w:r>
    </w:p>
    <w:p w14:paraId="381DF691" w14:textId="77777777" w:rsidR="00F8702E" w:rsidRPr="007B11A2" w:rsidRDefault="00F8702E" w:rsidP="007B11A2">
      <w:pPr>
        <w:keepNext/>
        <w:suppressLineNumbers/>
        <w:suppressAutoHyphens/>
        <w:ind w:left="720"/>
        <w:rPr>
          <w:sz w:val="20"/>
          <w:szCs w:val="20"/>
          <w:lang w:val="en-GB"/>
        </w:rPr>
      </w:pPr>
    </w:p>
    <w:p w14:paraId="7088DAC3" w14:textId="77777777" w:rsidR="00F8702E" w:rsidRPr="007B11A2" w:rsidRDefault="00F8702E" w:rsidP="007B11A2">
      <w:pPr>
        <w:keepNext/>
        <w:suppressLineNumbers/>
        <w:suppressAutoHyphens/>
        <w:ind w:left="720"/>
        <w:rPr>
          <w:sz w:val="20"/>
          <w:szCs w:val="20"/>
          <w:lang w:val="en-GB"/>
        </w:rPr>
      </w:pPr>
      <w:r>
        <w:rPr>
          <w:sz w:val="20"/>
          <w:szCs w:val="20"/>
          <w:lang w:val="en-GB"/>
        </w:rPr>
        <w:t>As Study Coordinator, TGI will be solely responsible for:</w:t>
      </w:r>
    </w:p>
    <w:p w14:paraId="4D3D4C9F" w14:textId="0A855CAB" w:rsidR="00F8702E" w:rsidRPr="007B11A2" w:rsidRDefault="007B11A2" w:rsidP="007B11A2">
      <w:pPr>
        <w:keepNext/>
        <w:numPr>
          <w:ilvl w:val="0"/>
          <w:numId w:val="58"/>
        </w:numPr>
        <w:suppressLineNumbers/>
        <w:suppressAutoHyphens/>
        <w:rPr>
          <w:sz w:val="20"/>
          <w:szCs w:val="20"/>
          <w:lang w:val="en-GB"/>
        </w:rPr>
      </w:pPr>
      <w:del w:id="223" w:author="Abhinav Bassi" w:date="2026-10-05T14:25:00Z" w16du:dateUtc="2026-10-05T08:55:00Z">
        <w:r w:rsidDel="00C83604">
          <w:rPr>
            <w:sz w:val="20"/>
            <w:szCs w:val="20"/>
            <w:lang w:val="en-GB"/>
          </w:rPr>
          <w:delText xml:space="preserve">the design of the Trial in collaboration with </w:delText>
        </w:r>
      </w:del>
      <w:ins w:id="224" w:author="Elinor Pejryd" w:date="2026-01-16T10:37:00Z">
        <w:del w:id="225" w:author="Abhinav Bassi" w:date="2026-10-05T14:25:00Z" w16du:dateUtc="2026-10-05T08:55:00Z">
          <w:r w:rsidDel="00C83604">
            <w:rPr>
              <w:sz w:val="20"/>
              <w:szCs w:val="20"/>
              <w:lang w:val="en-GB"/>
            </w:rPr>
            <w:delText>the Project Leader</w:delText>
          </w:r>
        </w:del>
      </w:ins>
      <w:del w:id="226" w:author="Abhinav Bassi" w:date="2026-10-05T14:25:00Z" w16du:dateUtc="2026-10-05T08:55:00Z">
        <w:r w:rsidDel="00C83604">
          <w:rPr>
            <w:sz w:val="20"/>
            <w:szCs w:val="20"/>
            <w:lang w:val="en-GB"/>
          </w:rPr>
          <w:delText xml:space="preserve">KI and </w:delText>
        </w:r>
      </w:del>
      <w:r>
        <w:rPr>
          <w:sz w:val="20"/>
          <w:szCs w:val="20"/>
          <w:lang w:val="en-GB"/>
        </w:rPr>
        <w:t xml:space="preserve">the </w:t>
      </w:r>
      <w:del w:id="227" w:author="Abhinav Bassi" w:date="2026-10-05T14:46:00Z" w16du:dateUtc="2026-10-05T09:16:00Z">
        <w:r w:rsidDel="006155B4">
          <w:rPr>
            <w:sz w:val="20"/>
            <w:szCs w:val="20"/>
            <w:lang w:val="en-GB"/>
          </w:rPr>
          <w:delText xml:space="preserve">direction and </w:delText>
        </w:r>
      </w:del>
      <w:r>
        <w:rPr>
          <w:sz w:val="20"/>
          <w:szCs w:val="20"/>
          <w:lang w:val="en-GB"/>
        </w:rPr>
        <w:t>management of the Trial in India;</w:t>
      </w:r>
    </w:p>
    <w:p w14:paraId="43B14B40" w14:textId="77777777" w:rsidR="003811C7" w:rsidRPr="007B11A2" w:rsidRDefault="003811C7" w:rsidP="007B11A2">
      <w:pPr>
        <w:keepNext/>
        <w:numPr>
          <w:ilvl w:val="0"/>
          <w:numId w:val="58"/>
        </w:numPr>
        <w:suppressLineNumbers/>
        <w:suppressAutoHyphens/>
        <w:rPr>
          <w:sz w:val="20"/>
          <w:szCs w:val="20"/>
          <w:lang w:val="en-GB"/>
        </w:rPr>
      </w:pPr>
      <w:r>
        <w:rPr>
          <w:sz w:val="20"/>
          <w:szCs w:val="20"/>
          <w:lang w:val="en-GB"/>
        </w:rPr>
        <w:t>translating the Protocol and additional documentation, including Subject documents and informed consent forms into local language, as appropriate;</w:t>
      </w:r>
    </w:p>
    <w:p w14:paraId="03A0A7C7"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engaging Study Sites and any subcontractors and liaising with them and providing them all necessary information to ensure that the Trial is conducted in accordance with the Protocol, GCP and applicable laws;</w:t>
      </w:r>
    </w:p>
    <w:p w14:paraId="45512262"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entering into appropriate written agreements with the Study Sites for the conduct of the Trial, in accordance with applicable laws, to ensure recruitment of Subjects and collection of Data,;</w:t>
      </w:r>
    </w:p>
    <w:p w14:paraId="54A0E011" w14:textId="77777777" w:rsidR="00F8702E" w:rsidRPr="007B11A2" w:rsidRDefault="00BC3AD6" w:rsidP="007B11A2">
      <w:pPr>
        <w:keepNext/>
        <w:numPr>
          <w:ilvl w:val="0"/>
          <w:numId w:val="58"/>
        </w:numPr>
        <w:suppressLineNumbers/>
        <w:suppressAutoHyphens/>
        <w:rPr>
          <w:sz w:val="20"/>
          <w:szCs w:val="20"/>
          <w:lang w:val="en-GB"/>
        </w:rPr>
      </w:pPr>
      <w:r>
        <w:rPr>
          <w:sz w:val="20"/>
          <w:szCs w:val="20"/>
          <w:lang w:val="en-GB"/>
        </w:rPr>
        <w:t>monitoring the Trial;</w:t>
      </w:r>
    </w:p>
    <w:p w14:paraId="3AC0DD8B" w14:textId="77777777" w:rsidR="00561B9B" w:rsidRPr="007B11A2" w:rsidRDefault="00400FAA" w:rsidP="007B11A2">
      <w:pPr>
        <w:keepNext/>
        <w:numPr>
          <w:ilvl w:val="0"/>
          <w:numId w:val="58"/>
        </w:numPr>
        <w:suppressLineNumbers/>
        <w:suppressAutoHyphens/>
        <w:rPr>
          <w:sz w:val="20"/>
          <w:szCs w:val="20"/>
          <w:lang w:val="en-GB"/>
        </w:rPr>
      </w:pPr>
      <w:r>
        <w:rPr>
          <w:sz w:val="20"/>
          <w:szCs w:val="20"/>
          <w:lang w:val="en-GB"/>
        </w:rPr>
        <w:t xml:space="preserve">conducting training, </w:t>
      </w:r>
    </w:p>
    <w:p w14:paraId="13FFF085" w14:textId="77777777" w:rsidR="00561B9B" w:rsidRPr="007B11A2" w:rsidRDefault="00561B9B" w:rsidP="007B11A2">
      <w:pPr>
        <w:keepNext/>
        <w:numPr>
          <w:ilvl w:val="0"/>
          <w:numId w:val="58"/>
        </w:numPr>
        <w:suppressLineNumbers/>
        <w:suppressAutoHyphens/>
        <w:rPr>
          <w:sz w:val="20"/>
          <w:szCs w:val="20"/>
          <w:lang w:val="en-GB"/>
        </w:rPr>
      </w:pPr>
      <w:r>
        <w:rPr>
          <w:sz w:val="20"/>
          <w:szCs w:val="20"/>
          <w:lang w:val="en-GB"/>
        </w:rPr>
        <w:t xml:space="preserve">collecting, documenting and reporting patient data and reporting serious adverse events; </w:t>
      </w:r>
    </w:p>
    <w:p w14:paraId="5CBADBAE" w14:textId="77777777" w:rsidR="00F8702E" w:rsidRPr="007B11A2" w:rsidRDefault="00F8702E" w:rsidP="007B11A2">
      <w:pPr>
        <w:keepNext/>
        <w:numPr>
          <w:ilvl w:val="0"/>
          <w:numId w:val="58"/>
        </w:numPr>
        <w:suppressLineNumbers/>
        <w:suppressAutoHyphens/>
        <w:rPr>
          <w:sz w:val="20"/>
          <w:szCs w:val="20"/>
          <w:lang w:val="en-GB"/>
        </w:rPr>
      </w:pPr>
      <w:r>
        <w:rPr>
          <w:sz w:val="20"/>
          <w:szCs w:val="20"/>
          <w:lang w:val="en-GB"/>
        </w:rPr>
        <w:t>ensuring Data quality;</w:t>
      </w:r>
    </w:p>
    <w:p w14:paraId="078A995A"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Data storage;</w:t>
      </w:r>
    </w:p>
    <w:p w14:paraId="6B29BDD3" w14:textId="77777777" w:rsidR="00F8702E" w:rsidRPr="007B11A2" w:rsidRDefault="00F8702E" w:rsidP="007B11A2">
      <w:pPr>
        <w:keepNext/>
        <w:numPr>
          <w:ilvl w:val="0"/>
          <w:numId w:val="58"/>
        </w:numPr>
        <w:suppressLineNumbers/>
        <w:suppressAutoHyphens/>
        <w:rPr>
          <w:sz w:val="20"/>
          <w:szCs w:val="20"/>
          <w:lang w:val="en-GB"/>
        </w:rPr>
      </w:pPr>
      <w:r>
        <w:rPr>
          <w:sz w:val="20"/>
          <w:szCs w:val="20"/>
          <w:lang w:val="en-GB"/>
        </w:rPr>
        <w:t xml:space="preserve">reporting serious breaches; </w:t>
      </w:r>
    </w:p>
    <w:p w14:paraId="3B644755" w14:textId="77777777" w:rsidR="008F5F89" w:rsidRPr="007B11A2" w:rsidRDefault="00F8702E" w:rsidP="007B11A2">
      <w:pPr>
        <w:keepNext/>
        <w:numPr>
          <w:ilvl w:val="0"/>
          <w:numId w:val="58"/>
        </w:numPr>
        <w:suppressLineNumbers/>
        <w:suppressAutoHyphens/>
        <w:rPr>
          <w:sz w:val="20"/>
          <w:szCs w:val="20"/>
          <w:lang w:val="en-GB"/>
        </w:rPr>
      </w:pPr>
      <w:r>
        <w:rPr>
          <w:sz w:val="20"/>
          <w:szCs w:val="20"/>
          <w:lang w:val="en-GB"/>
        </w:rPr>
        <w:t xml:space="preserve">any coordinating activities in accordance with the Protocol; </w:t>
      </w:r>
    </w:p>
    <w:p w14:paraId="11114F24" w14:textId="77777777" w:rsidR="00F75C1F" w:rsidRPr="007B11A2" w:rsidRDefault="008F5F89" w:rsidP="007B11A2">
      <w:pPr>
        <w:keepNext/>
        <w:numPr>
          <w:ilvl w:val="0"/>
          <w:numId w:val="58"/>
        </w:numPr>
        <w:suppressLineNumbers/>
        <w:suppressAutoHyphens/>
        <w:rPr>
          <w:sz w:val="20"/>
          <w:szCs w:val="20"/>
          <w:lang w:val="en-GB"/>
        </w:rPr>
      </w:pPr>
      <w:r>
        <w:rPr>
          <w:sz w:val="20"/>
          <w:szCs w:val="20"/>
          <w:lang w:val="en-GB"/>
        </w:rPr>
        <w:t>being a contact point for receiving all questions from Subjects, Principal Investigators and national regulatory authorities regarding the Trial and providing answers to them;</w:t>
      </w:r>
    </w:p>
    <w:p w14:paraId="6015C196" w14:textId="77777777" w:rsidR="00F75C1F" w:rsidRPr="007B11A2" w:rsidRDefault="00F75C1F" w:rsidP="007B11A2">
      <w:pPr>
        <w:keepNext/>
        <w:numPr>
          <w:ilvl w:val="0"/>
          <w:numId w:val="58"/>
        </w:numPr>
        <w:suppressLineNumbers/>
        <w:suppressAutoHyphens/>
        <w:rPr>
          <w:sz w:val="20"/>
          <w:szCs w:val="20"/>
          <w:lang w:val="en-GB"/>
        </w:rPr>
      </w:pPr>
      <w:bookmarkStart w:id="228" w:name="_Hlk183004448"/>
      <w:r>
        <w:rPr>
          <w:sz w:val="20"/>
          <w:szCs w:val="20"/>
          <w:lang w:val="en-GB"/>
        </w:rPr>
        <w:t>contributing to analyses, interpretation of findings</w:t>
      </w:r>
      <w:bookmarkEnd w:id="228"/>
      <w:r>
        <w:rPr>
          <w:sz w:val="20"/>
          <w:szCs w:val="20"/>
          <w:lang w:val="en-GB"/>
        </w:rPr>
        <w:t xml:space="preserve">; and </w:t>
      </w:r>
    </w:p>
    <w:p w14:paraId="3DB08975" w14:textId="258265AA" w:rsidR="003811C7" w:rsidRPr="007B11A2" w:rsidRDefault="00F75C1F" w:rsidP="007B11A2">
      <w:pPr>
        <w:keepNext/>
        <w:numPr>
          <w:ilvl w:val="0"/>
          <w:numId w:val="58"/>
        </w:numPr>
        <w:suppressLineNumbers/>
        <w:suppressAutoHyphens/>
        <w:rPr>
          <w:sz w:val="20"/>
          <w:szCs w:val="20"/>
          <w:lang w:val="en-GB"/>
        </w:rPr>
      </w:pPr>
      <w:r>
        <w:rPr>
          <w:sz w:val="20"/>
          <w:szCs w:val="20"/>
          <w:lang w:val="en-GB"/>
        </w:rPr>
        <w:t xml:space="preserve">contributing to drafting publications and shaping dissemination messages in collaboration with </w:t>
      </w:r>
      <w:ins w:id="229" w:author="Elinor Pejryd" w:date="2026-01-16T10:37:00Z">
        <w:del w:id="230" w:author="Abhinav Bassi" w:date="2026-10-05T14:25:00Z" w16du:dateUtc="2026-10-05T08:55:00Z">
          <w:r w:rsidDel="00AD4BD9">
            <w:rPr>
              <w:sz w:val="20"/>
              <w:szCs w:val="20"/>
              <w:lang w:val="en-GB"/>
            </w:rPr>
            <w:delText>the Project Leader</w:delText>
          </w:r>
        </w:del>
      </w:ins>
      <w:del w:id="231" w:author="Abhinav Bassi" w:date="2026-10-05T14:25:00Z" w16du:dateUtc="2026-10-05T08:55:00Z">
        <w:r w:rsidDel="00AD4BD9">
          <w:rPr>
            <w:sz w:val="20"/>
            <w:szCs w:val="20"/>
            <w:lang w:val="en-GB"/>
          </w:rPr>
          <w:delText>KI and with University of Birmingham.</w:delText>
        </w:r>
      </w:del>
      <w:ins w:id="232" w:author="Abhinav Bassi" w:date="2026-10-05T14:25:00Z" w16du:dateUtc="2026-10-05T08:55:00Z">
        <w:r w:rsidR="00AD4BD9">
          <w:rPr>
            <w:sz w:val="20"/>
            <w:szCs w:val="20"/>
            <w:lang w:val="en-GB"/>
          </w:rPr>
          <w:t>KUH.</w:t>
        </w:r>
      </w:ins>
    </w:p>
    <w:p w14:paraId="389631E9" w14:textId="77777777" w:rsidR="00561B9B" w:rsidRPr="007B11A2" w:rsidRDefault="00561B9B" w:rsidP="007B11A2">
      <w:pPr>
        <w:keepNext/>
        <w:suppressLineNumbers/>
        <w:suppressAutoHyphens/>
        <w:rPr>
          <w:sz w:val="20"/>
          <w:szCs w:val="20"/>
          <w:lang w:val="en-GB"/>
        </w:rPr>
      </w:pPr>
    </w:p>
    <w:p w14:paraId="75057A67" w14:textId="77777777" w:rsidR="00561B9B" w:rsidRDefault="00394BCD" w:rsidP="007B11A2">
      <w:pPr>
        <w:keepNext/>
        <w:suppressLineNumbers/>
        <w:suppressAutoHyphens/>
        <w:ind w:left="709"/>
        <w:jc w:val="both"/>
        <w:rPr>
          <w:sz w:val="20"/>
          <w:szCs w:val="20"/>
          <w:lang w:val="en-GB"/>
        </w:rPr>
      </w:pPr>
      <w:r>
        <w:rPr>
          <w:sz w:val="20"/>
          <w:szCs w:val="20"/>
          <w:lang w:val="en-GB"/>
        </w:rPr>
        <w:t xml:space="preserve">TGI shall secure all necessary approvals from the relevant research ethics committees in India and for registering the Trial, including any amendments thereof, with the relevant authorities in India before undertaking any part of the Trial. TGI shall obtain properly signed informed consent and acknowledgement forms from any Subjects who they involve in the Project. TGI shall ensure </w:t>
      </w:r>
      <w:r>
        <w:rPr>
          <w:sz w:val="20"/>
          <w:szCs w:val="20"/>
          <w:lang w:val="en-GB"/>
        </w:rPr>
        <w:lastRenderedPageBreak/>
        <w:t xml:space="preserve">that all necessary approvals, indemnities and agreements from Study Sites involved are obtained. </w:t>
      </w:r>
    </w:p>
    <w:p w14:paraId="6E35BB8C" w14:textId="77777777" w:rsidR="007B11A2" w:rsidRPr="007B11A2" w:rsidRDefault="007B11A2" w:rsidP="007B11A2">
      <w:pPr>
        <w:keepNext/>
        <w:suppressLineNumbers/>
        <w:suppressAutoHyphens/>
        <w:ind w:left="709"/>
        <w:jc w:val="both"/>
        <w:rPr>
          <w:sz w:val="20"/>
          <w:szCs w:val="20"/>
          <w:lang w:val="en-GB"/>
        </w:rPr>
      </w:pPr>
    </w:p>
    <w:p w14:paraId="1E68ED10" w14:textId="77777777" w:rsidR="00394BCD" w:rsidRPr="007B11A2" w:rsidRDefault="00394BCD" w:rsidP="007B11A2">
      <w:pPr>
        <w:keepNext/>
        <w:suppressLineNumbers/>
        <w:suppressAutoHyphens/>
        <w:ind w:left="709"/>
        <w:jc w:val="both"/>
        <w:rPr>
          <w:sz w:val="20"/>
          <w:szCs w:val="20"/>
          <w:lang w:val="en-GB"/>
        </w:rPr>
      </w:pPr>
      <w:r>
        <w:rPr>
          <w:sz w:val="20"/>
          <w:szCs w:val="20"/>
          <w:lang w:val="en-GB"/>
        </w:rPr>
        <w:t>TGI shall remain fully and directly liable for its own activities and for its compliance with applicable laws. TGI shall obtain and maintain complete and relevant insurances, including patient insurance, as required by applicable laws and shall if required provide K</w:t>
      </w:r>
      <w:ins w:id="233" w:author="Elinor Pejryd" w:date="2026-01-16T10:38:00Z">
        <w:r>
          <w:rPr>
            <w:sz w:val="20"/>
            <w:szCs w:val="20"/>
            <w:lang w:val="en-GB"/>
          </w:rPr>
          <w:t>UH</w:t>
        </w:r>
      </w:ins>
      <w:del w:id="234" w:author="Elinor Pejryd" w:date="2026-01-16T10:38:00Z">
        <w:r>
          <w:rPr>
            <w:sz w:val="20"/>
            <w:szCs w:val="20"/>
            <w:lang w:val="en-GB"/>
          </w:rPr>
          <w:delText>I</w:delText>
        </w:r>
      </w:del>
      <w:r>
        <w:rPr>
          <w:sz w:val="20"/>
          <w:szCs w:val="20"/>
          <w:lang w:val="en-GB"/>
        </w:rPr>
        <w:t xml:space="preserve"> with a certificate to such effect.</w:t>
      </w:r>
    </w:p>
    <w:p w14:paraId="3A5B3463" w14:textId="77777777" w:rsidR="003811C7" w:rsidRPr="00684D9B" w:rsidRDefault="003811C7" w:rsidP="007B11A2">
      <w:pPr>
        <w:pStyle w:val="Heading2"/>
        <w:suppressLineNumbers/>
        <w:suppressAutoHyphens/>
        <w:jc w:val="both"/>
        <w:rPr>
          <w:sz w:val="22"/>
          <w:szCs w:val="22"/>
          <w:lang w:val="en-GB"/>
        </w:rPr>
      </w:pPr>
      <w:r>
        <w:rPr>
          <w:sz w:val="22"/>
          <w:szCs w:val="24"/>
          <w:lang w:val="en-GB"/>
        </w:rPr>
        <w:t xml:space="preserve">Personal </w:t>
      </w:r>
      <w:r>
        <w:rPr>
          <w:sz w:val="22"/>
          <w:szCs w:val="22"/>
          <w:lang w:val="en-GB"/>
        </w:rPr>
        <w:t xml:space="preserve">data </w:t>
      </w:r>
    </w:p>
    <w:p w14:paraId="57F58EEF" w14:textId="77777777" w:rsidR="005F692B" w:rsidRPr="000936EB" w:rsidRDefault="005F692B" w:rsidP="007B11A2">
      <w:pPr>
        <w:pStyle w:val="Heading3"/>
        <w:suppressLineNumbers/>
        <w:suppressAutoHyphens/>
        <w:spacing w:before="100" w:after="100"/>
        <w:jc w:val="both"/>
        <w:rPr>
          <w:rFonts w:cs="Times New Roman"/>
          <w:bCs w:val="0"/>
          <w:sz w:val="20"/>
          <w:szCs w:val="20"/>
          <w:u w:val="none"/>
          <w:lang w:val="en-GB"/>
        </w:rPr>
      </w:pPr>
      <w:r>
        <w:rPr>
          <w:rFonts w:cs="Times New Roman"/>
          <w:bCs w:val="0"/>
          <w:sz w:val="20"/>
          <w:szCs w:val="20"/>
          <w:u w:val="none"/>
          <w:lang w:val="en-GB"/>
        </w:rPr>
        <w:t>Each Party shall maintain the confidentiality, in accordance with the applicable laws, regulations and guidelines, of all samples and personal data (including digital and paper data) relating to the use of human subjects, which is created or used in the course of the Project and shall ensure that all local communities, hospitals and primary health facilities involved in the Project comply with said obligations and any further instructions and security measures to ensure personal data is processed as required by applicable laws.</w:t>
      </w:r>
    </w:p>
    <w:p w14:paraId="02793FEB" w14:textId="77777777" w:rsidR="005F692B" w:rsidRPr="000936EB" w:rsidRDefault="005F692B" w:rsidP="007B11A2">
      <w:pPr>
        <w:pStyle w:val="Heading3"/>
        <w:suppressLineNumbers/>
        <w:suppressAutoHyphens/>
        <w:spacing w:before="100" w:after="100"/>
        <w:jc w:val="both"/>
        <w:rPr>
          <w:sz w:val="20"/>
          <w:szCs w:val="24"/>
          <w:u w:val="none"/>
          <w:lang w:val="en-GB"/>
        </w:rPr>
      </w:pPr>
      <w:r>
        <w:rPr>
          <w:rFonts w:cs="Times New Roman"/>
          <w:bCs w:val="0"/>
          <w:sz w:val="20"/>
          <w:szCs w:val="20"/>
          <w:u w:val="none"/>
          <w:lang w:val="en-GB"/>
        </w:rPr>
        <w:t>TGI shall ensure that documentation and collection</w:t>
      </w:r>
      <w:r>
        <w:rPr>
          <w:sz w:val="20"/>
          <w:szCs w:val="24"/>
          <w:u w:val="none"/>
          <w:lang w:val="en-GB"/>
        </w:rPr>
        <w:t xml:space="preserve"> of Data in the Trial is made in full compliance with the Protocol and all applicable laws and regulations, including GCP and that the collection of Data is conducted in a manner which provides for the correct submission to, or review by, relevant regulatory authorities.</w:t>
      </w:r>
    </w:p>
    <w:p w14:paraId="0095CCBA" w14:textId="0D3DD87A" w:rsidR="005F692B" w:rsidRPr="000936EB" w:rsidRDefault="005F692B" w:rsidP="007B11A2">
      <w:pPr>
        <w:pStyle w:val="Heading3"/>
        <w:suppressLineNumbers/>
        <w:suppressAutoHyphens/>
        <w:spacing w:before="100" w:after="100"/>
        <w:jc w:val="both"/>
        <w:rPr>
          <w:sz w:val="20"/>
          <w:szCs w:val="20"/>
          <w:u w:val="none"/>
          <w:lang w:val="en-GB"/>
        </w:rPr>
      </w:pPr>
      <w:commentRangeStart w:id="235"/>
      <w:ins w:id="236" w:author="The George Institute for Global Health" w:date="2026-08-18T09:00:00Z">
        <w:r>
          <w:rPr>
            <w:sz w:val="20"/>
            <w:szCs w:val="24"/>
            <w:u w:val="none"/>
            <w:lang w:val="en-GB"/>
          </w:rPr>
          <w:t>Each Party shall</w:t>
        </w:r>
        <w:del w:id="237" w:author="Elinor Pejryd" w:date="2026-08-25T10:56:00Z" w16du:dateUtc="2026-08-25T08:56:00Z">
          <w:r w:rsidDel="002E14EA">
            <w:rPr>
              <w:sz w:val="20"/>
              <w:szCs w:val="24"/>
              <w:u w:val="none"/>
              <w:lang w:val="en-GB"/>
            </w:rPr>
            <w:delText>, to the extent applicable to it, comply with all applicable provisions of the Digital Personal Data Protection Act, 2023 (“DPDP Act”) and any rules, notifications, or guidelines issued thereunder,</w:delText>
          </w:r>
        </w:del>
      </w:ins>
      <w:ins w:id="238" w:author="Elinor Pejryd" w:date="2026-08-25T10:56:00Z" w16du:dateUtc="2026-08-25T08:56:00Z">
        <w:r w:rsidR="002E14EA">
          <w:rPr>
            <w:sz w:val="20"/>
            <w:szCs w:val="24"/>
            <w:u w:val="none"/>
            <w:lang w:val="en-GB"/>
          </w:rPr>
          <w:t xml:space="preserve"> comply </w:t>
        </w:r>
      </w:ins>
      <w:ins w:id="239" w:author="Elinor Pejryd" w:date="2026-08-25T10:56:00Z">
        <w:r w:rsidR="002E14EA" w:rsidRPr="002E14EA">
          <w:rPr>
            <w:sz w:val="20"/>
            <w:szCs w:val="24"/>
            <w:u w:val="none"/>
            <w:lang w:val="en-US"/>
          </w:rPr>
          <w:t>with all data protection and privacy laws and regulations applicable to such Party and its processing of Personal Data under this Agreement,</w:t>
        </w:r>
      </w:ins>
      <w:ins w:id="240" w:author="The George Institute for Global Health" w:date="2026-08-18T09:00:00Z">
        <w:r>
          <w:rPr>
            <w:sz w:val="20"/>
            <w:szCs w:val="24"/>
            <w:u w:val="none"/>
            <w:lang w:val="en-GB"/>
          </w:rPr>
          <w:t xml:space="preserve"> as </w:t>
        </w:r>
        <w:del w:id="241" w:author="Elinor Pejryd" w:date="2026-08-25T10:56:00Z" w16du:dateUtc="2026-08-25T08:56:00Z">
          <w:r w:rsidDel="002E14EA">
            <w:rPr>
              <w:sz w:val="20"/>
              <w:szCs w:val="24"/>
              <w:u w:val="none"/>
              <w:lang w:val="en-GB"/>
            </w:rPr>
            <w:delText xml:space="preserve">may be </w:delText>
          </w:r>
        </w:del>
        <w:r>
          <w:rPr>
            <w:sz w:val="20"/>
            <w:szCs w:val="24"/>
            <w:u w:val="none"/>
            <w:lang w:val="en-GB"/>
          </w:rPr>
          <w:t xml:space="preserve">amended from time to time. Each Party shall ensure that any processing, handling, storage, or transfer of Personal Data by it under this Agreement is carried out in accordance with </w:t>
        </w:r>
        <w:del w:id="242" w:author="Elinor Pejryd" w:date="2026-08-25T10:57:00Z" w16du:dateUtc="2026-08-25T08:57:00Z">
          <w:r w:rsidDel="002E14EA">
            <w:rPr>
              <w:sz w:val="20"/>
              <w:szCs w:val="24"/>
              <w:u w:val="none"/>
              <w:lang w:val="en-GB"/>
            </w:rPr>
            <w:delText xml:space="preserve">the requirements of the DPDP Act </w:delText>
          </w:r>
        </w:del>
      </w:ins>
      <w:ins w:id="243" w:author="Elinor Pejryd" w:date="2026-08-25T10:57:00Z" w16du:dateUtc="2026-08-25T08:57:00Z">
        <w:r w:rsidR="002E14EA">
          <w:rPr>
            <w:sz w:val="20"/>
            <w:szCs w:val="24"/>
            <w:u w:val="none"/>
            <w:lang w:val="en-GB"/>
          </w:rPr>
          <w:t xml:space="preserve">such applicable laws and regulations </w:t>
        </w:r>
      </w:ins>
      <w:ins w:id="244" w:author="The George Institute for Global Health" w:date="2026-08-18T09:00:00Z">
        <w:r>
          <w:rPr>
            <w:sz w:val="20"/>
            <w:szCs w:val="24"/>
            <w:u w:val="none"/>
            <w:lang w:val="en-GB"/>
          </w:rPr>
          <w:t xml:space="preserve">and shall implement reasonable technical and organisational measures to protect such Personal Data. </w:t>
        </w:r>
      </w:ins>
      <w:commentRangeEnd w:id="235"/>
      <w:r w:rsidR="002E14EA">
        <w:rPr>
          <w:rStyle w:val="CommentReference"/>
          <w:sz w:val="20"/>
          <w:szCs w:val="24"/>
          <w:u w:val="none"/>
          <w:lang w:val="en-GB"/>
        </w:rPr>
        <w:commentReference w:id="235"/>
      </w:r>
      <w:r>
        <w:rPr>
          <w:sz w:val="20"/>
          <w:szCs w:val="24"/>
          <w:u w:val="none"/>
          <w:lang w:val="en-GB"/>
        </w:rPr>
        <w:t xml:space="preserve">The Parties acknowledge and agree that in relation to the Data (Personal Data) </w:t>
      </w:r>
      <w:r>
        <w:rPr>
          <w:sz w:val="20"/>
          <w:szCs w:val="20"/>
          <w:u w:val="none"/>
          <w:lang w:val="en-GB"/>
        </w:rPr>
        <w:t xml:space="preserve">collected by TGI under and in connection with the Study, </w:t>
      </w:r>
      <w:del w:id="245" w:author="Elinor Pejryd" w:date="2026-01-16T10:39:00Z">
        <w:r>
          <w:rPr>
            <w:sz w:val="20"/>
            <w:szCs w:val="20"/>
            <w:u w:val="none"/>
            <w:lang w:val="en-GB"/>
          </w:rPr>
          <w:delText>the Parties KI and TGI are joint controllers pursuant to Article 26 GDPR and their respective responsibilities will be agreed upon in the separate Joint Controller Agreement to be signed by KI and TGI.</w:delText>
        </w:r>
      </w:del>
      <w:ins w:id="246" w:author="Elinor Pejryd" w:date="2026-01-16T10:39:00Z">
        <w:r>
          <w:rPr>
            <w:sz w:val="20"/>
            <w:szCs w:val="20"/>
            <w:u w:val="none"/>
            <w:lang w:val="en-GB"/>
          </w:rPr>
          <w:t>TGI is responsible as controller</w:t>
        </w:r>
      </w:ins>
      <w:ins w:id="247" w:author="Elinor Pejryd" w:date="2026-01-16T10:40:00Z">
        <w:r>
          <w:rPr>
            <w:sz w:val="20"/>
            <w:szCs w:val="20"/>
            <w:u w:val="none"/>
            <w:lang w:val="en-GB"/>
          </w:rPr>
          <w:t xml:space="preserve"> of the Personal Data</w:t>
        </w:r>
      </w:ins>
      <w:ins w:id="248" w:author="Elinor Pejryd" w:date="2026-01-16T11:51:00Z">
        <w:del w:id="249" w:author="Abhinav Bassi" w:date="2026-10-05T14:26:00Z" w16du:dateUtc="2026-10-05T08:56:00Z">
          <w:r w:rsidDel="002A5A98">
            <w:rPr>
              <w:sz w:val="20"/>
              <w:szCs w:val="20"/>
              <w:u w:val="none"/>
              <w:lang w:val="en-GB"/>
            </w:rPr>
            <w:delText xml:space="preserve"> (</w:delText>
          </w:r>
        </w:del>
      </w:ins>
      <w:ins w:id="250" w:author="Elinor Pejryd" w:date="2026-01-16T11:52:00Z">
        <w:del w:id="251" w:author="Abhinav Bassi" w:date="2026-10-05T14:26:00Z" w16du:dateUtc="2026-10-05T08:56:00Z">
          <w:r w:rsidDel="002A5A98">
            <w:rPr>
              <w:sz w:val="20"/>
              <w:szCs w:val="20"/>
              <w:u w:val="none"/>
              <w:lang w:val="en-GB"/>
            </w:rPr>
            <w:delText>jointly with the Project Leader as appli</w:delText>
          </w:r>
        </w:del>
      </w:ins>
      <w:ins w:id="252" w:author="Martin Gerdin Wärnberg(5ml3)" w:date="2026-01-19T11:17:00Z">
        <w:del w:id="253" w:author="Abhinav Bassi" w:date="2026-10-05T14:26:00Z" w16du:dateUtc="2026-10-05T08:56:00Z">
          <w:r w:rsidDel="002A5A98">
            <w:rPr>
              <w:sz w:val="20"/>
              <w:szCs w:val="20"/>
              <w:u w:val="none"/>
              <w:lang w:val="en-GB"/>
            </w:rPr>
            <w:delText>c</w:delText>
          </w:r>
        </w:del>
      </w:ins>
      <w:ins w:id="254" w:author="Elinor Pejryd" w:date="2026-01-16T11:52:00Z">
        <w:del w:id="255" w:author="Abhinav Bassi" w:date="2026-10-05T14:26:00Z" w16du:dateUtc="2026-10-05T08:56:00Z">
          <w:r w:rsidDel="002A5A98">
            <w:rPr>
              <w:sz w:val="20"/>
              <w:szCs w:val="20"/>
              <w:u w:val="none"/>
              <w:lang w:val="en-GB"/>
            </w:rPr>
            <w:delText>able)</w:delText>
          </w:r>
        </w:del>
      </w:ins>
      <w:ins w:id="256" w:author="Elinor Pejryd" w:date="2026-01-16T10:39:00Z">
        <w:r>
          <w:rPr>
            <w:sz w:val="20"/>
            <w:szCs w:val="20"/>
            <w:u w:val="none"/>
            <w:lang w:val="en-GB"/>
          </w:rPr>
          <w:t xml:space="preserve">. KUH will not </w:t>
        </w:r>
        <w:del w:id="257" w:author="Abhinav Bassi" w:date="2026-10-05T14:26:00Z" w16du:dateUtc="2026-10-05T08:56:00Z">
          <w:r w:rsidDel="002A5A98">
            <w:rPr>
              <w:sz w:val="20"/>
              <w:szCs w:val="20"/>
              <w:u w:val="none"/>
              <w:lang w:val="en-GB"/>
            </w:rPr>
            <w:delText>reveive</w:delText>
          </w:r>
        </w:del>
      </w:ins>
      <w:ins w:id="258" w:author="Abhinav Bassi" w:date="2026-10-05T14:26:00Z" w16du:dateUtc="2026-10-05T08:56:00Z">
        <w:r w:rsidR="002A5A98">
          <w:rPr>
            <w:sz w:val="20"/>
            <w:szCs w:val="20"/>
            <w:u w:val="none"/>
            <w:lang w:val="en-GB"/>
          </w:rPr>
          <w:t>receive</w:t>
        </w:r>
      </w:ins>
      <w:ins w:id="259" w:author="Elinor Pejryd" w:date="2026-01-16T10:39:00Z">
        <w:r>
          <w:rPr>
            <w:sz w:val="20"/>
            <w:szCs w:val="20"/>
            <w:u w:val="none"/>
            <w:lang w:val="en-GB"/>
          </w:rPr>
          <w:t xml:space="preserve"> any Personal data </w:t>
        </w:r>
      </w:ins>
      <w:ins w:id="260" w:author="Elinor Pejryd" w:date="2026-01-16T10:40:00Z">
        <w:r>
          <w:rPr>
            <w:sz w:val="20"/>
            <w:szCs w:val="20"/>
            <w:u w:val="none"/>
            <w:lang w:val="en-GB"/>
          </w:rPr>
          <w:t>collected by TGI under and in connection with the Study.</w:t>
        </w:r>
      </w:ins>
    </w:p>
    <w:p w14:paraId="0DDBB173" w14:textId="77777777" w:rsidR="005F692B" w:rsidRPr="000936EB" w:rsidRDefault="005F692B" w:rsidP="007B11A2">
      <w:pPr>
        <w:pStyle w:val="Heading3"/>
        <w:suppressLineNumbers/>
        <w:suppressAutoHyphens/>
        <w:spacing w:before="100" w:after="100"/>
        <w:jc w:val="both"/>
        <w:rPr>
          <w:sz w:val="20"/>
          <w:szCs w:val="24"/>
          <w:u w:val="none"/>
          <w:lang w:val="en-GB"/>
        </w:rPr>
      </w:pPr>
      <w:r>
        <w:rPr>
          <w:sz w:val="20"/>
          <w:szCs w:val="20"/>
          <w:u w:val="none"/>
          <w:lang w:val="en-GB"/>
        </w:rPr>
        <w:t xml:space="preserve">In respect of Personal Data collected by TGI under and in connection with the Trial, TGI shall (i) comply with any applicable data protection laws; (ii) use reasonable endeavours to ensure that all Personal Data is processed lawfully, fairly and in a transparent </w:t>
      </w:r>
      <w:r>
        <w:rPr>
          <w:rFonts w:eastAsia="Calibri"/>
          <w:sz w:val="20"/>
          <w:szCs w:val="18"/>
          <w:u w:val="none"/>
          <w:lang w:val="en-GB"/>
        </w:rPr>
        <w:t xml:space="preserve">manner </w:t>
      </w:r>
      <w:r>
        <w:rPr>
          <w:sz w:val="20"/>
          <w:szCs w:val="20"/>
          <w:u w:val="none"/>
          <w:lang w:val="en-GB"/>
        </w:rPr>
        <w:t>and in</w:t>
      </w:r>
      <w:r>
        <w:rPr>
          <w:rFonts w:eastAsia="Calibri"/>
          <w:sz w:val="20"/>
          <w:szCs w:val="18"/>
          <w:u w:val="none"/>
          <w:lang w:val="en-GB"/>
        </w:rPr>
        <w:t xml:space="preserve"> compliance with the </w:t>
      </w:r>
      <w:r>
        <w:rPr>
          <w:sz w:val="20"/>
          <w:szCs w:val="20"/>
          <w:u w:val="none"/>
          <w:lang w:val="en-GB"/>
        </w:rPr>
        <w:t xml:space="preserve">data protection laws to </w:t>
      </w:r>
      <w:r>
        <w:rPr>
          <w:rFonts w:eastAsia="Calibri"/>
          <w:sz w:val="20"/>
          <w:szCs w:val="18"/>
          <w:u w:val="none"/>
          <w:lang w:val="en-GB"/>
        </w:rPr>
        <w:t xml:space="preserve">which </w:t>
      </w:r>
      <w:r>
        <w:rPr>
          <w:sz w:val="20"/>
          <w:szCs w:val="20"/>
          <w:u w:val="none"/>
          <w:lang w:val="en-GB"/>
        </w:rPr>
        <w:t>it is subject; (iii) enter into such other written agreements with third parties, including Study Sites as may be required from time to time to enable the processing of Personal Data by the Parties.</w:t>
      </w:r>
    </w:p>
    <w:p w14:paraId="403343E4" w14:textId="77777777" w:rsidR="00E627B1" w:rsidRPr="00684D9B" w:rsidRDefault="00E627B1" w:rsidP="007B11A2">
      <w:pPr>
        <w:pStyle w:val="Heading1"/>
        <w:suppressLineNumbers/>
        <w:suppressAutoHyphens/>
        <w:jc w:val="both"/>
        <w:rPr>
          <w:sz w:val="24"/>
          <w:szCs w:val="28"/>
          <w:lang w:val="en-GB"/>
        </w:rPr>
      </w:pPr>
      <w:bookmarkStart w:id="261" w:name="_Toc178569209"/>
      <w:bookmarkStart w:id="262" w:name="_Toc494278309"/>
      <w:r>
        <w:rPr>
          <w:sz w:val="24"/>
          <w:szCs w:val="28"/>
          <w:lang w:val="en-GB"/>
        </w:rPr>
        <w:t xml:space="preserve">Liability </w:t>
      </w:r>
      <w:bookmarkEnd w:id="261"/>
      <w:bookmarkEnd w:id="262"/>
    </w:p>
    <w:p w14:paraId="09C0549C" w14:textId="77777777" w:rsidR="00E627B1" w:rsidRPr="00684D9B" w:rsidRDefault="00E627B1" w:rsidP="007B11A2">
      <w:pPr>
        <w:pStyle w:val="Heading2"/>
        <w:suppressLineNumbers/>
        <w:suppressAutoHyphens/>
        <w:jc w:val="both"/>
        <w:rPr>
          <w:sz w:val="22"/>
          <w:szCs w:val="22"/>
          <w:lang w:val="en-GB"/>
        </w:rPr>
      </w:pPr>
      <w:bookmarkStart w:id="263" w:name="_Toc178569210"/>
      <w:bookmarkStart w:id="264" w:name="_Toc215469596"/>
      <w:bookmarkStart w:id="265" w:name="_Toc494278310"/>
      <w:r>
        <w:rPr>
          <w:sz w:val="22"/>
          <w:szCs w:val="22"/>
          <w:lang w:val="en-GB"/>
        </w:rPr>
        <w:t>No warranties</w:t>
      </w:r>
      <w:bookmarkEnd w:id="263"/>
      <w:bookmarkEnd w:id="264"/>
      <w:bookmarkEnd w:id="265"/>
    </w:p>
    <w:p w14:paraId="327A9500" w14:textId="77777777" w:rsidR="009B181C" w:rsidRPr="00684D9B" w:rsidRDefault="009B181C" w:rsidP="007B11A2">
      <w:pPr>
        <w:pStyle w:val="Revision"/>
        <w:keepNext/>
        <w:suppressLineNumbers/>
        <w:suppressAutoHyphens/>
        <w:spacing w:before="120"/>
        <w:jc w:val="both"/>
        <w:rPr>
          <w:b w:val="0"/>
          <w:sz w:val="20"/>
          <w:szCs w:val="20"/>
        </w:rPr>
      </w:pPr>
      <w:r>
        <w:rPr>
          <w:b w:val="0"/>
          <w:sz w:val="20"/>
          <w:szCs w:val="20"/>
        </w:rPr>
        <w:t xml:space="preserve">In respect of any information or materials (including Results and Background) supplied by one Party to another under the Project, no </w:t>
      </w:r>
      <w:bookmarkStart w:id="266" w:name="OLE_LINK9"/>
      <w:bookmarkStart w:id="267" w:name="OLE_LINK10"/>
      <w:r>
        <w:rPr>
          <w:b w:val="0"/>
          <w:sz w:val="20"/>
          <w:szCs w:val="20"/>
        </w:rPr>
        <w:t>warranty</w:t>
      </w:r>
      <w:bookmarkEnd w:id="266"/>
      <w:bookmarkEnd w:id="267"/>
      <w:r>
        <w:rPr>
          <w:b w:val="0"/>
          <w:sz w:val="20"/>
          <w:szCs w:val="20"/>
        </w:rPr>
        <w:t xml:space="preserve"> or representation of any kind is made, given or implied as to the </w:t>
      </w:r>
      <w:r>
        <w:rPr>
          <w:b w:val="0"/>
          <w:sz w:val="20"/>
          <w:szCs w:val="20"/>
        </w:rPr>
        <w:lastRenderedPageBreak/>
        <w:t xml:space="preserve">sufficiency or fitness for purpose nor as to the absence of any infringement of any proprietary rights of third parties. </w:t>
      </w:r>
    </w:p>
    <w:p w14:paraId="23B300E9" w14:textId="77777777" w:rsidR="009B181C" w:rsidRPr="00684D9B" w:rsidRDefault="009B181C" w:rsidP="007B11A2">
      <w:pPr>
        <w:pStyle w:val="Revision"/>
        <w:keepNext/>
        <w:suppressLineNumbers/>
        <w:suppressAutoHyphens/>
        <w:jc w:val="both"/>
        <w:rPr>
          <w:b w:val="0"/>
          <w:sz w:val="20"/>
          <w:szCs w:val="20"/>
        </w:rPr>
      </w:pPr>
    </w:p>
    <w:p w14:paraId="2536B14E" w14:textId="77777777" w:rsidR="009B181C" w:rsidRPr="00684D9B" w:rsidRDefault="009B181C" w:rsidP="007B11A2">
      <w:pPr>
        <w:pStyle w:val="Revision"/>
        <w:keepNext/>
        <w:suppressLineNumbers/>
        <w:suppressAutoHyphens/>
        <w:jc w:val="both"/>
        <w:rPr>
          <w:b w:val="0"/>
          <w:sz w:val="20"/>
          <w:szCs w:val="20"/>
        </w:rPr>
      </w:pPr>
      <w:r>
        <w:rPr>
          <w:b w:val="0"/>
          <w:sz w:val="20"/>
          <w:szCs w:val="20"/>
        </w:rPr>
        <w:t>Therefore, the recipient Party shall in all cases be entirely and solely liable for the use to which it puts such information and materials, and no Party shall be liable in case of infringement of proprietary rights of a third party resulting from any other Party (or its affiliated entities) exercising its Access Rights.</w:t>
      </w:r>
    </w:p>
    <w:p w14:paraId="3E3CBBD4" w14:textId="77777777" w:rsidR="00F65742" w:rsidRPr="00684D9B" w:rsidRDefault="006D409F" w:rsidP="007B11A2">
      <w:pPr>
        <w:pStyle w:val="Heading2"/>
        <w:suppressLineNumbers/>
        <w:suppressAutoHyphens/>
        <w:jc w:val="both"/>
        <w:rPr>
          <w:sz w:val="22"/>
          <w:szCs w:val="22"/>
          <w:lang w:val="en-GB"/>
        </w:rPr>
      </w:pPr>
      <w:bookmarkStart w:id="268" w:name="_Toc178569211"/>
      <w:bookmarkStart w:id="269" w:name="_Toc215469597"/>
      <w:bookmarkStart w:id="270" w:name="_Toc494278311"/>
      <w:r>
        <w:rPr>
          <w:sz w:val="22"/>
          <w:szCs w:val="22"/>
          <w:lang w:val="en-GB"/>
        </w:rPr>
        <w:t>Limitations of contractual liability</w:t>
      </w:r>
      <w:bookmarkEnd w:id="268"/>
      <w:bookmarkEnd w:id="269"/>
      <w:bookmarkEnd w:id="270"/>
    </w:p>
    <w:p w14:paraId="3AFE7A39" w14:textId="77777777" w:rsidR="00BD4266" w:rsidRPr="00684D9B" w:rsidRDefault="00BD4266" w:rsidP="007B11A2">
      <w:pPr>
        <w:pStyle w:val="MAQSText2"/>
        <w:keepNext/>
        <w:suppressLineNumbers/>
        <w:suppressAutoHyphens/>
        <w:spacing w:before="120" w:after="0" w:line="240" w:lineRule="auto"/>
        <w:ind w:left="0"/>
        <w:rPr>
          <w:lang w:val="en-GB"/>
        </w:rPr>
      </w:pPr>
      <w:r>
        <w:rPr>
          <w:lang w:val="en-GB"/>
        </w:rPr>
        <w:t>No Party shall be liable to the other Party for</w:t>
      </w:r>
      <w:r>
        <w:rPr>
          <w:lang w:val="en-US"/>
        </w:rPr>
        <w:t xml:space="preserve"> </w:t>
      </w:r>
      <w:r>
        <w:rPr>
          <w:lang w:val="en-GB"/>
        </w:rPr>
        <w:t xml:space="preserve">any indirect or consequential loss or similar damage such as, but not limited to, loss of profit, loss of revenue, loss of contracts or any other indirect loss. </w:t>
      </w:r>
    </w:p>
    <w:p w14:paraId="4FA3BE1D" w14:textId="77777777" w:rsidR="00183598" w:rsidRDefault="00BD4266" w:rsidP="007B11A2">
      <w:pPr>
        <w:pStyle w:val="MAQSText2"/>
        <w:keepNext/>
        <w:suppressLineNumbers/>
        <w:suppressAutoHyphens/>
        <w:spacing w:line="240" w:lineRule="auto"/>
        <w:ind w:left="0"/>
        <w:rPr>
          <w:lang w:val="en-GB"/>
        </w:rPr>
      </w:pPr>
      <w:r>
        <w:rPr>
          <w:lang w:val="en-GB"/>
        </w:rPr>
        <w:t xml:space="preserve">Notwithstanding anything contained in this Agreement, a Party’s aggregate liability towards the other Party </w:t>
      </w:r>
      <w:commentRangeStart w:id="271"/>
      <w:r>
        <w:rPr>
          <w:lang w:val="en-GB"/>
        </w:rPr>
        <w:t xml:space="preserve">shall </w:t>
      </w:r>
      <w:del w:id="272" w:author="The George Institute for Global Health" w:date="2026-08-18T09:00:00Z">
        <w:r>
          <w:rPr>
            <w:lang w:val="en-GB"/>
          </w:rPr>
          <w:delText>be limited to 50 000 Euro</w:delText>
        </w:r>
      </w:del>
      <w:ins w:id="273" w:author="The George Institute for Global Health" w:date="2026-08-18T09:00:00Z">
        <w:r>
          <w:rPr>
            <w:lang w:val="en-GB"/>
          </w:rPr>
          <w:t>not exceed the total fees paid by KUH to TGI</w:t>
        </w:r>
      </w:ins>
      <w:r>
        <w:rPr>
          <w:lang w:val="en-GB"/>
        </w:rPr>
        <w:t xml:space="preserve">, provided </w:t>
      </w:r>
      <w:commentRangeEnd w:id="271"/>
      <w:r w:rsidR="002E14EA">
        <w:rPr>
          <w:rStyle w:val="CommentReference"/>
          <w:sz w:val="20"/>
          <w:szCs w:val="20"/>
          <w:lang w:val="en-GB"/>
        </w:rPr>
        <w:commentReference w:id="271"/>
      </w:r>
      <w:r>
        <w:rPr>
          <w:lang w:val="en-GB"/>
        </w:rPr>
        <w:t xml:space="preserve">such damage was not caused by a wilful act or gross negligence. </w:t>
      </w:r>
    </w:p>
    <w:p w14:paraId="57C13D78" w14:textId="77777777" w:rsidR="00BD4266" w:rsidRPr="00684D9B" w:rsidRDefault="00BD4266" w:rsidP="007B11A2">
      <w:pPr>
        <w:pStyle w:val="MAQSText2"/>
        <w:keepNext/>
        <w:suppressLineNumbers/>
        <w:suppressAutoHyphens/>
        <w:spacing w:line="240" w:lineRule="auto"/>
        <w:ind w:left="0"/>
        <w:rPr>
          <w:lang w:val="en-GB"/>
        </w:rPr>
      </w:pPr>
      <w:r>
        <w:rPr>
          <w:lang w:val="en-GB"/>
        </w:rPr>
        <w:t>TGI shall solely be liable for any claims and proceedings made or brought by or on behalf of Subjects or Study Sites against the Parties for personal injury to Subjects</w:t>
      </w:r>
      <w:r>
        <w:rPr>
          <w:lang w:val="en-US"/>
        </w:rPr>
        <w:t xml:space="preserve"> </w:t>
      </w:r>
      <w:r>
        <w:rPr>
          <w:lang w:val="en-GB"/>
        </w:rPr>
        <w:t>to the extent arising out of or relating to the conduct of the Study in accordance with this Agreement and the applicable Protocol (and any amendments thereto).TGI shall maintain clinical trial liability insurance in respect of its obligations to third parties and sufficient limits to cover the indemnification obligations in this Agreement, and the cost of such insurance will be included in the budget for the Project as specified in the financial plan, Schedule 3 of this Agreement.</w:t>
      </w:r>
    </w:p>
    <w:p w14:paraId="2B6003C1" w14:textId="77777777" w:rsidR="006D409F" w:rsidRPr="00684D9B" w:rsidRDefault="009B181C" w:rsidP="007B11A2">
      <w:pPr>
        <w:pStyle w:val="Revision"/>
        <w:keepNext/>
        <w:suppressLineNumbers/>
        <w:suppressAutoHyphens/>
        <w:jc w:val="both"/>
        <w:rPr>
          <w:b w:val="0"/>
          <w:sz w:val="20"/>
          <w:szCs w:val="20"/>
        </w:rPr>
      </w:pPr>
      <w:r>
        <w:rPr>
          <w:b w:val="0"/>
          <w:sz w:val="20"/>
          <w:szCs w:val="20"/>
        </w:rPr>
        <w:t>The terms of this Agreement shall not be construed to amend or limit any Party’s statutory liability.</w:t>
      </w:r>
    </w:p>
    <w:p w14:paraId="1D7CD0D1" w14:textId="77777777" w:rsidR="00692E94" w:rsidRPr="00684D9B" w:rsidRDefault="008F3206" w:rsidP="007B11A2">
      <w:pPr>
        <w:pStyle w:val="Heading2"/>
        <w:suppressLineNumbers/>
        <w:suppressAutoHyphens/>
        <w:jc w:val="both"/>
        <w:rPr>
          <w:sz w:val="22"/>
          <w:szCs w:val="22"/>
          <w:lang w:val="en-GB"/>
        </w:rPr>
      </w:pPr>
      <w:bookmarkStart w:id="274" w:name="_Toc178569212"/>
      <w:bookmarkStart w:id="275" w:name="_Toc215469598"/>
      <w:bookmarkStart w:id="276" w:name="_Toc494278312"/>
      <w:r>
        <w:rPr>
          <w:sz w:val="22"/>
          <w:szCs w:val="22"/>
          <w:lang w:val="en-GB"/>
        </w:rPr>
        <w:t>Damage caused to third parties</w:t>
      </w:r>
      <w:bookmarkEnd w:id="274"/>
      <w:bookmarkEnd w:id="275"/>
      <w:bookmarkEnd w:id="276"/>
    </w:p>
    <w:p w14:paraId="5863A343" w14:textId="77777777" w:rsidR="008F3206" w:rsidRPr="00684D9B" w:rsidRDefault="008F3206" w:rsidP="007B11A2">
      <w:pPr>
        <w:keepNext/>
        <w:suppressLineNumbers/>
        <w:suppressAutoHyphens/>
        <w:spacing w:before="120"/>
        <w:jc w:val="both"/>
        <w:rPr>
          <w:sz w:val="20"/>
          <w:szCs w:val="22"/>
          <w:lang w:val="en-GB"/>
        </w:rPr>
      </w:pPr>
      <w:r>
        <w:rPr>
          <w:sz w:val="20"/>
          <w:szCs w:val="22"/>
          <w:lang w:val="en-GB"/>
        </w:rPr>
        <w:t>Each Party shall be solely liable for any loss, damage or injury to third parties resulting from its performance under this Agreement or from its use of Results or Background.</w:t>
      </w:r>
    </w:p>
    <w:p w14:paraId="017B2A2B" w14:textId="77777777" w:rsidR="008F3206" w:rsidRPr="00684D9B" w:rsidRDefault="008F3206" w:rsidP="007B11A2">
      <w:pPr>
        <w:pStyle w:val="Heading2"/>
        <w:suppressLineNumbers/>
        <w:suppressAutoHyphens/>
        <w:rPr>
          <w:sz w:val="22"/>
          <w:szCs w:val="22"/>
          <w:lang w:val="en-GB"/>
        </w:rPr>
      </w:pPr>
      <w:bookmarkStart w:id="277" w:name="_Toc178569213"/>
      <w:bookmarkStart w:id="278" w:name="_Toc215469599"/>
      <w:bookmarkStart w:id="279" w:name="_Toc494278313"/>
      <w:r>
        <w:rPr>
          <w:sz w:val="22"/>
          <w:szCs w:val="22"/>
          <w:lang w:val="en-GB"/>
        </w:rPr>
        <w:t>Force Majeure</w:t>
      </w:r>
      <w:bookmarkEnd w:id="277"/>
      <w:bookmarkEnd w:id="278"/>
      <w:bookmarkEnd w:id="279"/>
    </w:p>
    <w:p w14:paraId="6D0D6B84" w14:textId="77777777" w:rsidR="008F3206" w:rsidRPr="00684D9B" w:rsidRDefault="009B181C" w:rsidP="007B11A2">
      <w:pPr>
        <w:pStyle w:val="Revision"/>
        <w:keepNext/>
        <w:suppressLineNumbers/>
        <w:suppressAutoHyphens/>
        <w:spacing w:before="120"/>
        <w:jc w:val="both"/>
        <w:rPr>
          <w:b w:val="0"/>
          <w:sz w:val="20"/>
          <w:szCs w:val="20"/>
        </w:rPr>
      </w:pPr>
      <w:r>
        <w:rPr>
          <w:b w:val="0"/>
          <w:sz w:val="20"/>
          <w:szCs w:val="20"/>
        </w:rPr>
        <w:t xml:space="preserve">No Party shall be considered to be in breach of this Agreement if it is prevented from fulfilling its obligations under the Agreement by Force Majeure, i.e. any unforeseeable, exceptional situation or event which is </w:t>
      </w:r>
      <w:r>
        <w:rPr>
          <w:b w:val="0"/>
          <w:sz w:val="20"/>
          <w:szCs w:val="20"/>
        </w:rPr>
        <w:lastRenderedPageBreak/>
        <w:t>beyond the reasonable control of a Party. Each Party will notify K</w:t>
      </w:r>
      <w:ins w:id="280" w:author="Elinor Pejryd" w:date="2026-01-16T11:03:00Z">
        <w:r>
          <w:rPr>
            <w:b w:val="0"/>
            <w:sz w:val="20"/>
            <w:szCs w:val="20"/>
          </w:rPr>
          <w:t>UH</w:t>
        </w:r>
      </w:ins>
      <w:del w:id="281" w:author="Elinor Pejryd" w:date="2026-01-16T11:03:00Z">
        <w:r>
          <w:rPr>
            <w:b w:val="0"/>
            <w:sz w:val="20"/>
            <w:szCs w:val="20"/>
          </w:rPr>
          <w:delText>I</w:delText>
        </w:r>
      </w:del>
      <w:r>
        <w:rPr>
          <w:b w:val="0"/>
          <w:sz w:val="20"/>
          <w:szCs w:val="20"/>
        </w:rPr>
        <w:t xml:space="preserve"> of any Force Majeure without undue delay. </w:t>
      </w:r>
    </w:p>
    <w:p w14:paraId="36E29420" w14:textId="77777777" w:rsidR="008F3206" w:rsidRPr="00684D9B" w:rsidRDefault="0046243C" w:rsidP="007B11A2">
      <w:pPr>
        <w:pStyle w:val="Heading1"/>
        <w:suppressLineNumbers/>
        <w:suppressAutoHyphens/>
        <w:rPr>
          <w:sz w:val="24"/>
          <w:szCs w:val="28"/>
          <w:lang w:val="en-GB"/>
        </w:rPr>
      </w:pPr>
      <w:bookmarkStart w:id="282" w:name="_Toc178569214"/>
      <w:bookmarkStart w:id="283" w:name="_Toc494278314"/>
      <w:r>
        <w:rPr>
          <w:sz w:val="24"/>
          <w:szCs w:val="28"/>
          <w:lang w:val="en-GB"/>
        </w:rPr>
        <w:t>IMPLEMENTATION</w:t>
      </w:r>
      <w:bookmarkEnd w:id="282"/>
      <w:bookmarkEnd w:id="283"/>
    </w:p>
    <w:tbl>
      <w:tblPr>
        <w:tblW w:w="0" w:type="auto"/>
        <w:tblLook w:val="01E0" w:firstRow="1" w:lastRow="1" w:firstColumn="1" w:lastColumn="1" w:noHBand="0" w:noVBand="0"/>
      </w:tblPr>
      <w:tblGrid>
        <w:gridCol w:w="984"/>
        <w:gridCol w:w="7294"/>
        <w:gridCol w:w="794"/>
      </w:tblGrid>
      <w:tr w:rsidR="0046243C" w:rsidRPr="00684D9B" w14:paraId="59EACF01" w14:textId="77777777" w:rsidTr="008E7D0C">
        <w:trPr>
          <w:gridAfter w:val="1"/>
          <w:wAfter w:w="828" w:type="dxa"/>
        </w:trPr>
        <w:tc>
          <w:tcPr>
            <w:tcW w:w="8384" w:type="dxa"/>
            <w:gridSpan w:val="2"/>
          </w:tcPr>
          <w:p w14:paraId="2D5967AB" w14:textId="77777777" w:rsidR="0046243C" w:rsidRPr="00684D9B" w:rsidRDefault="0046243C" w:rsidP="007B11A2">
            <w:pPr>
              <w:pStyle w:val="auf2"/>
              <w:keepNext/>
              <w:suppressLineNumbers/>
              <w:suppressAutoHyphens/>
              <w:jc w:val="both"/>
              <w:rPr>
                <w:sz w:val="20"/>
                <w:szCs w:val="20"/>
                <w:lang w:val="en-GB"/>
              </w:rPr>
            </w:pPr>
          </w:p>
        </w:tc>
      </w:tr>
      <w:tr w:rsidR="0046243C" w:rsidRPr="002E14EA" w14:paraId="2D275073" w14:textId="77777777" w:rsidTr="008E7D0C">
        <w:tc>
          <w:tcPr>
            <w:tcW w:w="828" w:type="dxa"/>
          </w:tcPr>
          <w:p w14:paraId="201448EF" w14:textId="77777777" w:rsidR="0046243C" w:rsidRPr="00684D9B" w:rsidRDefault="0046243C" w:rsidP="007B11A2">
            <w:pPr>
              <w:keepNext/>
              <w:suppressLineNumbers/>
              <w:suppressAutoHyphens/>
              <w:rPr>
                <w:sz w:val="20"/>
                <w:szCs w:val="22"/>
                <w:lang w:val="en-GB"/>
              </w:rPr>
            </w:pPr>
            <w:commentRangeStart w:id="284"/>
            <w:r>
              <w:rPr>
                <w:sz w:val="20"/>
                <w:szCs w:val="22"/>
                <w:lang w:val="en-GB"/>
              </w:rPr>
              <w:t>6.1</w:t>
            </w:r>
            <w:commentRangeEnd w:id="284"/>
            <w:r w:rsidR="00BA1BAD" w:rsidRPr="00684D9B">
              <w:rPr>
                <w:rStyle w:val="CommentReference"/>
                <w:sz w:val="20"/>
                <w:szCs w:val="22"/>
                <w:lang w:val="en-GB"/>
              </w:rPr>
              <w:commentReference w:id="284"/>
            </w:r>
          </w:p>
        </w:tc>
        <w:tc>
          <w:tcPr>
            <w:tcW w:w="8384" w:type="dxa"/>
            <w:gridSpan w:val="2"/>
          </w:tcPr>
          <w:p w14:paraId="453EBE0F" w14:textId="77777777" w:rsidR="004E3CBC" w:rsidRPr="00684D9B" w:rsidRDefault="0046243C" w:rsidP="007B11A2">
            <w:pPr>
              <w:keepNext/>
              <w:suppressLineNumbers/>
              <w:suppressAutoHyphens/>
              <w:jc w:val="both"/>
              <w:rPr>
                <w:sz w:val="20"/>
                <w:szCs w:val="20"/>
                <w:lang w:val="en-GB"/>
              </w:rPr>
            </w:pPr>
            <w:del w:id="285" w:author="Elinor Pejryd" w:date="2026-01-16T11:05:00Z">
              <w:r>
                <w:rPr>
                  <w:sz w:val="20"/>
                  <w:szCs w:val="20"/>
                  <w:lang w:val="en-GB"/>
                </w:rPr>
                <w:delText>Each Party</w:delText>
              </w:r>
            </w:del>
            <w:ins w:id="286" w:author="Elinor Pejryd" w:date="2026-01-16T11:05:00Z">
              <w:r>
                <w:rPr>
                  <w:sz w:val="20"/>
                  <w:szCs w:val="20"/>
                  <w:lang w:val="en-GB"/>
                </w:rPr>
                <w:t>TGI</w:t>
              </w:r>
            </w:ins>
            <w:r>
              <w:rPr>
                <w:sz w:val="20"/>
                <w:szCs w:val="20"/>
                <w:lang w:val="en-GB"/>
              </w:rPr>
              <w:t xml:space="preserve"> shall designate a responsible principal investigator (PI) who shall be responsible for all activities undertaken by </w:t>
            </w:r>
            <w:ins w:id="287" w:author="Elinor Pejryd" w:date="2026-01-16T11:05:00Z">
              <w:r>
                <w:rPr>
                  <w:sz w:val="20"/>
                  <w:szCs w:val="20"/>
                  <w:lang w:val="en-GB"/>
                </w:rPr>
                <w:t>TGI</w:t>
              </w:r>
            </w:ins>
            <w:del w:id="288" w:author="Elinor Pejryd" w:date="2026-01-16T11:05:00Z">
              <w:r>
                <w:rPr>
                  <w:sz w:val="20"/>
                  <w:szCs w:val="20"/>
                  <w:lang w:val="en-GB"/>
                </w:rPr>
                <w:delText xml:space="preserve">the respective Party </w:delText>
              </w:r>
            </w:del>
            <w:r>
              <w:rPr>
                <w:sz w:val="20"/>
                <w:szCs w:val="20"/>
                <w:lang w:val="en-GB"/>
              </w:rPr>
              <w:t xml:space="preserve">pursuant to this Agreement </w:t>
            </w:r>
            <w:del w:id="289" w:author="Elinor Pejryd" w:date="2026-01-16T11:06:00Z">
              <w:r>
                <w:rPr>
                  <w:sz w:val="20"/>
                  <w:szCs w:val="20"/>
                  <w:lang w:val="en-GB"/>
                </w:rPr>
                <w:delText xml:space="preserve">and shall supervise and lead the work as well coordinate the specific activities agreed upon. </w:delText>
              </w:r>
            </w:del>
            <w:r>
              <w:rPr>
                <w:sz w:val="20"/>
                <w:szCs w:val="20"/>
                <w:lang w:val="en-GB"/>
              </w:rPr>
              <w:t xml:space="preserve">The PI shall serve as the primary contact for </w:t>
            </w:r>
            <w:del w:id="290" w:author="Elinor Pejryd" w:date="2026-01-16T11:05:00Z">
              <w:r>
                <w:rPr>
                  <w:sz w:val="20"/>
                  <w:szCs w:val="20"/>
                  <w:lang w:val="en-GB"/>
                </w:rPr>
                <w:delText>each Party</w:delText>
              </w:r>
            </w:del>
            <w:ins w:id="291" w:author="Elinor Pejryd" w:date="2026-01-16T11:05:00Z">
              <w:r>
                <w:rPr>
                  <w:sz w:val="20"/>
                  <w:szCs w:val="20"/>
                  <w:lang w:val="en-GB"/>
                </w:rPr>
                <w:t>TGI</w:t>
              </w:r>
            </w:ins>
            <w:r>
              <w:rPr>
                <w:sz w:val="20"/>
                <w:szCs w:val="20"/>
                <w:lang w:val="en-GB"/>
              </w:rPr>
              <w:t>. PI</w:t>
            </w:r>
            <w:del w:id="292" w:author="Elinor Pejryd" w:date="2026-01-16T11:05:00Z">
              <w:r>
                <w:rPr>
                  <w:sz w:val="20"/>
                  <w:szCs w:val="20"/>
                  <w:lang w:val="en-GB"/>
                </w:rPr>
                <w:delText>s</w:delText>
              </w:r>
            </w:del>
            <w:r>
              <w:rPr>
                <w:sz w:val="20"/>
                <w:szCs w:val="20"/>
                <w:lang w:val="en-GB"/>
              </w:rPr>
              <w:t xml:space="preserve"> at the time of signature of this Agreement are: </w:t>
            </w:r>
          </w:p>
          <w:p w14:paraId="130E18FF" w14:textId="1C6400E5" w:rsidR="004E3CBC" w:rsidRPr="00684D9B" w:rsidDel="00F27925" w:rsidRDefault="00F27925" w:rsidP="007B11A2">
            <w:pPr>
              <w:keepNext/>
              <w:numPr>
                <w:ilvl w:val="0"/>
                <w:numId w:val="39"/>
              </w:numPr>
              <w:suppressLineNumbers/>
              <w:suppressAutoHyphens/>
              <w:spacing w:before="120"/>
              <w:ind w:left="714" w:hanging="357"/>
              <w:jc w:val="both"/>
              <w:rPr>
                <w:del w:id="293" w:author="Abhinav Bassi" w:date="2026-10-05T14:31:00Z" w16du:dateUtc="2026-10-05T09:01:00Z"/>
                <w:sz w:val="20"/>
                <w:szCs w:val="20"/>
                <w:lang w:val="en-GB"/>
              </w:rPr>
            </w:pPr>
            <w:ins w:id="294" w:author="Abhinav Bassi" w:date="2026-10-05T14:31:00Z">
              <w:r w:rsidRPr="00F27925">
                <w:rPr>
                  <w:rFonts w:ascii="Arial-BoldMT" w:hAnsi="Arial-BoldMT" w:cs="Arial-BoldMT"/>
                  <w:sz w:val="20"/>
                  <w:szCs w:val="20"/>
                </w:rPr>
                <w:t>Nobhojit Roy</w:t>
              </w:r>
            </w:ins>
            <w:del w:id="295" w:author="Abhinav Bassi" w:date="2026-10-05T14:31:00Z" w16du:dateUtc="2026-10-05T09:01:00Z">
              <w:r w:rsidR="00D35283" w:rsidDel="00F27925">
                <w:rPr>
                  <w:rFonts w:ascii="Arial-BoldMT" w:hAnsi="Arial-BoldMT" w:cs="Arial-BoldMT"/>
                  <w:sz w:val="20"/>
                  <w:szCs w:val="20"/>
                  <w:lang w:val="en-US"/>
                </w:rPr>
                <w:delText>Martin Gerdin Wärnberg</w:delText>
              </w:r>
              <w:r w:rsidR="00D35283" w:rsidDel="00F27925">
                <w:rPr>
                  <w:sz w:val="20"/>
                  <w:szCs w:val="20"/>
                  <w:lang w:val="en-GB"/>
                </w:rPr>
                <w:delText xml:space="preserve"> at KI </w:delText>
              </w:r>
            </w:del>
          </w:p>
          <w:p w14:paraId="1EE1B66C" w14:textId="370A2CC3" w:rsidR="0046243C" w:rsidRPr="00684D9B" w:rsidRDefault="00146383" w:rsidP="007B11A2">
            <w:pPr>
              <w:keepNext/>
              <w:numPr>
                <w:ilvl w:val="0"/>
                <w:numId w:val="39"/>
              </w:numPr>
              <w:suppressLineNumbers/>
              <w:suppressAutoHyphens/>
              <w:jc w:val="both"/>
              <w:rPr>
                <w:sz w:val="20"/>
                <w:szCs w:val="20"/>
                <w:lang w:val="en-GB"/>
              </w:rPr>
            </w:pPr>
            <w:del w:id="296" w:author="Abhinav Bassi" w:date="2026-10-05T14:31:00Z" w16du:dateUtc="2026-10-05T09:01:00Z">
              <w:r w:rsidDel="00F27925">
                <w:rPr>
                  <w:color w:val="000000"/>
                  <w:sz w:val="20"/>
                  <w:szCs w:val="20"/>
                  <w:lang w:val="en-US"/>
                </w:rPr>
                <w:delText>Vivekanand Jha</w:delText>
              </w:r>
            </w:del>
            <w:r>
              <w:rPr>
                <w:color w:val="000000"/>
                <w:sz w:val="20"/>
                <w:szCs w:val="20"/>
                <w:lang w:val="en-US"/>
              </w:rPr>
              <w:t xml:space="preserve"> at TGI</w:t>
            </w:r>
          </w:p>
          <w:p w14:paraId="54200129" w14:textId="77777777" w:rsidR="00FE7F08" w:rsidRDefault="00FE7F08" w:rsidP="007B11A2">
            <w:pPr>
              <w:keepNext/>
              <w:suppressLineNumbers/>
              <w:suppressAutoHyphens/>
              <w:jc w:val="both"/>
              <w:rPr>
                <w:sz w:val="20"/>
                <w:szCs w:val="22"/>
                <w:lang w:val="en-GB"/>
              </w:rPr>
            </w:pPr>
          </w:p>
          <w:p w14:paraId="6AD95703" w14:textId="77777777" w:rsidR="00D35283" w:rsidRPr="00684D9B" w:rsidDel="00677018" w:rsidRDefault="00FC198F" w:rsidP="007B11A2">
            <w:pPr>
              <w:keepNext/>
              <w:suppressLineNumbers/>
              <w:suppressAutoHyphens/>
              <w:jc w:val="both"/>
              <w:rPr>
                <w:del w:id="297" w:author="Elinor Pejryd" w:date="2026-01-16T11:05:00Z"/>
                <w:sz w:val="20"/>
                <w:szCs w:val="20"/>
                <w:lang w:val="en-GB"/>
              </w:rPr>
            </w:pPr>
            <w:del w:id="298" w:author="Elinor Pejryd" w:date="2026-01-16T11:05:00Z">
              <w:r>
                <w:rPr>
                  <w:sz w:val="20"/>
                  <w:szCs w:val="22"/>
                  <w:lang w:val="en-GB"/>
                </w:rPr>
                <w:delText>The Parties may invite Karla Hemming of the University of Birmingham to the meetings when considered relevant.</w:delText>
              </w:r>
            </w:del>
            <w:ins w:id="299" w:author="Elinor Pejryd" w:date="2026-01-16T11:05:00Z">
              <w:r>
                <w:rPr>
                  <w:sz w:val="20"/>
                  <w:szCs w:val="22"/>
                  <w:lang w:val="en-GB"/>
                </w:rPr>
                <w:t xml:space="preserve">Martin Gerdin Wärnberg </w:t>
              </w:r>
            </w:ins>
            <w:ins w:id="300" w:author="Elinor Pejryd" w:date="2026-01-16T11:06:00Z">
              <w:r>
                <w:rPr>
                  <w:sz w:val="20"/>
                  <w:szCs w:val="22"/>
                  <w:lang w:val="en-GB"/>
                </w:rPr>
                <w:t>sha</w:t>
              </w:r>
            </w:ins>
            <w:ins w:id="301" w:author="Elinor Pejryd" w:date="2026-01-16T11:05:00Z">
              <w:r>
                <w:rPr>
                  <w:sz w:val="20"/>
                  <w:szCs w:val="22"/>
                  <w:lang w:val="en-GB"/>
                </w:rPr>
                <w:t xml:space="preserve">ll be </w:t>
              </w:r>
            </w:ins>
            <w:ins w:id="302" w:author="Elinor Pejryd" w:date="2026-01-16T11:06:00Z">
              <w:r>
                <w:rPr>
                  <w:sz w:val="20"/>
                  <w:szCs w:val="22"/>
                  <w:lang w:val="en-GB"/>
                </w:rPr>
                <w:t>the primary contact for KUH</w:t>
              </w:r>
            </w:ins>
            <w:ins w:id="303" w:author="Elinor Pejryd" w:date="2026-01-16T11:05:00Z">
              <w:r>
                <w:rPr>
                  <w:sz w:val="20"/>
                  <w:szCs w:val="22"/>
                  <w:lang w:val="en-GB"/>
                </w:rPr>
                <w:t>.</w:t>
              </w:r>
            </w:ins>
          </w:p>
          <w:p w14:paraId="2EEBF51E" w14:textId="77777777" w:rsidR="0067258F" w:rsidRPr="00684D9B" w:rsidRDefault="0067258F" w:rsidP="00677018">
            <w:pPr>
              <w:keepNext/>
              <w:suppressLineNumbers/>
              <w:suppressAutoHyphens/>
              <w:jc w:val="both"/>
              <w:rPr>
                <w:b/>
                <w:sz w:val="20"/>
                <w:szCs w:val="20"/>
                <w:lang w:val="en-GB"/>
              </w:rPr>
            </w:pPr>
          </w:p>
        </w:tc>
      </w:tr>
      <w:tr w:rsidR="004F39B8" w:rsidRPr="002E14EA" w14:paraId="32CE3FF1" w14:textId="77777777" w:rsidTr="008E7D0C">
        <w:tc>
          <w:tcPr>
            <w:tcW w:w="828" w:type="dxa"/>
          </w:tcPr>
          <w:p w14:paraId="5846095E" w14:textId="77777777" w:rsidR="004F39B8" w:rsidRPr="00684D9B" w:rsidRDefault="001465F0" w:rsidP="007B11A2">
            <w:pPr>
              <w:keepNext/>
              <w:suppressLineNumbers/>
              <w:suppressAutoHyphens/>
              <w:rPr>
                <w:sz w:val="20"/>
                <w:szCs w:val="22"/>
                <w:lang w:val="en-GB"/>
              </w:rPr>
            </w:pPr>
            <w:r>
              <w:rPr>
                <w:sz w:val="20"/>
                <w:szCs w:val="22"/>
                <w:lang w:val="en-GB"/>
              </w:rPr>
              <w:t>6.2</w:t>
            </w:r>
          </w:p>
        </w:tc>
        <w:tc>
          <w:tcPr>
            <w:tcW w:w="8384" w:type="dxa"/>
            <w:gridSpan w:val="2"/>
          </w:tcPr>
          <w:p w14:paraId="11E240D4" w14:textId="7B772808" w:rsidR="004403FF" w:rsidRPr="00684D9B" w:rsidRDefault="004403FF" w:rsidP="007B11A2">
            <w:pPr>
              <w:keepNext/>
              <w:suppressLineNumbers/>
              <w:suppressAutoHyphens/>
              <w:jc w:val="both"/>
              <w:rPr>
                <w:sz w:val="20"/>
                <w:szCs w:val="22"/>
                <w:lang w:val="en-GB"/>
              </w:rPr>
            </w:pPr>
            <w:r>
              <w:rPr>
                <w:sz w:val="20"/>
                <w:szCs w:val="22"/>
                <w:lang w:val="en-GB"/>
              </w:rPr>
              <w:t>The Parties shall have regular contact to discuss the progress of the Project</w:t>
            </w:r>
            <w:ins w:id="304" w:author="Elinor Pejryd" w:date="2026-01-16T11:07:00Z">
              <w:r>
                <w:rPr>
                  <w:sz w:val="20"/>
                  <w:szCs w:val="22"/>
                  <w:lang w:val="en-GB"/>
                </w:rPr>
                <w:t xml:space="preserve"> and shall participate in </w:t>
              </w:r>
            </w:ins>
            <w:del w:id="305" w:author="Elinor Pejryd" w:date="2026-01-16T11:08:00Z">
              <w:r>
                <w:rPr>
                  <w:sz w:val="20"/>
                  <w:szCs w:val="22"/>
                  <w:lang w:val="en-GB"/>
                </w:rPr>
                <w:delText xml:space="preserve">. The Project Leader shall convene ordinary </w:delText>
              </w:r>
            </w:del>
            <w:r>
              <w:rPr>
                <w:sz w:val="20"/>
                <w:szCs w:val="22"/>
                <w:lang w:val="en-GB"/>
              </w:rPr>
              <w:t xml:space="preserve">follow-up meetings </w:t>
            </w:r>
            <w:ins w:id="306" w:author="Elinor Pejryd" w:date="2026-01-16T11:07:00Z">
              <w:r>
                <w:rPr>
                  <w:sz w:val="20"/>
                  <w:szCs w:val="22"/>
                  <w:lang w:val="en-GB"/>
                </w:rPr>
                <w:t xml:space="preserve">convened by </w:t>
              </w:r>
              <w:del w:id="307" w:author="Abhinav Bassi" w:date="2026-10-05T14:27:00Z" w16du:dateUtc="2026-10-05T08:57:00Z">
                <w:r w:rsidDel="00B127BA">
                  <w:rPr>
                    <w:sz w:val="20"/>
                    <w:szCs w:val="22"/>
                    <w:lang w:val="en-GB"/>
                  </w:rPr>
                  <w:delText>t</w:delText>
                </w:r>
              </w:del>
            </w:ins>
            <w:ins w:id="308" w:author="Elinor Pejryd" w:date="2026-01-16T11:08:00Z">
              <w:del w:id="309" w:author="Abhinav Bassi" w:date="2026-10-05T14:27:00Z" w16du:dateUtc="2026-10-05T08:57:00Z">
                <w:r w:rsidDel="00B127BA">
                  <w:rPr>
                    <w:sz w:val="20"/>
                    <w:szCs w:val="22"/>
                    <w:lang w:val="en-GB"/>
                  </w:rPr>
                  <w:delText>h</w:delText>
                </w:r>
              </w:del>
            </w:ins>
            <w:ins w:id="310" w:author="Elinor Pejryd" w:date="2026-01-16T11:07:00Z">
              <w:del w:id="311" w:author="Abhinav Bassi" w:date="2026-10-05T14:27:00Z" w16du:dateUtc="2026-10-05T08:57:00Z">
                <w:r w:rsidDel="00B127BA">
                  <w:rPr>
                    <w:sz w:val="20"/>
                    <w:szCs w:val="22"/>
                    <w:lang w:val="en-GB"/>
                  </w:rPr>
                  <w:delText>e Projec</w:delText>
                </w:r>
              </w:del>
            </w:ins>
            <w:ins w:id="312" w:author="Elinor Pejryd" w:date="2026-01-16T11:08:00Z">
              <w:del w:id="313" w:author="Abhinav Bassi" w:date="2026-10-05T14:27:00Z" w16du:dateUtc="2026-10-05T08:57:00Z">
                <w:r w:rsidDel="00B127BA">
                  <w:rPr>
                    <w:sz w:val="20"/>
                    <w:szCs w:val="22"/>
                    <w:lang w:val="en-GB"/>
                  </w:rPr>
                  <w:delText>t Leader</w:delText>
                </w:r>
              </w:del>
            </w:ins>
            <w:ins w:id="314" w:author="Abhinav Bassi" w:date="2026-10-05T14:27:00Z" w16du:dateUtc="2026-10-05T08:57:00Z">
              <w:r w:rsidR="00B127BA">
                <w:rPr>
                  <w:sz w:val="20"/>
                  <w:szCs w:val="22"/>
                  <w:lang w:val="en-GB"/>
                </w:rPr>
                <w:t>KUH</w:t>
              </w:r>
            </w:ins>
            <w:ins w:id="315" w:author="Elinor Pejryd" w:date="2026-01-16T11:08:00Z">
              <w:r>
                <w:rPr>
                  <w:sz w:val="20"/>
                  <w:szCs w:val="22"/>
                  <w:lang w:val="en-GB"/>
                </w:rPr>
                <w:t xml:space="preserve">. </w:t>
              </w:r>
            </w:ins>
            <w:del w:id="316" w:author="Elinor Pejryd" w:date="2026-01-16T11:08:00Z">
              <w:r>
                <w:rPr>
                  <w:sz w:val="20"/>
                  <w:szCs w:val="22"/>
                  <w:lang w:val="en-GB"/>
                </w:rPr>
                <w:delText xml:space="preserve">at least once a year and extraordinary meetings at any time upon written request by another Party. </w:delText>
              </w:r>
            </w:del>
          </w:p>
          <w:p w14:paraId="2FDDCB26" w14:textId="77777777" w:rsidR="004403FF" w:rsidRPr="00684D9B" w:rsidRDefault="004403FF" w:rsidP="007B11A2">
            <w:pPr>
              <w:keepNext/>
              <w:suppressLineNumbers/>
              <w:suppressAutoHyphens/>
              <w:jc w:val="both"/>
              <w:rPr>
                <w:sz w:val="20"/>
                <w:szCs w:val="22"/>
                <w:lang w:val="en-GB"/>
              </w:rPr>
            </w:pPr>
          </w:p>
          <w:p w14:paraId="6AC74B3E" w14:textId="77777777" w:rsidR="00B66493" w:rsidRPr="00684D9B" w:rsidRDefault="00236D07" w:rsidP="007B11A2">
            <w:pPr>
              <w:keepNext/>
              <w:suppressLineNumbers/>
              <w:suppressAutoHyphens/>
              <w:jc w:val="both"/>
              <w:rPr>
                <w:sz w:val="20"/>
                <w:szCs w:val="22"/>
                <w:lang w:val="en-GB"/>
              </w:rPr>
            </w:pPr>
            <w:del w:id="317" w:author="Elinor Pejryd" w:date="2026-01-16T11:09:00Z">
              <w:r>
                <w:rPr>
                  <w:sz w:val="20"/>
                  <w:szCs w:val="22"/>
                  <w:lang w:val="en-GB"/>
                </w:rPr>
                <w:delText>The Project Leader</w:delText>
              </w:r>
            </w:del>
            <w:ins w:id="318" w:author="Elinor Pejryd" w:date="2026-01-16T11:09:00Z">
              <w:r>
                <w:rPr>
                  <w:sz w:val="20"/>
                  <w:szCs w:val="22"/>
                  <w:lang w:val="en-GB"/>
                </w:rPr>
                <w:t>KUH</w:t>
              </w:r>
            </w:ins>
            <w:r>
              <w:rPr>
                <w:sz w:val="20"/>
                <w:szCs w:val="22"/>
                <w:lang w:val="en-GB"/>
              </w:rPr>
              <w:t xml:space="preserve"> shall be the intermediary between the Parties and the Funding Entities and shall perform all tasks assigned to it as described in this Agreement. In particular, </w:t>
            </w:r>
            <w:del w:id="319" w:author="Elinor Pejryd" w:date="2026-01-16T11:09:00Z">
              <w:r>
                <w:rPr>
                  <w:sz w:val="20"/>
                  <w:szCs w:val="22"/>
                  <w:lang w:val="en-GB"/>
                </w:rPr>
                <w:delText>the Project Leader</w:delText>
              </w:r>
            </w:del>
            <w:ins w:id="320" w:author="Elinor Pejryd" w:date="2026-01-16T11:09:00Z">
              <w:r>
                <w:rPr>
                  <w:sz w:val="20"/>
                  <w:szCs w:val="22"/>
                  <w:lang w:val="en-GB"/>
                </w:rPr>
                <w:t>KUH</w:t>
              </w:r>
            </w:ins>
            <w:r>
              <w:rPr>
                <w:sz w:val="20"/>
                <w:szCs w:val="22"/>
                <w:lang w:val="en-GB"/>
              </w:rPr>
              <w:t xml:space="preserve"> shall be responsible for:</w:t>
            </w:r>
          </w:p>
          <w:p w14:paraId="7A9E6C93" w14:textId="77777777" w:rsidR="00B66493" w:rsidRPr="00684D9B" w:rsidRDefault="00B66493" w:rsidP="007B11A2">
            <w:pPr>
              <w:keepNext/>
              <w:suppressLineNumbers/>
              <w:suppressAutoHyphens/>
              <w:jc w:val="both"/>
              <w:rPr>
                <w:sz w:val="20"/>
                <w:szCs w:val="22"/>
                <w:lang w:val="en-GB"/>
              </w:rPr>
            </w:pPr>
          </w:p>
          <w:p w14:paraId="2AB848B4"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 xml:space="preserve">monitoring compliance by </w:t>
            </w:r>
            <w:del w:id="321" w:author="Elinor Pejryd" w:date="2026-01-16T11:09:00Z">
              <w:r>
                <w:rPr>
                  <w:sz w:val="20"/>
                  <w:szCs w:val="22"/>
                  <w:lang w:val="en-GB"/>
                </w:rPr>
                <w:delText>the Parties</w:delText>
              </w:r>
            </w:del>
            <w:ins w:id="322" w:author="Elinor Pejryd" w:date="2026-01-16T11:09:00Z">
              <w:r>
                <w:rPr>
                  <w:sz w:val="20"/>
                  <w:szCs w:val="22"/>
                  <w:lang w:val="en-GB"/>
                </w:rPr>
                <w:t>TGI</w:t>
              </w:r>
            </w:ins>
            <w:r>
              <w:rPr>
                <w:sz w:val="20"/>
                <w:szCs w:val="22"/>
                <w:lang w:val="en-GB"/>
              </w:rPr>
              <w:t xml:space="preserve"> with </w:t>
            </w:r>
            <w:ins w:id="323" w:author="Elinor Pejryd" w:date="2026-01-16T11:09:00Z">
              <w:r>
                <w:rPr>
                  <w:sz w:val="20"/>
                  <w:szCs w:val="22"/>
                  <w:lang w:val="en-GB"/>
                </w:rPr>
                <w:t>its</w:t>
              </w:r>
            </w:ins>
            <w:del w:id="324" w:author="Elinor Pejryd" w:date="2026-01-16T11:09:00Z">
              <w:r>
                <w:rPr>
                  <w:sz w:val="20"/>
                  <w:szCs w:val="22"/>
                  <w:lang w:val="en-GB"/>
                </w:rPr>
                <w:delText>their</w:delText>
              </w:r>
            </w:del>
            <w:r>
              <w:rPr>
                <w:sz w:val="20"/>
                <w:szCs w:val="22"/>
                <w:lang w:val="en-GB"/>
              </w:rPr>
              <w:t xml:space="preserve"> obligations in accordance with the Research Grant;</w:t>
            </w:r>
          </w:p>
          <w:p w14:paraId="7AC9DA42" w14:textId="77777777" w:rsidR="004C3024" w:rsidRPr="00684D9B" w:rsidRDefault="004C3024" w:rsidP="007B11A2">
            <w:pPr>
              <w:keepNext/>
              <w:numPr>
                <w:ilvl w:val="0"/>
                <w:numId w:val="17"/>
              </w:numPr>
              <w:suppressLineNumbers/>
              <w:suppressAutoHyphens/>
              <w:jc w:val="both"/>
              <w:rPr>
                <w:sz w:val="20"/>
                <w:szCs w:val="22"/>
                <w:lang w:val="en-GB"/>
              </w:rPr>
            </w:pPr>
            <w:r>
              <w:rPr>
                <w:sz w:val="20"/>
                <w:szCs w:val="22"/>
                <w:lang w:val="en-GB"/>
              </w:rPr>
              <w:t>monitoring scientific implementation of the Project in accordance with the Project Plan;</w:t>
            </w:r>
          </w:p>
          <w:p w14:paraId="2CC71103"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 xml:space="preserve">transmitting documents and information connected with the Project; </w:t>
            </w:r>
          </w:p>
          <w:p w14:paraId="6BE45D74"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administering the financial contribution of the Funding Entit</w:t>
            </w:r>
            <w:ins w:id="325" w:author="Elinor Pejryd" w:date="2026-01-16T11:09:00Z">
              <w:r>
                <w:rPr>
                  <w:sz w:val="20"/>
                  <w:szCs w:val="22"/>
                  <w:lang w:val="en-GB"/>
                </w:rPr>
                <w:t>y/</w:t>
              </w:r>
            </w:ins>
            <w:r>
              <w:rPr>
                <w:sz w:val="20"/>
                <w:szCs w:val="22"/>
                <w:lang w:val="en-GB"/>
              </w:rPr>
              <w:t>ies and fulfilling the financial tasks described in Article 7.3; and</w:t>
            </w:r>
          </w:p>
          <w:p w14:paraId="32E22247" w14:textId="77777777" w:rsidR="004F39B8" w:rsidRPr="00684D9B" w:rsidRDefault="004C3024" w:rsidP="007B11A2">
            <w:pPr>
              <w:keepNext/>
              <w:numPr>
                <w:ilvl w:val="0"/>
                <w:numId w:val="17"/>
              </w:numPr>
              <w:suppressLineNumbers/>
              <w:suppressAutoHyphens/>
              <w:jc w:val="both"/>
              <w:rPr>
                <w:sz w:val="20"/>
                <w:szCs w:val="22"/>
                <w:lang w:val="en-GB"/>
              </w:rPr>
            </w:pPr>
            <w:r>
              <w:rPr>
                <w:sz w:val="20"/>
                <w:szCs w:val="22"/>
                <w:lang w:val="en-GB"/>
              </w:rPr>
              <w:t>preparing and submitting scientific and financial reports in accordance with the Funding Entit</w:t>
            </w:r>
            <w:ins w:id="326" w:author="Elinor Pejryd" w:date="2026-01-16T11:09:00Z">
              <w:r>
                <w:rPr>
                  <w:sz w:val="20"/>
                  <w:szCs w:val="22"/>
                  <w:lang w:val="en-GB"/>
                </w:rPr>
                <w:t>y/</w:t>
              </w:r>
            </w:ins>
            <w:r>
              <w:rPr>
                <w:sz w:val="20"/>
                <w:szCs w:val="22"/>
                <w:lang w:val="en-GB"/>
              </w:rPr>
              <w:t>ies’ instructions.</w:t>
            </w:r>
          </w:p>
          <w:p w14:paraId="2849D071" w14:textId="77777777" w:rsidR="00B66493" w:rsidRPr="00684D9B" w:rsidRDefault="00B66493" w:rsidP="007B11A2">
            <w:pPr>
              <w:keepNext/>
              <w:suppressLineNumbers/>
              <w:suppressAutoHyphens/>
              <w:jc w:val="both"/>
              <w:rPr>
                <w:sz w:val="20"/>
                <w:szCs w:val="22"/>
                <w:lang w:val="en-GB"/>
              </w:rPr>
            </w:pPr>
          </w:p>
        </w:tc>
      </w:tr>
      <w:tr w:rsidR="0046243C" w:rsidRPr="002E14EA" w14:paraId="334EC488" w14:textId="77777777" w:rsidTr="008E7D0C">
        <w:tc>
          <w:tcPr>
            <w:tcW w:w="828" w:type="dxa"/>
          </w:tcPr>
          <w:p w14:paraId="2D77BF91" w14:textId="77777777" w:rsidR="0046243C" w:rsidRPr="00684D9B" w:rsidRDefault="0046243C" w:rsidP="007B11A2">
            <w:pPr>
              <w:keepNext/>
              <w:suppressLineNumbers/>
              <w:suppressAutoHyphens/>
              <w:rPr>
                <w:sz w:val="20"/>
                <w:szCs w:val="22"/>
                <w:lang w:val="en-GB"/>
              </w:rPr>
            </w:pPr>
            <w:r>
              <w:rPr>
                <w:sz w:val="20"/>
                <w:szCs w:val="22"/>
                <w:lang w:val="en-GB"/>
              </w:rPr>
              <w:t>6.3</w:t>
            </w:r>
          </w:p>
        </w:tc>
        <w:tc>
          <w:tcPr>
            <w:tcW w:w="8384" w:type="dxa"/>
            <w:gridSpan w:val="2"/>
          </w:tcPr>
          <w:p w14:paraId="65FCEE4C" w14:textId="77777777" w:rsidR="0046243C" w:rsidRPr="00684D9B" w:rsidRDefault="0046243C" w:rsidP="007B11A2">
            <w:pPr>
              <w:keepNext/>
              <w:suppressLineNumbers/>
              <w:suppressAutoHyphens/>
              <w:jc w:val="both"/>
              <w:rPr>
                <w:sz w:val="20"/>
                <w:szCs w:val="22"/>
                <w:lang w:val="en-GB"/>
              </w:rPr>
            </w:pPr>
            <w:del w:id="327" w:author="Elinor Pejryd" w:date="2026-01-16T11:08:00Z">
              <w:r>
                <w:rPr>
                  <w:sz w:val="20"/>
                  <w:szCs w:val="22"/>
                  <w:lang w:val="en-GB"/>
                </w:rPr>
                <w:delText>The Project Leader</w:delText>
              </w:r>
            </w:del>
            <w:ins w:id="328" w:author="Elinor Pejryd" w:date="2026-01-16T11:08:00Z">
              <w:r>
                <w:rPr>
                  <w:sz w:val="20"/>
                  <w:szCs w:val="22"/>
                  <w:lang w:val="en-GB"/>
                </w:rPr>
                <w:t>KUH</w:t>
              </w:r>
            </w:ins>
            <w:r>
              <w:rPr>
                <w:sz w:val="20"/>
                <w:szCs w:val="22"/>
                <w:lang w:val="en-GB"/>
              </w:rPr>
              <w:t xml:space="preserve"> shall not be entitled to act or to make legally binding declarations on behalf of TGI, unless explicitly stated otherwise in the Research Grant or this Agreement. </w:t>
            </w:r>
          </w:p>
        </w:tc>
      </w:tr>
    </w:tbl>
    <w:p w14:paraId="6FD676F6" w14:textId="77777777" w:rsidR="004F39B8" w:rsidRPr="00684D9B" w:rsidRDefault="00DC5CB4" w:rsidP="007B11A2">
      <w:pPr>
        <w:pStyle w:val="Heading1"/>
        <w:suppressLineNumbers/>
        <w:suppressAutoHyphens/>
        <w:rPr>
          <w:sz w:val="24"/>
          <w:szCs w:val="28"/>
          <w:lang w:val="en-GB"/>
        </w:rPr>
      </w:pPr>
      <w:bookmarkStart w:id="329" w:name="_Toc178569220"/>
      <w:bookmarkStart w:id="330" w:name="_Toc494278315"/>
      <w:r>
        <w:rPr>
          <w:sz w:val="24"/>
          <w:szCs w:val="28"/>
          <w:lang w:val="en-GB"/>
        </w:rPr>
        <w:t>Financial provisions</w:t>
      </w:r>
      <w:bookmarkEnd w:id="329"/>
      <w:bookmarkEnd w:id="330"/>
    </w:p>
    <w:p w14:paraId="119EA83E" w14:textId="77777777" w:rsidR="004F39B8" w:rsidRPr="00684D9B" w:rsidRDefault="00DC5CB4" w:rsidP="007B11A2">
      <w:pPr>
        <w:pStyle w:val="Heading2"/>
        <w:suppressLineNumbers/>
        <w:suppressAutoHyphens/>
        <w:rPr>
          <w:sz w:val="22"/>
          <w:szCs w:val="22"/>
          <w:lang w:val="en-GB"/>
        </w:rPr>
      </w:pPr>
      <w:bookmarkStart w:id="331" w:name="_Toc178569221"/>
      <w:bookmarkStart w:id="332" w:name="_Toc215469606"/>
      <w:bookmarkStart w:id="333" w:name="_Toc494278316"/>
      <w:r>
        <w:rPr>
          <w:sz w:val="22"/>
          <w:szCs w:val="22"/>
          <w:lang w:val="en-GB"/>
        </w:rPr>
        <w:t>General Principles</w:t>
      </w:r>
      <w:bookmarkEnd w:id="331"/>
      <w:bookmarkEnd w:id="332"/>
      <w:bookmarkEnd w:id="333"/>
    </w:p>
    <w:p w14:paraId="0EA90328" w14:textId="77777777" w:rsidR="00F92612" w:rsidRPr="00684D9B" w:rsidRDefault="00DC5CB4" w:rsidP="007B11A2">
      <w:pPr>
        <w:pStyle w:val="Heading3"/>
        <w:suppressLineNumbers/>
        <w:suppressAutoHyphens/>
        <w:rPr>
          <w:sz w:val="22"/>
          <w:szCs w:val="24"/>
          <w:lang w:val="en-GB"/>
        </w:rPr>
      </w:pPr>
      <w:r>
        <w:rPr>
          <w:sz w:val="22"/>
          <w:szCs w:val="24"/>
          <w:lang w:val="en-GB"/>
        </w:rPr>
        <w:t>Distribution of the Financial Contribution</w:t>
      </w:r>
    </w:p>
    <w:p w14:paraId="04EAC497" w14:textId="77777777" w:rsidR="006B0D55" w:rsidRPr="00684D9B" w:rsidRDefault="006B0D55" w:rsidP="007B11A2">
      <w:pPr>
        <w:keepNext/>
        <w:suppressLineNumbers/>
        <w:suppressAutoHyphens/>
        <w:rPr>
          <w:rFonts w:cs="Arial"/>
          <w:sz w:val="20"/>
          <w:szCs w:val="20"/>
          <w:lang w:val="en-GB"/>
        </w:rPr>
      </w:pPr>
    </w:p>
    <w:tbl>
      <w:tblPr>
        <w:tblW w:w="0" w:type="auto"/>
        <w:tblLook w:val="01E0" w:firstRow="1" w:lastRow="1" w:firstColumn="1" w:lastColumn="1" w:noHBand="0" w:noVBand="0"/>
      </w:tblPr>
      <w:tblGrid>
        <w:gridCol w:w="888"/>
        <w:gridCol w:w="8184"/>
      </w:tblGrid>
      <w:tr w:rsidR="004F39B8" w:rsidRPr="002E14EA" w14:paraId="6510948F" w14:textId="77777777" w:rsidTr="008E7D0C">
        <w:tc>
          <w:tcPr>
            <w:tcW w:w="889" w:type="dxa"/>
          </w:tcPr>
          <w:p w14:paraId="3D848B07" w14:textId="77777777" w:rsidR="004F39B8" w:rsidRPr="00684D9B" w:rsidRDefault="00F92612" w:rsidP="007B11A2">
            <w:pPr>
              <w:keepNext/>
              <w:suppressLineNumbers/>
              <w:suppressAutoHyphens/>
              <w:rPr>
                <w:rFonts w:cs="Arial"/>
                <w:sz w:val="20"/>
                <w:szCs w:val="20"/>
                <w:lang w:val="en-GB"/>
              </w:rPr>
            </w:pPr>
            <w:r>
              <w:rPr>
                <w:rFonts w:cs="Arial"/>
                <w:sz w:val="20"/>
                <w:szCs w:val="20"/>
                <w:lang w:val="en-GB"/>
              </w:rPr>
              <w:lastRenderedPageBreak/>
              <w:t>7.1.1.1</w:t>
            </w:r>
          </w:p>
        </w:tc>
        <w:tc>
          <w:tcPr>
            <w:tcW w:w="8323" w:type="dxa"/>
          </w:tcPr>
          <w:p w14:paraId="20D671E6" w14:textId="77777777" w:rsidR="00F271F7" w:rsidRPr="00684D9B" w:rsidRDefault="0036660A" w:rsidP="007B11A2">
            <w:pPr>
              <w:keepNext/>
              <w:suppressLineNumbers/>
              <w:suppressAutoHyphens/>
              <w:ind w:right="63"/>
              <w:jc w:val="both"/>
              <w:rPr>
                <w:rFonts w:cs="Arial"/>
                <w:sz w:val="20"/>
                <w:szCs w:val="20"/>
                <w:lang w:val="en-GB"/>
              </w:rPr>
            </w:pPr>
            <w:r>
              <w:rPr>
                <w:rFonts w:cs="Arial"/>
                <w:sz w:val="20"/>
                <w:szCs w:val="20"/>
                <w:lang w:val="en-GB"/>
              </w:rPr>
              <w:t xml:space="preserve">TGI shall be funded only for its activities/tasks carried out in accordance with the Project Plan </w:t>
            </w:r>
            <w:r>
              <w:rPr>
                <w:rFonts w:cs="Arial"/>
                <w:sz w:val="20"/>
                <w:szCs w:val="20"/>
                <w:lang w:val="en-US"/>
              </w:rPr>
              <w:t xml:space="preserve">during the period specified in the Research Grant, (hereinafter referred to as “Grant Period”), </w:t>
            </w:r>
            <w:r>
              <w:rPr>
                <w:rFonts w:cs="Arial"/>
                <w:sz w:val="20"/>
                <w:szCs w:val="20"/>
                <w:lang w:val="en-US" w:eastAsia="en-US"/>
              </w:rPr>
              <w:t>in compliance with the Project Plan and in accordance with the General Terms and Conditions of the Research Grant as</w:t>
            </w:r>
            <w:r>
              <w:rPr>
                <w:lang w:val="en-US"/>
              </w:rPr>
              <w:t xml:space="preserve"> </w:t>
            </w:r>
            <w:r>
              <w:rPr>
                <w:rFonts w:cs="Arial"/>
                <w:sz w:val="20"/>
                <w:szCs w:val="20"/>
                <w:lang w:val="en-US" w:eastAsia="en-US"/>
              </w:rPr>
              <w:t>included in Schedule 2 of this Agreement up to the maximum amount specified in Schedule 3.</w:t>
            </w:r>
          </w:p>
          <w:p w14:paraId="5DDC3CAD" w14:textId="77777777" w:rsidR="00D35283" w:rsidRPr="00684D9B" w:rsidRDefault="00D35283" w:rsidP="007B11A2">
            <w:pPr>
              <w:keepNext/>
              <w:suppressLineNumbers/>
              <w:suppressAutoHyphens/>
              <w:ind w:right="63"/>
              <w:jc w:val="both"/>
              <w:rPr>
                <w:rFonts w:cs="Arial"/>
                <w:sz w:val="20"/>
                <w:szCs w:val="20"/>
                <w:lang w:val="en-GB"/>
              </w:rPr>
            </w:pPr>
          </w:p>
        </w:tc>
      </w:tr>
      <w:tr w:rsidR="004F39B8" w:rsidRPr="002E14EA" w14:paraId="2195E89D" w14:textId="77777777" w:rsidTr="008E7D0C">
        <w:tc>
          <w:tcPr>
            <w:tcW w:w="889" w:type="dxa"/>
          </w:tcPr>
          <w:p w14:paraId="48201860" w14:textId="77777777" w:rsidR="004F39B8" w:rsidRPr="00684D9B" w:rsidRDefault="00F92612" w:rsidP="007B11A2">
            <w:pPr>
              <w:keepNext/>
              <w:suppressLineNumbers/>
              <w:suppressAutoHyphens/>
              <w:rPr>
                <w:rFonts w:cs="Arial"/>
                <w:sz w:val="20"/>
                <w:szCs w:val="20"/>
                <w:lang w:val="en-GB"/>
              </w:rPr>
            </w:pPr>
            <w:r>
              <w:rPr>
                <w:rFonts w:cs="Arial"/>
                <w:sz w:val="20"/>
                <w:szCs w:val="20"/>
                <w:lang w:val="en-GB"/>
              </w:rPr>
              <w:t>7.1.1.2</w:t>
            </w:r>
          </w:p>
        </w:tc>
        <w:tc>
          <w:tcPr>
            <w:tcW w:w="8323" w:type="dxa"/>
          </w:tcPr>
          <w:p w14:paraId="12540055" w14:textId="77777777" w:rsidR="00DC5CB4" w:rsidRPr="00684D9B" w:rsidRDefault="009B6F06" w:rsidP="007B11A2">
            <w:pPr>
              <w:keepNext/>
              <w:suppressLineNumbers/>
              <w:suppressAutoHyphens/>
              <w:ind w:right="63"/>
              <w:jc w:val="both"/>
              <w:rPr>
                <w:rFonts w:cs="Arial"/>
                <w:sz w:val="20"/>
                <w:szCs w:val="20"/>
                <w:lang w:val="en-GB"/>
              </w:rPr>
            </w:pPr>
            <w:r>
              <w:rPr>
                <w:rFonts w:cs="Arial"/>
                <w:sz w:val="20"/>
                <w:szCs w:val="20"/>
                <w:lang w:val="en-GB"/>
              </w:rPr>
              <w:t xml:space="preserve">Payments shall be made in accordance with the payment plan specified in Schedule 4. </w:t>
            </w:r>
            <w:r>
              <w:rPr>
                <w:rFonts w:cs="Arial"/>
                <w:sz w:val="20"/>
                <w:szCs w:val="20"/>
                <w:lang w:val="en-US" w:eastAsia="en-US"/>
              </w:rPr>
              <w:t>K</w:t>
            </w:r>
            <w:del w:id="334" w:author="Elinor Pejryd" w:date="2026-01-16T11:10:00Z">
              <w:r>
                <w:rPr>
                  <w:rFonts w:cs="Arial"/>
                  <w:sz w:val="20"/>
                  <w:szCs w:val="20"/>
                  <w:lang w:val="en-US" w:eastAsia="en-US"/>
                </w:rPr>
                <w:delText>I</w:delText>
              </w:r>
            </w:del>
            <w:ins w:id="335" w:author="Elinor Pejryd" w:date="2026-01-16T11:10:00Z">
              <w:r>
                <w:rPr>
                  <w:rFonts w:cs="Arial"/>
                  <w:sz w:val="20"/>
                  <w:szCs w:val="20"/>
                  <w:lang w:val="en-US" w:eastAsia="en-US"/>
                </w:rPr>
                <w:t>UH</w:t>
              </w:r>
            </w:ins>
            <w:r>
              <w:rPr>
                <w:rFonts w:cs="Arial"/>
                <w:sz w:val="20"/>
                <w:szCs w:val="20"/>
                <w:lang w:val="en-US" w:eastAsia="en-US"/>
              </w:rPr>
              <w:t xml:space="preserve"> assumes no obligation to provide funds in excess of the maximum total amount indicated in Schedule 3. Any increase in the authorized total must be mutually agreed upon in writing by the</w:t>
            </w:r>
            <w:r>
              <w:rPr>
                <w:rFonts w:cs="Arial"/>
                <w:sz w:val="20"/>
                <w:szCs w:val="20"/>
                <w:lang w:val="en-GB" w:eastAsia="x-none"/>
              </w:rPr>
              <w:t xml:space="preserve"> Parties.</w:t>
            </w:r>
            <w:r>
              <w:rPr>
                <w:rFonts w:cs="Arial"/>
                <w:sz w:val="20"/>
                <w:szCs w:val="20"/>
                <w:lang w:val="en-GB"/>
              </w:rPr>
              <w:t xml:space="preserve"> Any significant changes concerning the agreed budget are subject to approval by K</w:t>
            </w:r>
            <w:ins w:id="336" w:author="Elinor Pejryd" w:date="2026-01-16T11:10:00Z">
              <w:r>
                <w:rPr>
                  <w:rFonts w:cs="Arial"/>
                  <w:sz w:val="20"/>
                  <w:szCs w:val="20"/>
                  <w:lang w:val="en-GB"/>
                </w:rPr>
                <w:t>UH</w:t>
              </w:r>
            </w:ins>
            <w:del w:id="337" w:author="Elinor Pejryd" w:date="2026-01-16T11:10:00Z">
              <w:r>
                <w:rPr>
                  <w:rFonts w:cs="Arial"/>
                  <w:sz w:val="20"/>
                  <w:szCs w:val="20"/>
                  <w:lang w:val="en-GB"/>
                </w:rPr>
                <w:delText>I</w:delText>
              </w:r>
            </w:del>
            <w:r>
              <w:rPr>
                <w:rFonts w:cs="Arial"/>
                <w:sz w:val="20"/>
                <w:szCs w:val="20"/>
                <w:lang w:val="en-GB"/>
              </w:rPr>
              <w:t xml:space="preserve"> following an amendment as agreed in Section 10.4.</w:t>
            </w:r>
          </w:p>
          <w:p w14:paraId="3B9D6E1B" w14:textId="77777777" w:rsidR="004F39B8" w:rsidRPr="00684D9B" w:rsidRDefault="004F39B8" w:rsidP="007B11A2">
            <w:pPr>
              <w:keepNext/>
              <w:suppressLineNumbers/>
              <w:suppressAutoHyphens/>
              <w:rPr>
                <w:rFonts w:cs="Arial"/>
                <w:sz w:val="20"/>
                <w:szCs w:val="20"/>
                <w:lang w:val="en-GB"/>
              </w:rPr>
            </w:pPr>
          </w:p>
        </w:tc>
      </w:tr>
      <w:tr w:rsidR="004D41E4" w:rsidRPr="002E14EA" w14:paraId="297DF622" w14:textId="77777777" w:rsidTr="008E7D0C">
        <w:tc>
          <w:tcPr>
            <w:tcW w:w="889" w:type="dxa"/>
          </w:tcPr>
          <w:p w14:paraId="0F098A9B" w14:textId="77777777" w:rsidR="004D41E4" w:rsidRPr="00684D9B" w:rsidRDefault="004D41E4" w:rsidP="007B11A2">
            <w:pPr>
              <w:keepNext/>
              <w:suppressLineNumbers/>
              <w:suppressAutoHyphens/>
              <w:rPr>
                <w:rFonts w:cs="Arial"/>
                <w:sz w:val="20"/>
                <w:szCs w:val="20"/>
                <w:lang w:val="en-GB"/>
              </w:rPr>
            </w:pPr>
            <w:r>
              <w:rPr>
                <w:rFonts w:cs="Arial"/>
                <w:sz w:val="20"/>
                <w:szCs w:val="20"/>
                <w:lang w:val="en-GB"/>
              </w:rPr>
              <w:t>7.1.1.3</w:t>
            </w:r>
          </w:p>
        </w:tc>
        <w:tc>
          <w:tcPr>
            <w:tcW w:w="8323" w:type="dxa"/>
          </w:tcPr>
          <w:p w14:paraId="7C171F4B" w14:textId="77777777" w:rsidR="00847A5C" w:rsidRDefault="00676DEC" w:rsidP="007B11A2">
            <w:pPr>
              <w:keepNext/>
              <w:suppressLineNumbers/>
              <w:suppressAutoHyphens/>
              <w:jc w:val="both"/>
              <w:rPr>
                <w:rFonts w:cs="Arial"/>
                <w:sz w:val="20"/>
                <w:szCs w:val="20"/>
                <w:lang w:val="en-US" w:eastAsia="en-US"/>
              </w:rPr>
            </w:pPr>
            <w:r>
              <w:rPr>
                <w:rFonts w:cs="Arial"/>
                <w:sz w:val="20"/>
                <w:szCs w:val="20"/>
                <w:lang w:val="en-US" w:eastAsia="en-US"/>
              </w:rPr>
              <w:t>The Research Grant shall be used in the manner specified in the Project Plan. Any significant changes concerning the Research Grant’s use are subject to approval by the Funding Entities following a review.</w:t>
            </w:r>
          </w:p>
          <w:p w14:paraId="1E1868EC" w14:textId="77777777" w:rsidR="000B36F4" w:rsidRPr="00684D9B" w:rsidRDefault="000B36F4" w:rsidP="007B11A2">
            <w:pPr>
              <w:keepNext/>
              <w:suppressLineNumbers/>
              <w:suppressAutoHyphens/>
              <w:jc w:val="both"/>
              <w:rPr>
                <w:rFonts w:cs="Arial"/>
                <w:sz w:val="20"/>
                <w:szCs w:val="20"/>
                <w:lang w:val="en-GB"/>
              </w:rPr>
            </w:pPr>
          </w:p>
        </w:tc>
      </w:tr>
      <w:tr w:rsidR="000B36F4" w:rsidRPr="002E14EA" w14:paraId="7FE797EB" w14:textId="77777777" w:rsidTr="008E7D0C">
        <w:tc>
          <w:tcPr>
            <w:tcW w:w="889" w:type="dxa"/>
          </w:tcPr>
          <w:p w14:paraId="60584C5E" w14:textId="77777777" w:rsidR="000B36F4" w:rsidRPr="00684D9B" w:rsidRDefault="000B36F4" w:rsidP="007B11A2">
            <w:pPr>
              <w:keepNext/>
              <w:suppressLineNumbers/>
              <w:suppressAutoHyphens/>
              <w:rPr>
                <w:rFonts w:cs="Arial"/>
                <w:sz w:val="20"/>
                <w:szCs w:val="20"/>
                <w:lang w:val="en-GB"/>
              </w:rPr>
            </w:pPr>
            <w:r>
              <w:rPr>
                <w:rFonts w:cs="Arial"/>
                <w:sz w:val="20"/>
                <w:szCs w:val="20"/>
                <w:lang w:val="en-GB"/>
              </w:rPr>
              <w:t>7.1.1.4</w:t>
            </w:r>
          </w:p>
        </w:tc>
        <w:tc>
          <w:tcPr>
            <w:tcW w:w="8323" w:type="dxa"/>
          </w:tcPr>
          <w:p w14:paraId="3676A012" w14:textId="77777777" w:rsidR="000B36F4" w:rsidRPr="00684D9B" w:rsidRDefault="0036660A" w:rsidP="007B11A2">
            <w:pPr>
              <w:keepNext/>
              <w:suppressLineNumbers/>
              <w:suppressAutoHyphens/>
              <w:jc w:val="both"/>
              <w:rPr>
                <w:rFonts w:cs="Arial"/>
                <w:sz w:val="20"/>
                <w:szCs w:val="20"/>
                <w:lang w:val="en-GB"/>
              </w:rPr>
            </w:pPr>
            <w:r>
              <w:rPr>
                <w:rFonts w:cs="Arial"/>
                <w:sz w:val="20"/>
                <w:szCs w:val="20"/>
                <w:lang w:val="en-GB"/>
              </w:rPr>
              <w:t>TGI shall notify K</w:t>
            </w:r>
            <w:ins w:id="338" w:author="Elinor Pejryd" w:date="2026-01-16T11:10:00Z">
              <w:r>
                <w:rPr>
                  <w:rFonts w:cs="Arial"/>
                  <w:sz w:val="20"/>
                  <w:szCs w:val="20"/>
                  <w:lang w:val="en-GB"/>
                </w:rPr>
                <w:t>UH</w:t>
              </w:r>
            </w:ins>
            <w:del w:id="339" w:author="Elinor Pejryd" w:date="2026-01-16T11:10:00Z">
              <w:r>
                <w:rPr>
                  <w:rFonts w:cs="Arial"/>
                  <w:sz w:val="20"/>
                  <w:szCs w:val="20"/>
                  <w:lang w:val="en-GB"/>
                </w:rPr>
                <w:delText>I</w:delText>
              </w:r>
            </w:del>
            <w:r>
              <w:rPr>
                <w:rFonts w:cs="Arial"/>
                <w:sz w:val="20"/>
                <w:szCs w:val="20"/>
                <w:lang w:val="en-GB"/>
              </w:rPr>
              <w:t xml:space="preserve"> if a grant is offered or received from another funding body for the same or similar research during the Project. This notification must specifically indicate the extent to which another funding body could influence the implementation, analysis, interpretation and reporting of the Results.</w:t>
            </w:r>
          </w:p>
        </w:tc>
      </w:tr>
    </w:tbl>
    <w:p w14:paraId="72BC1A37" w14:textId="77777777" w:rsidR="006B0D55" w:rsidRPr="00684D9B" w:rsidRDefault="00170232" w:rsidP="007B11A2">
      <w:pPr>
        <w:pStyle w:val="Heading3"/>
        <w:suppressLineNumbers/>
        <w:suppressAutoHyphens/>
        <w:rPr>
          <w:sz w:val="22"/>
          <w:szCs w:val="24"/>
          <w:lang w:val="en-GB"/>
        </w:rPr>
      </w:pPr>
      <w:r>
        <w:rPr>
          <w:sz w:val="22"/>
          <w:szCs w:val="24"/>
          <w:lang w:val="en-GB"/>
        </w:rPr>
        <w:t>Record Keeping</w:t>
      </w:r>
    </w:p>
    <w:p w14:paraId="354695F5" w14:textId="77777777" w:rsidR="009D34A1" w:rsidRPr="00684D9B" w:rsidRDefault="009D34A1" w:rsidP="007B11A2">
      <w:pPr>
        <w:keepNext/>
        <w:suppressLineNumbers/>
        <w:suppressAutoHyphens/>
        <w:spacing w:before="120"/>
        <w:ind w:left="720"/>
        <w:jc w:val="both"/>
        <w:rPr>
          <w:sz w:val="20"/>
          <w:szCs w:val="22"/>
          <w:lang w:val="en-GB"/>
        </w:rPr>
      </w:pPr>
      <w:r>
        <w:rPr>
          <w:sz w:val="20"/>
          <w:szCs w:val="22"/>
          <w:lang w:val="en-GB"/>
        </w:rPr>
        <w:t>In accordance with its own usual accounting and management principles and practices, each Party shall be solely responsible for justifying its costs with respect to the Project towards the Funding Entit</w:t>
      </w:r>
      <w:ins w:id="340" w:author="Elinor Pejryd" w:date="2026-01-16T11:14:00Z">
        <w:r>
          <w:rPr>
            <w:sz w:val="20"/>
            <w:szCs w:val="22"/>
            <w:lang w:val="en-GB"/>
          </w:rPr>
          <w:t>y/</w:t>
        </w:r>
      </w:ins>
      <w:r>
        <w:rPr>
          <w:sz w:val="20"/>
          <w:szCs w:val="22"/>
          <w:lang w:val="en-GB"/>
        </w:rPr>
        <w:t>ies.</w:t>
      </w:r>
    </w:p>
    <w:p w14:paraId="6FF3BA15" w14:textId="77777777" w:rsidR="00DB5876" w:rsidRPr="00684D9B" w:rsidRDefault="00DB5876" w:rsidP="007B11A2">
      <w:pPr>
        <w:keepNext/>
        <w:suppressLineNumbers/>
        <w:suppressAutoHyphens/>
        <w:ind w:left="720"/>
        <w:jc w:val="both"/>
        <w:rPr>
          <w:sz w:val="20"/>
          <w:szCs w:val="22"/>
          <w:lang w:val="en-GB"/>
        </w:rPr>
      </w:pPr>
    </w:p>
    <w:p w14:paraId="7436AEE9" w14:textId="77777777" w:rsidR="00DB5876" w:rsidRPr="00684D9B" w:rsidRDefault="00DB5876" w:rsidP="007B11A2">
      <w:pPr>
        <w:keepNext/>
        <w:suppressLineNumbers/>
        <w:suppressAutoHyphens/>
        <w:ind w:left="720"/>
        <w:jc w:val="both"/>
        <w:rPr>
          <w:sz w:val="20"/>
          <w:szCs w:val="22"/>
          <w:lang w:val="en-GB"/>
        </w:rPr>
      </w:pPr>
      <w:r>
        <w:rPr>
          <w:sz w:val="20"/>
          <w:szCs w:val="22"/>
          <w:lang w:val="en-GB"/>
        </w:rPr>
        <w:t>The Parties agree to collaborate and enable the audit of financial records and accounts associated with the Project by an auditor or equivalent appointed by the Funding Entit</w:t>
      </w:r>
      <w:ins w:id="341" w:author="Elinor Pejryd" w:date="2026-01-16T11:14:00Z">
        <w:r>
          <w:rPr>
            <w:sz w:val="20"/>
            <w:szCs w:val="22"/>
            <w:lang w:val="en-GB"/>
          </w:rPr>
          <w:t>y/</w:t>
        </w:r>
      </w:ins>
      <w:r>
        <w:rPr>
          <w:sz w:val="20"/>
          <w:szCs w:val="22"/>
          <w:lang w:val="en-GB"/>
        </w:rPr>
        <w:t>ies.</w:t>
      </w:r>
    </w:p>
    <w:p w14:paraId="70E12770" w14:textId="77777777" w:rsidR="004F39B8" w:rsidRPr="00684D9B" w:rsidRDefault="00B43A4D" w:rsidP="007B11A2">
      <w:pPr>
        <w:pStyle w:val="Heading3"/>
        <w:suppressLineNumbers/>
        <w:suppressAutoHyphens/>
        <w:rPr>
          <w:sz w:val="22"/>
          <w:szCs w:val="24"/>
          <w:lang w:val="en-GB"/>
        </w:rPr>
      </w:pPr>
      <w:r>
        <w:rPr>
          <w:sz w:val="22"/>
          <w:szCs w:val="24"/>
          <w:lang w:val="en-GB"/>
        </w:rPr>
        <w:t>Financial Consequences for premature termination of the Project</w:t>
      </w:r>
    </w:p>
    <w:p w14:paraId="08B2EB34" w14:textId="77777777" w:rsidR="00B56FD5" w:rsidRPr="00684D9B" w:rsidRDefault="00EA15AF" w:rsidP="007B11A2">
      <w:pPr>
        <w:keepNext/>
        <w:suppressLineNumbers/>
        <w:suppressAutoHyphens/>
        <w:spacing w:before="120"/>
        <w:ind w:left="720"/>
        <w:jc w:val="both"/>
        <w:rPr>
          <w:sz w:val="20"/>
          <w:szCs w:val="22"/>
          <w:lang w:val="en-GB"/>
        </w:rPr>
      </w:pPr>
      <w:r>
        <w:rPr>
          <w:sz w:val="20"/>
          <w:szCs w:val="22"/>
          <w:lang w:val="en-GB"/>
        </w:rPr>
        <w:t xml:space="preserve">In the event of premature termination of the Project, for which both parties shall provide 90 days written notice to the other party, each party shall refund the payments received under the </w:t>
      </w:r>
      <w:r>
        <w:rPr>
          <w:sz w:val="20"/>
          <w:szCs w:val="22"/>
          <w:lang w:val="en-GB"/>
        </w:rPr>
        <w:lastRenderedPageBreak/>
        <w:t>Research Grant as required by the Funding Entit</w:t>
      </w:r>
      <w:ins w:id="342" w:author="Elinor Pejryd" w:date="2026-01-16T11:14:00Z">
        <w:r>
          <w:rPr>
            <w:sz w:val="20"/>
            <w:szCs w:val="22"/>
            <w:lang w:val="en-GB"/>
          </w:rPr>
          <w:t>y/</w:t>
        </w:r>
      </w:ins>
      <w:r>
        <w:rPr>
          <w:sz w:val="20"/>
          <w:szCs w:val="22"/>
          <w:lang w:val="en-GB"/>
        </w:rPr>
        <w:t>ies, after adjusting for all actual costs until the termination date.</w:t>
      </w:r>
    </w:p>
    <w:p w14:paraId="52F5D293" w14:textId="77777777" w:rsidR="004F39B8" w:rsidRPr="00684D9B" w:rsidRDefault="00E23283" w:rsidP="007B11A2">
      <w:pPr>
        <w:pStyle w:val="Heading2"/>
        <w:suppressLineNumbers/>
        <w:suppressAutoHyphens/>
        <w:rPr>
          <w:sz w:val="22"/>
          <w:szCs w:val="22"/>
          <w:lang w:val="en-GB"/>
        </w:rPr>
      </w:pPr>
      <w:bookmarkStart w:id="343" w:name="_Toc178569223"/>
      <w:bookmarkStart w:id="344" w:name="_Toc215469608"/>
      <w:bookmarkStart w:id="345" w:name="_Toc494278317"/>
      <w:r>
        <w:rPr>
          <w:sz w:val="22"/>
          <w:szCs w:val="22"/>
          <w:lang w:val="en-GB"/>
        </w:rPr>
        <w:t>Payments</w:t>
      </w:r>
      <w:bookmarkEnd w:id="343"/>
      <w:bookmarkEnd w:id="344"/>
      <w:bookmarkEnd w:id="345"/>
    </w:p>
    <w:p w14:paraId="3B9C4372" w14:textId="77777777" w:rsidR="006B0D55" w:rsidRPr="00684D9B" w:rsidRDefault="006B0D55" w:rsidP="007B11A2">
      <w:pPr>
        <w:keepNext/>
        <w:suppressLineNumbers/>
        <w:suppressAutoHyphens/>
        <w:rPr>
          <w:sz w:val="20"/>
          <w:szCs w:val="22"/>
          <w:lang w:val="en-GB"/>
        </w:rPr>
      </w:pPr>
    </w:p>
    <w:tbl>
      <w:tblPr>
        <w:tblW w:w="10112" w:type="dxa"/>
        <w:tblLook w:val="01E0" w:firstRow="1" w:lastRow="1" w:firstColumn="1" w:lastColumn="1" w:noHBand="0" w:noVBand="0"/>
      </w:tblPr>
      <w:tblGrid>
        <w:gridCol w:w="1150"/>
        <w:gridCol w:w="8962"/>
      </w:tblGrid>
      <w:tr w:rsidR="004F39B8" w:rsidRPr="002E14EA" w14:paraId="53E94A80" w14:textId="77777777" w:rsidTr="00DD72F8">
        <w:tc>
          <w:tcPr>
            <w:tcW w:w="706" w:type="dxa"/>
          </w:tcPr>
          <w:p w14:paraId="74D4316C" w14:textId="77777777" w:rsidR="004F39B8" w:rsidRPr="00684D9B" w:rsidRDefault="00EA6134" w:rsidP="007B11A2">
            <w:pPr>
              <w:keepNext/>
              <w:suppressLineNumbers/>
              <w:suppressAutoHyphens/>
              <w:rPr>
                <w:sz w:val="20"/>
                <w:szCs w:val="22"/>
                <w:lang w:val="en-GB"/>
              </w:rPr>
            </w:pPr>
            <w:r>
              <w:rPr>
                <w:sz w:val="20"/>
                <w:szCs w:val="22"/>
                <w:lang w:val="en-GB"/>
              </w:rPr>
              <w:t>7.2.1</w:t>
            </w:r>
          </w:p>
        </w:tc>
        <w:tc>
          <w:tcPr>
            <w:tcW w:w="9406" w:type="dxa"/>
          </w:tcPr>
          <w:p w14:paraId="0B78E13E" w14:textId="77777777" w:rsidR="00E23283" w:rsidRDefault="008B0D01" w:rsidP="007B11A2">
            <w:pPr>
              <w:pStyle w:val="BodyText3"/>
              <w:keepNext/>
              <w:suppressLineNumbers/>
              <w:suppressAutoHyphens/>
              <w:autoSpaceDE w:val="0"/>
              <w:autoSpaceDN w:val="0"/>
              <w:ind w:right="257"/>
              <w:jc w:val="left"/>
              <w:rPr>
                <w:ins w:id="346" w:author="Elinor Pejryd" w:date="2026-01-16T11:15:00Z"/>
                <w:rFonts w:ascii="Arial" w:hAnsi="Arial"/>
                <w:sz w:val="20"/>
                <w:lang w:val="en-US"/>
              </w:rPr>
            </w:pPr>
            <w:r>
              <w:rPr>
                <w:rFonts w:ascii="Arial" w:hAnsi="Arial"/>
                <w:sz w:val="20"/>
              </w:rPr>
              <w:t xml:space="preserve">Payments shall be made in SEK according to the payment plan in Schedule 4. </w:t>
            </w:r>
            <w:del w:id="347" w:author="Elinor Pejryd" w:date="2026-01-16T11:14:00Z">
              <w:r>
                <w:rPr>
                  <w:rFonts w:ascii="Arial" w:hAnsi="Arial"/>
                  <w:sz w:val="20"/>
                </w:rPr>
                <w:delText>The Project Leader</w:delText>
              </w:r>
            </w:del>
            <w:ins w:id="348" w:author="Elinor Pejryd" w:date="2026-01-16T11:14:00Z">
              <w:r>
                <w:rPr>
                  <w:rFonts w:ascii="Arial" w:hAnsi="Arial"/>
                  <w:sz w:val="20"/>
                </w:rPr>
                <w:t>KUH</w:t>
              </w:r>
            </w:ins>
            <w:r>
              <w:rPr>
                <w:rFonts w:ascii="Arial" w:hAnsi="Arial"/>
                <w:sz w:val="20"/>
              </w:rPr>
              <w:t xml:space="preserve"> shall incur no liability to TGI in the event that, for any reason not attributable the </w:t>
            </w:r>
            <w:ins w:id="349" w:author="Elinor Pejryd" w:date="2026-01-16T11:15:00Z">
              <w:r>
                <w:rPr>
                  <w:rFonts w:ascii="Arial" w:hAnsi="Arial"/>
                  <w:sz w:val="20"/>
                </w:rPr>
                <w:t>KUH</w:t>
              </w:r>
            </w:ins>
            <w:del w:id="350" w:author="Elinor Pejryd" w:date="2026-01-16T11:15:00Z">
              <w:r>
                <w:rPr>
                  <w:rFonts w:ascii="Arial" w:hAnsi="Arial"/>
                  <w:sz w:val="20"/>
                </w:rPr>
                <w:delText>Project Leader</w:delText>
              </w:r>
            </w:del>
            <w:r>
              <w:rPr>
                <w:rFonts w:ascii="Arial" w:hAnsi="Arial"/>
                <w:sz w:val="20"/>
              </w:rPr>
              <w:t>’s fault, any payment to K</w:t>
            </w:r>
            <w:del w:id="351" w:author="Elinor Pejryd" w:date="2026-01-16T11:15:00Z">
              <w:r>
                <w:rPr>
                  <w:rFonts w:ascii="Arial" w:hAnsi="Arial"/>
                  <w:sz w:val="20"/>
                </w:rPr>
                <w:delText>I</w:delText>
              </w:r>
            </w:del>
            <w:ins w:id="352" w:author="Elinor Pejryd" w:date="2026-01-16T11:15:00Z">
              <w:r>
                <w:rPr>
                  <w:rFonts w:ascii="Arial" w:hAnsi="Arial"/>
                  <w:sz w:val="20"/>
                </w:rPr>
                <w:t>UH</w:t>
              </w:r>
            </w:ins>
            <w:r>
              <w:rPr>
                <w:rFonts w:ascii="Arial" w:hAnsi="Arial"/>
                <w:sz w:val="20"/>
              </w:rPr>
              <w:t>, which would otherwise have been payable shall be withheld, delayed or adjusted by the Funding Entit</w:t>
            </w:r>
            <w:ins w:id="353" w:author="Elinor Pejryd" w:date="2026-01-16T11:15:00Z">
              <w:r>
                <w:rPr>
                  <w:rFonts w:ascii="Arial" w:hAnsi="Arial"/>
                  <w:sz w:val="20"/>
                </w:rPr>
                <w:t>y/</w:t>
              </w:r>
            </w:ins>
            <w:r>
              <w:rPr>
                <w:rFonts w:ascii="Arial" w:hAnsi="Arial"/>
                <w:sz w:val="20"/>
              </w:rPr>
              <w:t>ies.</w:t>
            </w:r>
            <w:r>
              <w:t xml:space="preserve"> </w:t>
            </w:r>
            <w:r>
              <w:rPr>
                <w:rFonts w:ascii="Arial" w:hAnsi="Arial"/>
                <w:sz w:val="20"/>
                <w:lang w:val="en-US"/>
              </w:rPr>
              <w:t>K</w:t>
            </w:r>
            <w:ins w:id="354" w:author="Elinor Pejryd" w:date="2026-01-16T11:15:00Z">
              <w:r>
                <w:rPr>
                  <w:rFonts w:ascii="Arial" w:hAnsi="Arial"/>
                  <w:sz w:val="20"/>
                  <w:lang w:val="en-US"/>
                </w:rPr>
                <w:t>UH</w:t>
              </w:r>
            </w:ins>
            <w:del w:id="355" w:author="Elinor Pejryd" w:date="2026-01-16T11:15:00Z">
              <w:r>
                <w:rPr>
                  <w:rFonts w:ascii="Arial" w:hAnsi="Arial"/>
                  <w:sz w:val="20"/>
                  <w:lang w:val="en-US"/>
                </w:rPr>
                <w:delText>I</w:delText>
              </w:r>
            </w:del>
            <w:r>
              <w:rPr>
                <w:rFonts w:ascii="Arial" w:hAnsi="Arial"/>
                <w:sz w:val="20"/>
                <w:lang w:val="en-US"/>
              </w:rPr>
              <w:t>’s sole financial obligation under this Agreement shall be to forward the payments allocated to TGI under the budget in Schedule 3.</w:t>
            </w:r>
          </w:p>
          <w:p w14:paraId="3765B54E" w14:textId="77777777" w:rsidR="00150BA9" w:rsidRPr="00684D9B" w:rsidRDefault="00150BA9" w:rsidP="007B11A2">
            <w:pPr>
              <w:pStyle w:val="BodyText3"/>
              <w:keepNext/>
              <w:suppressLineNumbers/>
              <w:suppressAutoHyphens/>
              <w:autoSpaceDE w:val="0"/>
              <w:autoSpaceDN w:val="0"/>
              <w:ind w:right="257"/>
              <w:jc w:val="left"/>
              <w:rPr>
                <w:sz w:val="20"/>
              </w:rPr>
            </w:pPr>
          </w:p>
        </w:tc>
      </w:tr>
      <w:tr w:rsidR="009E53A8" w:rsidRPr="00D9250C" w14:paraId="2EF159D2" w14:textId="77777777" w:rsidTr="00DD72F8">
        <w:tc>
          <w:tcPr>
            <w:tcW w:w="706" w:type="dxa"/>
          </w:tcPr>
          <w:p w14:paraId="37DBF02F" w14:textId="77777777" w:rsidR="009E53A8" w:rsidRPr="00684D9B" w:rsidRDefault="009E53A8" w:rsidP="007B11A2">
            <w:pPr>
              <w:keepNext/>
              <w:suppressLineNumbers/>
              <w:suppressAutoHyphens/>
              <w:rPr>
                <w:rFonts w:cs="Arial"/>
                <w:sz w:val="20"/>
                <w:szCs w:val="22"/>
                <w:lang w:val="en-GB"/>
              </w:rPr>
            </w:pPr>
            <w:r>
              <w:rPr>
                <w:rFonts w:cs="Arial"/>
                <w:sz w:val="20"/>
                <w:szCs w:val="22"/>
                <w:lang w:val="en-GB"/>
              </w:rPr>
              <w:t>7.2.2</w:t>
            </w:r>
          </w:p>
        </w:tc>
        <w:tc>
          <w:tcPr>
            <w:tcW w:w="9406" w:type="dxa"/>
          </w:tcPr>
          <w:p w14:paraId="0B9A1332" w14:textId="77777777" w:rsidR="009E53A8" w:rsidRPr="00684D9B" w:rsidRDefault="00F6671C" w:rsidP="007B11A2">
            <w:pPr>
              <w:pStyle w:val="BodyText3"/>
              <w:keepNext/>
              <w:suppressLineNumbers/>
              <w:suppressAutoHyphens/>
              <w:autoSpaceDE w:val="0"/>
              <w:autoSpaceDN w:val="0"/>
              <w:ind w:right="257"/>
              <w:jc w:val="left"/>
              <w:rPr>
                <w:rFonts w:ascii="Arial" w:hAnsi="Arial"/>
                <w:sz w:val="20"/>
              </w:rPr>
            </w:pPr>
            <w:r>
              <w:rPr>
                <w:rFonts w:ascii="Arial" w:hAnsi="Arial"/>
                <w:sz w:val="20"/>
              </w:rPr>
              <w:t>Grant Payment requests (hereinafter called Invoices for convenience) shall be submitted to K</w:t>
            </w:r>
            <w:del w:id="356" w:author="Elinor Pejryd" w:date="2026-01-16T11:15:00Z">
              <w:r>
                <w:rPr>
                  <w:rFonts w:ascii="Arial" w:hAnsi="Arial"/>
                  <w:sz w:val="20"/>
                </w:rPr>
                <w:delText>I</w:delText>
              </w:r>
            </w:del>
            <w:ins w:id="357" w:author="Elinor Pejryd" w:date="2026-01-16T11:15:00Z">
              <w:r>
                <w:rPr>
                  <w:rFonts w:ascii="Arial" w:hAnsi="Arial"/>
                  <w:sz w:val="20"/>
                </w:rPr>
                <w:t>UH</w:t>
              </w:r>
            </w:ins>
            <w:r>
              <w:rPr>
                <w:rFonts w:ascii="Arial" w:hAnsi="Arial"/>
                <w:sz w:val="20"/>
              </w:rPr>
              <w:t xml:space="preserve"> and will be payable within 30 days of receipt. The invoices shall contain a specification of the activities to be carried out and a specification of the costs to be covered. K</w:t>
            </w:r>
            <w:ins w:id="358" w:author="Elinor Pejryd" w:date="2026-01-16T11:15:00Z">
              <w:r>
                <w:rPr>
                  <w:rFonts w:ascii="Arial" w:hAnsi="Arial"/>
                  <w:sz w:val="20"/>
                </w:rPr>
                <w:t>UH</w:t>
              </w:r>
            </w:ins>
            <w:del w:id="359" w:author="Elinor Pejryd" w:date="2026-01-16T11:15:00Z">
              <w:r>
                <w:rPr>
                  <w:rFonts w:ascii="Arial" w:hAnsi="Arial"/>
                  <w:sz w:val="20"/>
                </w:rPr>
                <w:delText>I</w:delText>
              </w:r>
            </w:del>
            <w:r>
              <w:rPr>
                <w:rFonts w:ascii="Arial" w:hAnsi="Arial"/>
                <w:sz w:val="20"/>
              </w:rPr>
              <w:t xml:space="preserve"> will not accept invoices relating to activities not described or specified in the invoice.</w:t>
            </w:r>
          </w:p>
          <w:p w14:paraId="30DF09A8"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7782371D" w14:textId="77777777" w:rsidR="009E53A8" w:rsidRPr="00684D9B" w:rsidRDefault="00D35283" w:rsidP="007B11A2">
            <w:pPr>
              <w:pStyle w:val="BodyText3"/>
              <w:keepNext/>
              <w:suppressLineNumbers/>
              <w:suppressAutoHyphens/>
              <w:autoSpaceDE w:val="0"/>
              <w:autoSpaceDN w:val="0"/>
              <w:ind w:right="257"/>
              <w:jc w:val="left"/>
              <w:rPr>
                <w:rFonts w:ascii="Arial" w:hAnsi="Arial"/>
                <w:sz w:val="20"/>
              </w:rPr>
            </w:pPr>
            <w:r>
              <w:rPr>
                <w:rFonts w:ascii="Arial" w:hAnsi="Arial"/>
                <w:sz w:val="20"/>
              </w:rPr>
              <w:t>TGI shall submit invoices according to the payment schedule as mentioned in Schedule 4. TGI shall upon request be able to show documentation in support of a certain invoice phase having been attained. Such documentation shall include necessary receipts and documentation concerning the costs. Invoicing charges are not acceptable.</w:t>
            </w:r>
          </w:p>
          <w:p w14:paraId="59893F81"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1A3CE62E" w14:textId="3F9FE1DA" w:rsidR="00D9250C" w:rsidRDefault="00D9250C" w:rsidP="00D9250C">
            <w:pPr>
              <w:pStyle w:val="BodyText3"/>
              <w:keepNext/>
              <w:suppressLineNumbers/>
              <w:suppressAutoHyphens/>
              <w:autoSpaceDE w:val="0"/>
              <w:autoSpaceDN w:val="0"/>
              <w:ind w:right="257"/>
              <w:jc w:val="left"/>
              <w:rPr>
                <w:rFonts w:ascii="Arial" w:hAnsi="Arial"/>
                <w:sz w:val="20"/>
              </w:rPr>
            </w:pPr>
            <w:r w:rsidRPr="00684D9B">
              <w:rPr>
                <w:rFonts w:ascii="Arial" w:hAnsi="Arial"/>
                <w:sz w:val="20"/>
              </w:rPr>
              <w:t xml:space="preserve">The invoices shall include a clear reference to this Agreement </w:t>
            </w:r>
            <w:r>
              <w:rPr>
                <w:rFonts w:ascii="Arial" w:hAnsi="Arial"/>
                <w:sz w:val="20"/>
              </w:rPr>
              <w:t xml:space="preserve">including its </w:t>
            </w:r>
            <w:r w:rsidRPr="008F214A">
              <w:rPr>
                <w:rFonts w:ascii="Arial" w:hAnsi="Arial"/>
                <w:sz w:val="20"/>
                <w:highlight w:val="green"/>
              </w:rPr>
              <w:t xml:space="preserve">contract nr </w:t>
            </w:r>
            <w:r w:rsidRPr="00684D9B">
              <w:rPr>
                <w:rFonts w:ascii="Arial" w:hAnsi="Arial"/>
                <w:sz w:val="20"/>
              </w:rPr>
              <w:t>and clearly state the period for which payment is made, information about whether partial or full payment.</w:t>
            </w:r>
            <w:r>
              <w:rPr>
                <w:rFonts w:ascii="Arial" w:hAnsi="Arial"/>
                <w:sz w:val="20"/>
              </w:rPr>
              <w:t xml:space="preserve"> The invoices shall also include the invoice address:</w:t>
            </w:r>
          </w:p>
          <w:p w14:paraId="2D57285C" w14:textId="77777777" w:rsidR="00D9250C" w:rsidRDefault="00D9250C" w:rsidP="00D9250C">
            <w:pPr>
              <w:pStyle w:val="BodyText3"/>
              <w:keepNext/>
              <w:suppressLineNumbers/>
              <w:suppressAutoHyphens/>
              <w:autoSpaceDE w:val="0"/>
              <w:autoSpaceDN w:val="0"/>
              <w:ind w:right="257"/>
              <w:jc w:val="left"/>
              <w:rPr>
                <w:rFonts w:ascii="Arial" w:hAnsi="Arial"/>
                <w:sz w:val="20"/>
              </w:rPr>
            </w:pPr>
          </w:p>
          <w:p w14:paraId="03B42D5D"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Karolinska Universitetssjukhuset</w:t>
            </w:r>
          </w:p>
          <w:p w14:paraId="323CF764"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Box 4027</w:t>
            </w:r>
          </w:p>
          <w:p w14:paraId="67EB906A"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141 04 Huddinge</w:t>
            </w:r>
          </w:p>
          <w:p w14:paraId="53103196" w14:textId="77777777" w:rsidR="00D9250C" w:rsidRPr="00684D9B" w:rsidRDefault="00D9250C" w:rsidP="00D9250C">
            <w:pPr>
              <w:pStyle w:val="BodyText3"/>
              <w:keepNext/>
              <w:suppressLineNumbers/>
              <w:suppressAutoHyphens/>
              <w:autoSpaceDE w:val="0"/>
              <w:autoSpaceDN w:val="0"/>
              <w:ind w:right="257"/>
              <w:jc w:val="left"/>
              <w:rPr>
                <w:rFonts w:ascii="Arial" w:hAnsi="Arial"/>
                <w:sz w:val="20"/>
              </w:rPr>
            </w:pPr>
            <w:r w:rsidRPr="00A36C6A">
              <w:rPr>
                <w:rFonts w:ascii="Arial" w:hAnsi="Arial"/>
                <w:sz w:val="20"/>
              </w:rPr>
              <w:t>Reference:</w:t>
            </w:r>
            <w:r>
              <w:rPr>
                <w:rFonts w:ascii="Arial" w:hAnsi="Arial"/>
                <w:sz w:val="20"/>
              </w:rPr>
              <w:t xml:space="preserve"> </w:t>
            </w:r>
            <w:r w:rsidRPr="00E92E8F">
              <w:rPr>
                <w:rFonts w:ascii="Arial" w:hAnsi="Arial"/>
                <w:sz w:val="20"/>
              </w:rPr>
              <w:t>551473</w:t>
            </w:r>
          </w:p>
          <w:p w14:paraId="2F4B23BB" w14:textId="77777777" w:rsidR="00D9250C" w:rsidRPr="00684D9B" w:rsidRDefault="00D9250C" w:rsidP="00D9250C">
            <w:pPr>
              <w:pStyle w:val="BodyText3"/>
              <w:keepNext/>
              <w:suppressLineNumbers/>
              <w:suppressAutoHyphens/>
              <w:autoSpaceDE w:val="0"/>
              <w:autoSpaceDN w:val="0"/>
              <w:ind w:right="827"/>
              <w:rPr>
                <w:rFonts w:ascii="Arial" w:hAnsi="Arial"/>
                <w:sz w:val="20"/>
              </w:rPr>
            </w:pPr>
          </w:p>
          <w:p w14:paraId="70A68769" w14:textId="77777777" w:rsidR="00D9250C" w:rsidRDefault="00D9250C" w:rsidP="00D9250C">
            <w:pPr>
              <w:pStyle w:val="BodyText3"/>
              <w:keepNext/>
              <w:suppressLineNumbers/>
              <w:suppressAutoHyphens/>
              <w:autoSpaceDE w:val="0"/>
              <w:autoSpaceDN w:val="0"/>
              <w:ind w:right="968"/>
              <w:rPr>
                <w:rFonts w:ascii="Arial" w:hAnsi="Arial"/>
                <w:sz w:val="20"/>
              </w:rPr>
            </w:pPr>
            <w:r w:rsidRPr="00D90C7C">
              <w:rPr>
                <w:rFonts w:ascii="Arial" w:hAnsi="Arial"/>
                <w:sz w:val="20"/>
              </w:rPr>
              <w:t xml:space="preserve">Invoices shall be sent via e-mail as a PDF-file (one file per invoice) or as an e-invoice. </w:t>
            </w:r>
          </w:p>
          <w:p w14:paraId="3FA5B61D" w14:textId="77777777" w:rsidR="00D9250C" w:rsidRDefault="00D9250C" w:rsidP="00D9250C">
            <w:pPr>
              <w:pStyle w:val="BodyText3"/>
              <w:keepNext/>
              <w:suppressLineNumbers/>
              <w:suppressAutoHyphens/>
              <w:autoSpaceDE w:val="0"/>
              <w:autoSpaceDN w:val="0"/>
              <w:ind w:right="968"/>
              <w:rPr>
                <w:rFonts w:ascii="Arial" w:hAnsi="Arial"/>
                <w:sz w:val="20"/>
              </w:rPr>
            </w:pPr>
          </w:p>
          <w:p w14:paraId="534850D3" w14:textId="77777777" w:rsidR="00D9250C" w:rsidRPr="00455C1E" w:rsidRDefault="00D9250C" w:rsidP="00D9250C">
            <w:pPr>
              <w:pStyle w:val="BodyText3"/>
              <w:keepNext/>
              <w:suppressLineNumbers/>
              <w:suppressAutoHyphens/>
              <w:autoSpaceDE w:val="0"/>
              <w:autoSpaceDN w:val="0"/>
              <w:ind w:right="968"/>
              <w:rPr>
                <w:rFonts w:ascii="Arial" w:hAnsi="Arial"/>
                <w:sz w:val="20"/>
                <w:lang w:val="fr-FR"/>
                <w:rPrChange w:id="360" w:author="Sunaina Khatri" w:date="2026-08-26T12:48:00Z" w16du:dateUtc="2026-08-26T07:18:00Z">
                  <w:rPr>
                    <w:rFonts w:ascii="Arial" w:hAnsi="Arial"/>
                    <w:sz w:val="20"/>
                  </w:rPr>
                </w:rPrChange>
              </w:rPr>
            </w:pPr>
            <w:r w:rsidRPr="00455C1E">
              <w:rPr>
                <w:rFonts w:ascii="Arial" w:hAnsi="Arial"/>
                <w:sz w:val="20"/>
                <w:lang w:val="fr-FR"/>
                <w:rPrChange w:id="361" w:author="Sunaina Khatri" w:date="2026-08-26T12:48:00Z" w16du:dateUtc="2026-08-26T07:18:00Z">
                  <w:rPr>
                    <w:rFonts w:ascii="Arial" w:hAnsi="Arial"/>
                    <w:sz w:val="20"/>
                  </w:rPr>
                </w:rPrChange>
              </w:rPr>
              <w:t>E-mail address:</w:t>
            </w:r>
          </w:p>
          <w:p w14:paraId="185183C6" w14:textId="77777777" w:rsidR="00D9250C" w:rsidRPr="00455C1E" w:rsidRDefault="00D9250C" w:rsidP="00D9250C">
            <w:pPr>
              <w:pStyle w:val="BodyText3"/>
              <w:keepNext/>
              <w:suppressLineNumbers/>
              <w:suppressAutoHyphens/>
              <w:autoSpaceDE w:val="0"/>
              <w:autoSpaceDN w:val="0"/>
              <w:ind w:right="968"/>
              <w:rPr>
                <w:rFonts w:ascii="Arial" w:hAnsi="Arial"/>
                <w:sz w:val="20"/>
                <w:lang w:val="fr-FR"/>
                <w:rPrChange w:id="362" w:author="Sunaina Khatri" w:date="2026-08-26T12:48:00Z" w16du:dateUtc="2026-08-26T07:18:00Z">
                  <w:rPr>
                    <w:rFonts w:ascii="Arial" w:hAnsi="Arial"/>
                    <w:sz w:val="20"/>
                  </w:rPr>
                </w:rPrChange>
              </w:rPr>
            </w:pPr>
            <w:del w:id="363" w:author="Elinor Pejryd" w:date="2026-01-16T11:16:00Z">
              <w:r w:rsidRPr="00455C1E" w:rsidDel="00150BA9">
                <w:rPr>
                  <w:rFonts w:ascii="Arial" w:hAnsi="Arial"/>
                  <w:sz w:val="20"/>
                  <w:lang w:val="fr-FR"/>
                  <w:rPrChange w:id="364" w:author="Sunaina Khatri" w:date="2026-08-26T12:48:00Z" w16du:dateUtc="2026-08-26T07:18:00Z">
                    <w:rPr>
                      <w:rFonts w:ascii="Arial" w:hAnsi="Arial"/>
                      <w:sz w:val="20"/>
                    </w:rPr>
                  </w:rPrChange>
                </w:rPr>
                <w:delText xml:space="preserve"> </w:delText>
              </w:r>
              <w:r w:rsidRPr="00D90C7C" w:rsidDel="00150BA9">
                <w:rPr>
                  <w:rFonts w:ascii="Arial" w:hAnsi="Arial"/>
                  <w:sz w:val="20"/>
                </w:rPr>
                <w:fldChar w:fldCharType="begin"/>
              </w:r>
              <w:r w:rsidRPr="00455C1E" w:rsidDel="00150BA9">
                <w:rPr>
                  <w:rFonts w:ascii="Arial" w:hAnsi="Arial"/>
                  <w:sz w:val="20"/>
                  <w:lang w:val="fr-FR"/>
                  <w:rPrChange w:id="365" w:author="Sunaina Khatri" w:date="2026-08-26T12:48:00Z" w16du:dateUtc="2026-08-26T07:18:00Z">
                    <w:rPr>
                      <w:rFonts w:ascii="Arial" w:hAnsi="Arial"/>
                      <w:sz w:val="20"/>
                    </w:rPr>
                  </w:rPrChange>
                </w:rPr>
                <w:delInstrText>HYPERLINK "mailto:ki-fakturor@ki.se" \h</w:delInstrText>
              </w:r>
              <w:r w:rsidRPr="00D90C7C" w:rsidDel="00150BA9">
                <w:rPr>
                  <w:rFonts w:ascii="Arial" w:hAnsi="Arial"/>
                  <w:sz w:val="20"/>
                </w:rPr>
              </w:r>
              <w:r w:rsidRPr="00D90C7C" w:rsidDel="00150BA9">
                <w:rPr>
                  <w:rFonts w:ascii="Arial" w:hAnsi="Arial"/>
                  <w:sz w:val="20"/>
                </w:rPr>
                <w:fldChar w:fldCharType="separate"/>
              </w:r>
              <w:r w:rsidRPr="00455C1E" w:rsidDel="00150BA9">
                <w:rPr>
                  <w:rFonts w:ascii="Arial" w:hAnsi="Arial"/>
                  <w:sz w:val="20"/>
                  <w:lang w:val="fr-FR"/>
                  <w:rPrChange w:id="366" w:author="Sunaina Khatri" w:date="2026-08-26T12:48:00Z" w16du:dateUtc="2026-08-26T07:18:00Z">
                    <w:rPr>
                      <w:rFonts w:ascii="Arial" w:hAnsi="Arial"/>
                      <w:sz w:val="20"/>
                    </w:rPr>
                  </w:rPrChange>
                </w:rPr>
                <w:delText>KI-fakturor@ki.se</w:delText>
              </w:r>
              <w:r w:rsidRPr="00D90C7C" w:rsidDel="00150BA9">
                <w:rPr>
                  <w:rFonts w:ascii="Arial" w:hAnsi="Arial"/>
                  <w:sz w:val="20"/>
                </w:rPr>
                <w:fldChar w:fldCharType="end"/>
              </w:r>
            </w:del>
            <w:r>
              <w:fldChar w:fldCharType="begin"/>
            </w:r>
            <w:r w:rsidRPr="00455C1E">
              <w:rPr>
                <w:lang w:val="fr-FR"/>
                <w:rPrChange w:id="367" w:author="Sunaina Khatri" w:date="2026-08-26T12:48:00Z" w16du:dateUtc="2026-08-26T07:18:00Z">
                  <w:rPr/>
                </w:rPrChange>
              </w:rPr>
              <w:instrText>HYPERLINK "mailto:leverantorsfakturor.karolinska@regionstockholm.se"</w:instrText>
            </w:r>
            <w:r>
              <w:fldChar w:fldCharType="separate"/>
            </w:r>
            <w:r w:rsidRPr="00455C1E">
              <w:rPr>
                <w:rStyle w:val="Hyperlink"/>
                <w:rFonts w:ascii="Arial" w:hAnsi="Arial"/>
                <w:color w:val="auto"/>
                <w:sz w:val="20"/>
                <w:lang w:val="fr-FR"/>
                <w:rPrChange w:id="368" w:author="Sunaina Khatri" w:date="2026-08-26T12:48:00Z" w16du:dateUtc="2026-08-26T07:18:00Z">
                  <w:rPr>
                    <w:rStyle w:val="Hyperlink"/>
                    <w:rFonts w:ascii="Arial" w:hAnsi="Arial"/>
                    <w:color w:val="auto"/>
                    <w:sz w:val="20"/>
                    <w:lang w:val="en-US"/>
                  </w:rPr>
                </w:rPrChange>
              </w:rPr>
              <w:t>leverantorsfakturor.karolinska@regionstockholm.se</w:t>
            </w:r>
            <w:r>
              <w:fldChar w:fldCharType="end"/>
            </w:r>
          </w:p>
          <w:p w14:paraId="0A390399" w14:textId="77777777" w:rsidR="00D9250C" w:rsidRPr="00455C1E" w:rsidRDefault="00D9250C" w:rsidP="00D9250C">
            <w:pPr>
              <w:pStyle w:val="BodyText3"/>
              <w:keepNext/>
              <w:suppressLineNumbers/>
              <w:suppressAutoHyphens/>
              <w:autoSpaceDE w:val="0"/>
              <w:autoSpaceDN w:val="0"/>
              <w:ind w:right="968"/>
              <w:rPr>
                <w:rFonts w:ascii="Arial" w:hAnsi="Arial"/>
                <w:sz w:val="20"/>
                <w:lang w:val="fr-FR"/>
                <w:rPrChange w:id="369" w:author="Sunaina Khatri" w:date="2026-08-26T12:48:00Z" w16du:dateUtc="2026-08-26T07:18:00Z">
                  <w:rPr>
                    <w:rFonts w:ascii="Arial" w:hAnsi="Arial"/>
                    <w:sz w:val="20"/>
                  </w:rPr>
                </w:rPrChange>
              </w:rPr>
            </w:pPr>
          </w:p>
          <w:p w14:paraId="484BAEB1" w14:textId="77777777" w:rsidR="00D9250C" w:rsidRPr="001F37EE" w:rsidRDefault="00D9250C" w:rsidP="00D9250C">
            <w:pPr>
              <w:pStyle w:val="BodyText3"/>
              <w:keepNext/>
              <w:suppressLineNumbers/>
              <w:suppressAutoHyphens/>
              <w:autoSpaceDE w:val="0"/>
              <w:autoSpaceDN w:val="0"/>
              <w:ind w:right="968"/>
              <w:rPr>
                <w:rFonts w:ascii="Arial" w:hAnsi="Arial"/>
                <w:sz w:val="20"/>
                <w:lang w:val="sv-SE"/>
              </w:rPr>
            </w:pPr>
            <w:r w:rsidRPr="001F37EE">
              <w:rPr>
                <w:rFonts w:ascii="Arial" w:hAnsi="Arial"/>
                <w:sz w:val="20"/>
                <w:lang w:val="sv-SE"/>
              </w:rPr>
              <w:t>E-invoice information</w:t>
            </w:r>
          </w:p>
          <w:p w14:paraId="1A79994A"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Pr>
                <w:rFonts w:ascii="Arial" w:hAnsi="Arial"/>
                <w:sz w:val="20"/>
                <w:lang w:val="sv-SE"/>
              </w:rPr>
              <w:t xml:space="preserve">Name: </w:t>
            </w:r>
            <w:r w:rsidRPr="00D90C7C">
              <w:rPr>
                <w:rFonts w:ascii="Arial" w:hAnsi="Arial"/>
                <w:sz w:val="20"/>
                <w:lang w:val="sv-SE"/>
              </w:rPr>
              <w:t>Karolinska Universitetssjukhuset</w:t>
            </w:r>
          </w:p>
          <w:p w14:paraId="45FA6F51"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Org.nr:</w:t>
            </w:r>
            <w:r>
              <w:rPr>
                <w:rFonts w:ascii="Arial" w:hAnsi="Arial"/>
                <w:sz w:val="20"/>
                <w:lang w:val="sv-SE"/>
              </w:rPr>
              <w:t xml:space="preserve"> </w:t>
            </w:r>
            <w:r w:rsidRPr="00D90C7C">
              <w:rPr>
                <w:rFonts w:ascii="Arial" w:hAnsi="Arial"/>
                <w:sz w:val="20"/>
                <w:lang w:val="sv-SE"/>
              </w:rPr>
              <w:t xml:space="preserve"> 232100-0016</w:t>
            </w:r>
          </w:p>
          <w:p w14:paraId="338D628C"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VAT: SE232100001601</w:t>
            </w:r>
          </w:p>
          <w:p w14:paraId="520A72D2"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BuyerParty.ID/GLN: 7381036454467</w:t>
            </w:r>
          </w:p>
          <w:p w14:paraId="75E3B395" w14:textId="77777777" w:rsidR="00D9250C" w:rsidRPr="00684D9B" w:rsidRDefault="00D9250C" w:rsidP="00D9250C">
            <w:pPr>
              <w:pStyle w:val="BodyText3"/>
              <w:keepNext/>
              <w:suppressLineNumbers/>
              <w:suppressAutoHyphens/>
              <w:autoSpaceDE w:val="0"/>
              <w:autoSpaceDN w:val="0"/>
              <w:ind w:right="968"/>
              <w:rPr>
                <w:rFonts w:ascii="Arial" w:hAnsi="Arial"/>
                <w:sz w:val="20"/>
              </w:rPr>
            </w:pPr>
            <w:r w:rsidRPr="00D90C7C">
              <w:rPr>
                <w:rFonts w:ascii="Arial" w:hAnsi="Arial"/>
                <w:sz w:val="20"/>
              </w:rPr>
              <w:t>Peppolid:</w:t>
            </w:r>
            <w:r>
              <w:rPr>
                <w:rFonts w:ascii="Arial" w:hAnsi="Arial"/>
                <w:sz w:val="20"/>
              </w:rPr>
              <w:t xml:space="preserve"> </w:t>
            </w:r>
            <w:r w:rsidRPr="00D90C7C">
              <w:rPr>
                <w:rFonts w:ascii="Arial" w:hAnsi="Arial"/>
                <w:sz w:val="20"/>
              </w:rPr>
              <w:t>0088:7381036454467 VAN operator Logiq</w:t>
            </w:r>
          </w:p>
          <w:p w14:paraId="0DEBED0A" w14:textId="77777777" w:rsidR="009E53A8" w:rsidRPr="00684D9B" w:rsidRDefault="009E53A8" w:rsidP="007B11A2">
            <w:pPr>
              <w:pStyle w:val="BodyText3"/>
              <w:keepNext/>
              <w:suppressLineNumbers/>
              <w:tabs>
                <w:tab w:val="left" w:pos="8508"/>
              </w:tabs>
              <w:suppressAutoHyphens/>
              <w:autoSpaceDE w:val="0"/>
              <w:autoSpaceDN w:val="0"/>
              <w:ind w:right="682"/>
              <w:rPr>
                <w:rFonts w:ascii="Arial" w:hAnsi="Arial"/>
                <w:sz w:val="20"/>
              </w:rPr>
            </w:pPr>
          </w:p>
        </w:tc>
      </w:tr>
      <w:tr w:rsidR="009E53A8" w:rsidRPr="002E14EA" w14:paraId="2AFAED41" w14:textId="77777777" w:rsidTr="00DD72F8">
        <w:tc>
          <w:tcPr>
            <w:tcW w:w="706" w:type="dxa"/>
          </w:tcPr>
          <w:p w14:paraId="7C0FA82C" w14:textId="77777777" w:rsidR="009E53A8" w:rsidRPr="00684D9B" w:rsidRDefault="009E53A8" w:rsidP="007B11A2">
            <w:pPr>
              <w:keepNext/>
              <w:suppressLineNumbers/>
              <w:suppressAutoHyphens/>
              <w:rPr>
                <w:rFonts w:cs="Arial"/>
                <w:sz w:val="20"/>
                <w:szCs w:val="22"/>
                <w:lang w:val="en-GB"/>
              </w:rPr>
            </w:pPr>
            <w:commentRangeStart w:id="370"/>
            <w:r>
              <w:rPr>
                <w:rFonts w:cs="Arial"/>
                <w:sz w:val="20"/>
                <w:szCs w:val="22"/>
                <w:lang w:val="en-GB"/>
              </w:rPr>
              <w:t>7.2.4</w:t>
            </w:r>
            <w:commentRangeEnd w:id="370"/>
            <w:r w:rsidR="00375059" w:rsidRPr="00684D9B">
              <w:rPr>
                <w:rStyle w:val="CommentReference"/>
                <w:rFonts w:cs="Arial"/>
                <w:sz w:val="20"/>
                <w:szCs w:val="22"/>
                <w:lang w:val="en-GB"/>
              </w:rPr>
              <w:commentReference w:id="370"/>
            </w:r>
          </w:p>
        </w:tc>
        <w:tc>
          <w:tcPr>
            <w:tcW w:w="9406" w:type="dxa"/>
          </w:tcPr>
          <w:p w14:paraId="7FB3ACD9" w14:textId="52849D59" w:rsidR="008B0D01" w:rsidRPr="00684D9B" w:rsidRDefault="009E53A8" w:rsidP="007B11A2">
            <w:pPr>
              <w:pStyle w:val="BodyText3"/>
              <w:keepNext/>
              <w:suppressLineNumbers/>
              <w:suppressAutoHyphens/>
              <w:autoSpaceDE w:val="0"/>
              <w:autoSpaceDN w:val="0"/>
              <w:ind w:right="682"/>
              <w:rPr>
                <w:rFonts w:ascii="Arial" w:hAnsi="Arial" w:cs="Arial"/>
                <w:sz w:val="20"/>
              </w:rPr>
            </w:pPr>
            <w:commentRangeStart w:id="371"/>
            <w:del w:id="372" w:author="Elinor Pejryd" w:date="2026-01-16T11:16:00Z">
              <w:r>
                <w:rPr>
                  <w:rFonts w:ascii="Arial" w:hAnsi="Arial"/>
                  <w:sz w:val="20"/>
                </w:rPr>
                <w:delText>The Project Leader</w:delText>
              </w:r>
            </w:del>
            <w:ins w:id="373" w:author="Elinor Pejryd" w:date="2026-01-16T11:16:00Z">
              <w:r>
                <w:rPr>
                  <w:rFonts w:ascii="Arial" w:hAnsi="Arial"/>
                  <w:sz w:val="20"/>
                </w:rPr>
                <w:t>KUH</w:t>
              </w:r>
            </w:ins>
            <w:r>
              <w:rPr>
                <w:rFonts w:ascii="Arial" w:hAnsi="Arial"/>
                <w:sz w:val="20"/>
              </w:rPr>
              <w:t xml:space="preserve"> is entitled to withhold any payments due </w:t>
            </w:r>
            <w:ins w:id="374" w:author="The George Institute for Global Health" w:date="2026-08-18T09:00:00Z">
              <w:r>
                <w:rPr>
                  <w:rFonts w:ascii="Arial" w:hAnsi="Arial"/>
                  <w:sz w:val="20"/>
                </w:rPr>
                <w:t xml:space="preserve">to </w:t>
              </w:r>
            </w:ins>
            <w:del w:id="375" w:author="Elinor Pejryd" w:date="2026-01-16T11:16:00Z">
              <w:r>
                <w:rPr>
                  <w:rFonts w:ascii="Arial" w:hAnsi="Arial"/>
                  <w:sz w:val="20"/>
                </w:rPr>
                <w:delText>to a Party</w:delText>
              </w:r>
            </w:del>
            <w:ins w:id="376" w:author="Elinor Pejryd" w:date="2026-01-16T11:16:00Z">
              <w:r>
                <w:rPr>
                  <w:rFonts w:ascii="Arial" w:hAnsi="Arial"/>
                  <w:sz w:val="20"/>
                </w:rPr>
                <w:t>TGI</w:t>
              </w:r>
              <w:del w:id="377" w:author="The George Institute for Global Health" w:date="2026-08-18T09:00:00Z">
                <w:r>
                  <w:rPr>
                    <w:rFonts w:ascii="Arial" w:hAnsi="Arial"/>
                    <w:sz w:val="20"/>
                  </w:rPr>
                  <w:delText xml:space="preserve"> being</w:delText>
                </w:r>
              </w:del>
            </w:ins>
            <w:ins w:id="378" w:author="The George Institute for Global Health" w:date="2026-08-18T09:00:00Z">
              <w:r>
                <w:rPr>
                  <w:rFonts w:ascii="Arial" w:hAnsi="Arial"/>
                  <w:sz w:val="20"/>
                </w:rPr>
                <w:t xml:space="preserve"> where TGI is materially</w:t>
              </w:r>
            </w:ins>
            <w:r>
              <w:rPr>
                <w:rFonts w:ascii="Arial" w:hAnsi="Arial"/>
                <w:sz w:val="20"/>
              </w:rPr>
              <w:t xml:space="preserve"> in breach of its obligations under this Agreement or when th</w:t>
            </w:r>
            <w:ins w:id="379" w:author="Sunaina Khatri" w:date="2026-08-31T15:15:00Z" w16du:dateUtc="2026-08-31T09:45:00Z">
              <w:r w:rsidR="003E0ABF">
                <w:rPr>
                  <w:rFonts w:ascii="Arial" w:hAnsi="Arial"/>
                  <w:sz w:val="20"/>
                </w:rPr>
                <w:t>e same breach</w:t>
              </w:r>
            </w:ins>
            <w:del w:id="380" w:author="Sunaina Khatri" w:date="2026-08-31T15:15:00Z" w16du:dateUtc="2026-08-31T09:45:00Z">
              <w:r w:rsidDel="003E0ABF">
                <w:rPr>
                  <w:rFonts w:ascii="Arial" w:hAnsi="Arial"/>
                  <w:sz w:val="20"/>
                </w:rPr>
                <w:delText>is</w:delText>
              </w:r>
            </w:del>
            <w:r>
              <w:rPr>
                <w:rFonts w:ascii="Arial" w:hAnsi="Arial"/>
                <w:sz w:val="20"/>
              </w:rPr>
              <w:t xml:space="preserve"> is agreed with the Funding Entit</w:t>
            </w:r>
            <w:ins w:id="381" w:author="Elinor Pejryd" w:date="2026-01-16T11:16:00Z">
              <w:r>
                <w:rPr>
                  <w:rFonts w:ascii="Arial" w:hAnsi="Arial"/>
                  <w:sz w:val="20"/>
                </w:rPr>
                <w:t>y/</w:t>
              </w:r>
            </w:ins>
            <w:r>
              <w:rPr>
                <w:rFonts w:ascii="Arial" w:hAnsi="Arial"/>
                <w:sz w:val="20"/>
              </w:rPr>
              <w:t xml:space="preserve">ies. </w:t>
            </w:r>
            <w:ins w:id="382" w:author="The George Institute for Global Health" w:date="2026-08-18T09:00:00Z">
              <w:r>
                <w:rPr>
                  <w:rFonts w:ascii="Arial" w:hAnsi="Arial"/>
                  <w:sz w:val="20"/>
                </w:rPr>
                <w:t xml:space="preserve">KUH shall notify TGI in writing of any decision to withhold, stating the grounds for it, and TGI shall have thirty (30) days from the date of such notice to remedy the breach. </w:t>
              </w:r>
            </w:ins>
            <w:del w:id="383" w:author="Elinor Pejryd" w:date="2026-01-16T11:16:00Z">
              <w:r>
                <w:rPr>
                  <w:rFonts w:ascii="Arial" w:hAnsi="Arial"/>
                  <w:sz w:val="20"/>
                </w:rPr>
                <w:delText>The Project Leader</w:delText>
              </w:r>
            </w:del>
            <w:ins w:id="384" w:author="Elinor Pejryd" w:date="2026-01-16T11:16:00Z">
              <w:r>
                <w:rPr>
                  <w:rFonts w:ascii="Arial" w:hAnsi="Arial"/>
                  <w:sz w:val="20"/>
                </w:rPr>
                <w:t>KUH</w:t>
              </w:r>
            </w:ins>
            <w:r>
              <w:rPr>
                <w:rFonts w:ascii="Arial" w:hAnsi="Arial" w:cs="Arial"/>
                <w:sz w:val="20"/>
              </w:rPr>
              <w:t xml:space="preserve"> is entitled to recover any payments already paid to </w:t>
            </w:r>
            <w:del w:id="385" w:author="Elinor Pejryd" w:date="2026-01-16T11:17:00Z">
              <w:r>
                <w:rPr>
                  <w:rFonts w:ascii="Arial" w:hAnsi="Arial" w:cs="Arial"/>
                  <w:sz w:val="20"/>
                </w:rPr>
                <w:delText xml:space="preserve">a defaulting </w:delText>
              </w:r>
              <w:commentRangeStart w:id="386"/>
              <w:r>
                <w:rPr>
                  <w:rFonts w:ascii="Arial" w:hAnsi="Arial" w:cs="Arial"/>
                  <w:sz w:val="20"/>
                </w:rPr>
                <w:delText>Party</w:delText>
              </w:r>
            </w:del>
            <w:ins w:id="387" w:author="Elinor Pejryd" w:date="2026-01-16T11:17:00Z">
              <w:r>
                <w:rPr>
                  <w:rFonts w:ascii="Arial" w:hAnsi="Arial" w:cs="Arial"/>
                  <w:sz w:val="20"/>
                </w:rPr>
                <w:t>TGI if TGI is in default</w:t>
              </w:r>
            </w:ins>
            <w:ins w:id="388" w:author="Elinor Pejryd" w:date="2026-01-16T11:55:00Z">
              <w:r>
                <w:rPr>
                  <w:rFonts w:ascii="Arial" w:hAnsi="Arial" w:cs="Arial"/>
                  <w:sz w:val="20"/>
                </w:rPr>
                <w:t xml:space="preserve"> </w:t>
              </w:r>
              <w:r>
                <w:rPr>
                  <w:rFonts w:ascii="Arial" w:hAnsi="Arial" w:cs="Arial"/>
                  <w:sz w:val="20"/>
                  <w:lang w:val="en-US"/>
                </w:rPr>
                <w:t>of its obligations under this Agreement</w:t>
              </w:r>
            </w:ins>
            <w:ins w:id="389" w:author="The George Institute for Global Health" w:date="2026-08-18T09:00:00Z">
              <w:r>
                <w:rPr>
                  <w:rFonts w:ascii="Arial" w:hAnsi="Arial" w:cs="Arial"/>
                  <w:sz w:val="20"/>
                </w:rPr>
                <w:t xml:space="preserve">, to the extent those payments relate to the obligations in respect of which TGI is in default. Withholding or recovery under this Article shall not apply to costs properly incurred by TGI in accordance with </w:t>
              </w:r>
            </w:ins>
            <w:commentRangeEnd w:id="386"/>
            <w:r w:rsidR="003E0ABF">
              <w:rPr>
                <w:rStyle w:val="CommentReference"/>
                <w:rFonts w:ascii="Arial" w:hAnsi="Arial" w:cs="Arial"/>
                <w:sz w:val="20"/>
                <w:szCs w:val="22"/>
              </w:rPr>
              <w:commentReference w:id="386"/>
            </w:r>
            <w:ins w:id="390" w:author="The George Institute for Global Health" w:date="2026-08-18T09:00:00Z">
              <w:r>
                <w:rPr>
                  <w:rFonts w:ascii="Arial" w:hAnsi="Arial" w:cs="Arial"/>
                  <w:sz w:val="20"/>
                </w:rPr>
                <w:t>this Agreement prior to the date of the notice referred to above.</w:t>
              </w:r>
            </w:ins>
            <w:del w:id="391" w:author="The George Institute for Global Health" w:date="2026-08-18T09:00:00Z">
              <w:r>
                <w:rPr>
                  <w:rFonts w:ascii="Arial" w:hAnsi="Arial" w:cs="Arial"/>
                  <w:sz w:val="20"/>
                </w:rPr>
                <w:delText>.</w:delText>
              </w:r>
            </w:del>
            <w:commentRangeEnd w:id="371"/>
            <w:r w:rsidR="002E14EA" w:rsidRPr="00684D9B">
              <w:rPr>
                <w:rStyle w:val="CommentReference"/>
                <w:rFonts w:ascii="Arial" w:hAnsi="Arial" w:cs="Arial"/>
                <w:sz w:val="20"/>
                <w:szCs w:val="22"/>
              </w:rPr>
              <w:commentReference w:id="371"/>
            </w:r>
          </w:p>
        </w:tc>
      </w:tr>
    </w:tbl>
    <w:p w14:paraId="776CAA28" w14:textId="77777777" w:rsidR="00674974" w:rsidRPr="00684D9B" w:rsidRDefault="00674974" w:rsidP="007B11A2">
      <w:pPr>
        <w:pStyle w:val="Heading2"/>
        <w:suppressLineNumbers/>
        <w:suppressAutoHyphens/>
        <w:rPr>
          <w:sz w:val="22"/>
          <w:szCs w:val="22"/>
          <w:lang w:val="en-GB"/>
        </w:rPr>
      </w:pPr>
      <w:bookmarkStart w:id="392" w:name="_Toc215469609"/>
      <w:bookmarkStart w:id="393" w:name="_Toc494278318"/>
      <w:bookmarkStart w:id="394" w:name="_Toc178569224"/>
      <w:r>
        <w:rPr>
          <w:sz w:val="22"/>
          <w:szCs w:val="22"/>
          <w:lang w:val="en-GB"/>
        </w:rPr>
        <w:t>Reporting</w:t>
      </w:r>
      <w:bookmarkEnd w:id="392"/>
      <w:bookmarkEnd w:id="393"/>
    </w:p>
    <w:p w14:paraId="1EC8AEAE" w14:textId="77777777" w:rsidR="00204BB0" w:rsidRPr="00684D9B" w:rsidRDefault="005E20E0" w:rsidP="007B11A2">
      <w:pPr>
        <w:keepNext/>
        <w:suppressLineNumbers/>
        <w:suppressAutoHyphens/>
        <w:autoSpaceDE w:val="0"/>
        <w:autoSpaceDN w:val="0"/>
        <w:adjustRightInd w:val="0"/>
        <w:jc w:val="both"/>
        <w:rPr>
          <w:sz w:val="20"/>
          <w:szCs w:val="22"/>
          <w:lang w:val="en-GB"/>
        </w:rPr>
      </w:pPr>
      <w:r>
        <w:rPr>
          <w:sz w:val="20"/>
          <w:szCs w:val="22"/>
          <w:lang w:val="en-GB"/>
        </w:rPr>
        <w:t>TGI shall collaborate with K</w:t>
      </w:r>
      <w:ins w:id="395" w:author="Elinor Pejryd" w:date="2026-01-16T11:17:00Z">
        <w:r>
          <w:rPr>
            <w:sz w:val="20"/>
            <w:szCs w:val="22"/>
            <w:lang w:val="en-GB"/>
          </w:rPr>
          <w:t>UH</w:t>
        </w:r>
      </w:ins>
      <w:del w:id="396" w:author="Elinor Pejryd" w:date="2026-01-16T11:17:00Z">
        <w:r>
          <w:rPr>
            <w:sz w:val="20"/>
            <w:szCs w:val="22"/>
            <w:lang w:val="en-GB"/>
          </w:rPr>
          <w:delText>I</w:delText>
        </w:r>
      </w:del>
      <w:r>
        <w:rPr>
          <w:sz w:val="20"/>
          <w:szCs w:val="22"/>
          <w:lang w:val="en-GB"/>
        </w:rPr>
        <w:t xml:space="preserve"> to enable the timely submission of any scientific and financial reports concerning the Project which may be requested by the Funding Entit</w:t>
      </w:r>
      <w:ins w:id="397" w:author="Elinor Pejryd" w:date="2026-01-16T11:17:00Z">
        <w:r>
          <w:rPr>
            <w:sz w:val="20"/>
            <w:szCs w:val="22"/>
            <w:lang w:val="en-GB"/>
          </w:rPr>
          <w:t>y/</w:t>
        </w:r>
      </w:ins>
      <w:r>
        <w:rPr>
          <w:sz w:val="20"/>
          <w:szCs w:val="22"/>
          <w:lang w:val="en-GB"/>
        </w:rPr>
        <w:t xml:space="preserve">ies and shall provide any </w:t>
      </w:r>
      <w:r>
        <w:rPr>
          <w:sz w:val="20"/>
          <w:szCs w:val="22"/>
          <w:lang w:val="en-GB"/>
        </w:rPr>
        <w:lastRenderedPageBreak/>
        <w:t>necessary information in conjunction with the following up and evaluation of the research, either during or after termination of the Project.</w:t>
      </w:r>
    </w:p>
    <w:p w14:paraId="13E1FD4A" w14:textId="77777777" w:rsidR="00204BB0" w:rsidRPr="00684D9B" w:rsidRDefault="00204BB0" w:rsidP="007B11A2">
      <w:pPr>
        <w:keepNext/>
        <w:suppressLineNumbers/>
        <w:suppressAutoHyphens/>
        <w:autoSpaceDE w:val="0"/>
        <w:autoSpaceDN w:val="0"/>
        <w:adjustRightInd w:val="0"/>
        <w:jc w:val="both"/>
        <w:rPr>
          <w:sz w:val="20"/>
          <w:szCs w:val="22"/>
          <w:lang w:val="en-GB"/>
        </w:rPr>
      </w:pPr>
    </w:p>
    <w:p w14:paraId="5FBEBC93" w14:textId="77777777" w:rsidR="00CD3FD3" w:rsidRDefault="00204BB0" w:rsidP="007B11A2">
      <w:pPr>
        <w:keepNext/>
        <w:suppressLineNumbers/>
        <w:suppressAutoHyphens/>
        <w:autoSpaceDE w:val="0"/>
        <w:autoSpaceDN w:val="0"/>
        <w:adjustRightInd w:val="0"/>
        <w:jc w:val="both"/>
        <w:rPr>
          <w:sz w:val="20"/>
          <w:szCs w:val="22"/>
          <w:lang w:val="en-GB"/>
        </w:rPr>
      </w:pPr>
      <w:r>
        <w:rPr>
          <w:sz w:val="20"/>
          <w:szCs w:val="22"/>
          <w:lang w:val="en-GB"/>
        </w:rPr>
        <w:t>The Parties shall also collaborate in order for K</w:t>
      </w:r>
      <w:ins w:id="398" w:author="Elinor Pejryd" w:date="2026-01-16T11:18:00Z">
        <w:r>
          <w:rPr>
            <w:sz w:val="20"/>
            <w:szCs w:val="22"/>
            <w:lang w:val="en-GB"/>
          </w:rPr>
          <w:t>UH</w:t>
        </w:r>
      </w:ins>
      <w:del w:id="399" w:author="Elinor Pejryd" w:date="2026-01-16T11:18:00Z">
        <w:r>
          <w:rPr>
            <w:sz w:val="20"/>
            <w:szCs w:val="22"/>
            <w:lang w:val="en-GB"/>
          </w:rPr>
          <w:delText>I</w:delText>
        </w:r>
      </w:del>
      <w:r>
        <w:rPr>
          <w:sz w:val="20"/>
          <w:szCs w:val="22"/>
          <w:lang w:val="en-GB"/>
        </w:rPr>
        <w:t xml:space="preserve"> to submit a final financial statement report every year, no later than one months after the Grant Period has expired. </w:t>
      </w:r>
    </w:p>
    <w:p w14:paraId="33553230" w14:textId="77777777" w:rsidR="00204BB0" w:rsidRPr="00684D9B" w:rsidRDefault="00204BB0" w:rsidP="007B11A2">
      <w:pPr>
        <w:keepNext/>
        <w:suppressLineNumbers/>
        <w:suppressAutoHyphens/>
        <w:autoSpaceDE w:val="0"/>
        <w:autoSpaceDN w:val="0"/>
        <w:adjustRightInd w:val="0"/>
        <w:jc w:val="both"/>
        <w:rPr>
          <w:rFonts w:cs="Arial"/>
          <w:sz w:val="20"/>
          <w:szCs w:val="20"/>
          <w:lang w:val="en-GB"/>
        </w:rPr>
      </w:pPr>
    </w:p>
    <w:p w14:paraId="66732CA8" w14:textId="77777777" w:rsidR="003F3D43" w:rsidRPr="008268C2" w:rsidRDefault="00204BB0" w:rsidP="007B11A2">
      <w:pPr>
        <w:keepNext/>
        <w:suppressLineNumbers/>
        <w:suppressAutoHyphens/>
        <w:autoSpaceDE w:val="0"/>
        <w:autoSpaceDN w:val="0"/>
        <w:adjustRightInd w:val="0"/>
        <w:jc w:val="both"/>
        <w:rPr>
          <w:rFonts w:cs="Arial"/>
          <w:sz w:val="20"/>
          <w:szCs w:val="20"/>
          <w:lang w:val="en-GB"/>
        </w:rPr>
      </w:pPr>
      <w:r>
        <w:rPr>
          <w:rFonts w:cs="Arial"/>
          <w:sz w:val="20"/>
          <w:szCs w:val="20"/>
          <w:lang w:val="en-GB"/>
        </w:rPr>
        <w:t xml:space="preserve">In particular, </w:t>
      </w:r>
      <w:del w:id="400" w:author="Elinor Pejryd" w:date="2026-01-16T11:18:00Z">
        <w:r>
          <w:rPr>
            <w:rFonts w:cs="Arial"/>
            <w:sz w:val="20"/>
            <w:szCs w:val="20"/>
            <w:lang w:val="en-GB"/>
          </w:rPr>
          <w:delText>each Party</w:delText>
        </w:r>
      </w:del>
      <w:ins w:id="401" w:author="Elinor Pejryd" w:date="2026-01-16T11:18:00Z">
        <w:r>
          <w:rPr>
            <w:rFonts w:cs="Arial"/>
            <w:sz w:val="20"/>
            <w:szCs w:val="20"/>
            <w:lang w:val="en-GB"/>
          </w:rPr>
          <w:t>TGI</w:t>
        </w:r>
      </w:ins>
      <w:r>
        <w:rPr>
          <w:rFonts w:cs="Arial"/>
          <w:sz w:val="20"/>
          <w:szCs w:val="20"/>
          <w:lang w:val="en-GB"/>
        </w:rPr>
        <w:t xml:space="preserve"> shall provide </w:t>
      </w:r>
      <w:del w:id="402" w:author="Elinor Pejryd" w:date="2026-01-16T11:18:00Z">
        <w:r>
          <w:rPr>
            <w:rFonts w:cs="Arial"/>
            <w:sz w:val="20"/>
            <w:szCs w:val="20"/>
            <w:lang w:val="en-GB"/>
          </w:rPr>
          <w:delText xml:space="preserve">the </w:delText>
        </w:r>
        <w:r>
          <w:rPr>
            <w:sz w:val="20"/>
            <w:szCs w:val="22"/>
            <w:lang w:val="en-GB"/>
          </w:rPr>
          <w:delText>Project Leader</w:delText>
        </w:r>
      </w:del>
      <w:ins w:id="403" w:author="Elinor Pejryd" w:date="2026-01-16T11:18:00Z">
        <w:r>
          <w:rPr>
            <w:rFonts w:cs="Arial"/>
            <w:sz w:val="20"/>
            <w:szCs w:val="20"/>
            <w:lang w:val="en-GB"/>
          </w:rPr>
          <w:t>KUH</w:t>
        </w:r>
      </w:ins>
      <w:r>
        <w:rPr>
          <w:rFonts w:cs="Arial"/>
          <w:sz w:val="20"/>
          <w:szCs w:val="20"/>
          <w:lang w:val="en-GB"/>
        </w:rPr>
        <w:t xml:space="preserve"> with all the information and documentation which needs to be included in the final financial report not later than one month after the </w:t>
      </w:r>
      <w:r>
        <w:rPr>
          <w:rFonts w:cs="Arial"/>
          <w:sz w:val="20"/>
          <w:szCs w:val="20"/>
          <w:lang w:val="en-US"/>
        </w:rPr>
        <w:t>Grant Period</w:t>
      </w:r>
      <w:r>
        <w:rPr>
          <w:rFonts w:cs="Arial"/>
          <w:sz w:val="20"/>
          <w:szCs w:val="20"/>
          <w:lang w:val="en-GB"/>
        </w:rPr>
        <w:t xml:space="preserve"> has expired or not later than one month after the date of premature termination of the Project.</w:t>
      </w:r>
    </w:p>
    <w:p w14:paraId="6B852556" w14:textId="77777777" w:rsidR="003F3D43" w:rsidRPr="008268C2" w:rsidRDefault="003F3D43" w:rsidP="007B11A2">
      <w:pPr>
        <w:keepNext/>
        <w:suppressLineNumbers/>
        <w:suppressAutoHyphens/>
        <w:autoSpaceDE w:val="0"/>
        <w:autoSpaceDN w:val="0"/>
        <w:adjustRightInd w:val="0"/>
        <w:jc w:val="both"/>
        <w:rPr>
          <w:rFonts w:cs="Arial"/>
          <w:sz w:val="20"/>
          <w:szCs w:val="20"/>
          <w:lang w:val="en-GB"/>
        </w:rPr>
      </w:pPr>
    </w:p>
    <w:p w14:paraId="6DF63B31" w14:textId="77777777" w:rsidR="009E53A8" w:rsidRPr="008268C2" w:rsidRDefault="00D35283" w:rsidP="007B11A2">
      <w:pPr>
        <w:keepNext/>
        <w:suppressLineNumbers/>
        <w:suppressAutoHyphens/>
        <w:autoSpaceDE w:val="0"/>
        <w:autoSpaceDN w:val="0"/>
        <w:adjustRightInd w:val="0"/>
        <w:jc w:val="both"/>
        <w:rPr>
          <w:rFonts w:cs="Arial"/>
          <w:sz w:val="20"/>
          <w:szCs w:val="20"/>
          <w:lang w:val="en-GB"/>
        </w:rPr>
      </w:pPr>
      <w:r>
        <w:rPr>
          <w:rFonts w:cs="Arial"/>
          <w:sz w:val="20"/>
          <w:szCs w:val="20"/>
          <w:lang w:val="en-GB"/>
        </w:rPr>
        <w:t>TGI shall collaborate to enable the audit by K</w:t>
      </w:r>
      <w:ins w:id="404" w:author="Elinor Pejryd" w:date="2026-01-16T11:18:00Z">
        <w:r>
          <w:rPr>
            <w:rFonts w:cs="Arial"/>
            <w:sz w:val="20"/>
            <w:szCs w:val="20"/>
            <w:lang w:val="en-GB"/>
          </w:rPr>
          <w:t>UH</w:t>
        </w:r>
      </w:ins>
      <w:del w:id="405" w:author="Elinor Pejryd" w:date="2026-01-16T11:18:00Z">
        <w:r>
          <w:rPr>
            <w:rFonts w:cs="Arial"/>
            <w:sz w:val="20"/>
            <w:szCs w:val="20"/>
            <w:lang w:val="en-GB"/>
          </w:rPr>
          <w:delText>I</w:delText>
        </w:r>
      </w:del>
      <w:r>
        <w:rPr>
          <w:rFonts w:cs="Arial"/>
          <w:sz w:val="20"/>
          <w:szCs w:val="20"/>
          <w:lang w:val="en-GB"/>
        </w:rPr>
        <w:t xml:space="preserve"> of and financial records, accounts and documentation regarding the conduct of the Project and fulfilment of obligations by TGI.</w:t>
      </w:r>
    </w:p>
    <w:p w14:paraId="1A49B6D2" w14:textId="77777777" w:rsidR="00DD72F8" w:rsidRPr="00684D9B" w:rsidRDefault="00DD72F8" w:rsidP="007B11A2">
      <w:pPr>
        <w:keepNext/>
        <w:suppressLineNumbers/>
        <w:suppressAutoHyphens/>
        <w:rPr>
          <w:rFonts w:cs="Arial"/>
          <w:sz w:val="20"/>
          <w:szCs w:val="20"/>
          <w:highlight w:val="yellow"/>
          <w:lang w:val="en-GB"/>
        </w:rPr>
      </w:pPr>
    </w:p>
    <w:p w14:paraId="18F75F0C" w14:textId="77777777" w:rsidR="004F39B8" w:rsidRPr="000936EB" w:rsidRDefault="001533D6" w:rsidP="007B11A2">
      <w:pPr>
        <w:pStyle w:val="Heading1"/>
        <w:suppressLineNumbers/>
        <w:suppressAutoHyphens/>
        <w:rPr>
          <w:sz w:val="18"/>
          <w:szCs w:val="28"/>
          <w:lang w:val="en-GB"/>
        </w:rPr>
      </w:pPr>
      <w:bookmarkStart w:id="406" w:name="_Toc494278319"/>
      <w:bookmarkEnd w:id="394"/>
      <w:r>
        <w:rPr>
          <w:sz w:val="24"/>
          <w:szCs w:val="28"/>
          <w:lang w:val="en-GB"/>
        </w:rPr>
        <w:t>results</w:t>
      </w:r>
      <w:bookmarkEnd w:id="406"/>
    </w:p>
    <w:p w14:paraId="65061125" w14:textId="77777777" w:rsidR="009E53A8" w:rsidRPr="00684D9B" w:rsidRDefault="009E53A8" w:rsidP="007B11A2">
      <w:pPr>
        <w:pStyle w:val="Heading2"/>
        <w:suppressLineNumbers/>
        <w:suppressAutoHyphens/>
        <w:jc w:val="both"/>
        <w:rPr>
          <w:sz w:val="22"/>
          <w:szCs w:val="22"/>
          <w:lang w:val="en-GB"/>
        </w:rPr>
      </w:pPr>
      <w:bookmarkStart w:id="407" w:name="_Toc178569225"/>
      <w:bookmarkStart w:id="408" w:name="_Toc215469611"/>
      <w:bookmarkStart w:id="409" w:name="_Toc494278320"/>
      <w:r>
        <w:rPr>
          <w:sz w:val="22"/>
          <w:szCs w:val="22"/>
          <w:lang w:val="en-GB"/>
        </w:rPr>
        <w:t>Background</w:t>
      </w:r>
    </w:p>
    <w:p w14:paraId="34CCA4B7" w14:textId="77777777" w:rsidR="009E53A8" w:rsidRPr="00684D9B" w:rsidRDefault="009E53A8" w:rsidP="007B11A2">
      <w:pPr>
        <w:pStyle w:val="Heading3"/>
        <w:numPr>
          <w:ilvl w:val="0"/>
          <w:numId w:val="0"/>
        </w:numPr>
        <w:suppressLineNumbers/>
        <w:suppressAutoHyphens/>
        <w:spacing w:before="100" w:after="100"/>
        <w:ind w:left="576"/>
        <w:jc w:val="both"/>
        <w:rPr>
          <w:sz w:val="20"/>
          <w:szCs w:val="20"/>
          <w:u w:val="none"/>
          <w:lang w:val="en-GB"/>
        </w:rPr>
      </w:pPr>
      <w:r>
        <w:rPr>
          <w:sz w:val="20"/>
          <w:szCs w:val="20"/>
          <w:u w:val="none"/>
          <w:lang w:val="en-GB"/>
        </w:rPr>
        <w:t>Background is, and shall remain, the property of the contributing Party, and may, during the term of the Agreement and without compensation, be used solely for the purpose of performing the Project. Other than expressly stated herein, this Agreement does not constitute any grant, option or license under the Background held by either Party.</w:t>
      </w:r>
    </w:p>
    <w:p w14:paraId="29D7C604" w14:textId="77777777" w:rsidR="00D75E4B" w:rsidRPr="00684D9B" w:rsidRDefault="00B96115" w:rsidP="007B11A2">
      <w:pPr>
        <w:pStyle w:val="Heading2"/>
        <w:suppressLineNumbers/>
        <w:suppressAutoHyphens/>
        <w:jc w:val="both"/>
        <w:rPr>
          <w:sz w:val="22"/>
          <w:szCs w:val="22"/>
          <w:lang w:val="en-GB"/>
        </w:rPr>
      </w:pPr>
      <w:r>
        <w:rPr>
          <w:sz w:val="22"/>
          <w:szCs w:val="22"/>
          <w:lang w:val="en-GB"/>
        </w:rPr>
        <w:t>Ownership</w:t>
      </w:r>
      <w:bookmarkEnd w:id="407"/>
      <w:bookmarkEnd w:id="408"/>
      <w:r>
        <w:rPr>
          <w:sz w:val="22"/>
          <w:szCs w:val="22"/>
          <w:lang w:val="en-GB"/>
        </w:rPr>
        <w:t xml:space="preserve"> of Results</w:t>
      </w:r>
      <w:bookmarkEnd w:id="409"/>
    </w:p>
    <w:p w14:paraId="55D45082" w14:textId="1B5B5630" w:rsidR="00B96115" w:rsidRPr="00684D9B" w:rsidDel="00036A47" w:rsidRDefault="00B96115" w:rsidP="007B11A2">
      <w:pPr>
        <w:keepNext/>
        <w:suppressLineNumbers/>
        <w:suppressAutoHyphens/>
        <w:ind w:left="576"/>
        <w:jc w:val="both"/>
        <w:rPr>
          <w:del w:id="410" w:author="Abhinav Bassi" w:date="2026-10-05T14:45:00Z" w16du:dateUtc="2026-10-05T09:15:00Z"/>
          <w:sz w:val="20"/>
          <w:szCs w:val="22"/>
          <w:lang w:val="en-GB"/>
        </w:rPr>
      </w:pPr>
      <w:r>
        <w:rPr>
          <w:sz w:val="20"/>
          <w:szCs w:val="22"/>
          <w:lang w:val="en-GB"/>
        </w:rPr>
        <w:t xml:space="preserve">Results are owned by the Party and/or by the researcher of the Party (if applicable) that generate them pursuant to each Party’s national laws and policies on intellectual property. </w:t>
      </w:r>
      <w:del w:id="411" w:author="Abhinav Bassi" w:date="2026-10-05T14:45:00Z" w16du:dateUtc="2026-10-05T09:15:00Z">
        <w:r w:rsidDel="00036A47">
          <w:rPr>
            <w:sz w:val="20"/>
            <w:szCs w:val="22"/>
            <w:lang w:val="en-GB"/>
          </w:rPr>
          <w:delText xml:space="preserve">Title to any Results owned by </w:delText>
        </w:r>
      </w:del>
      <w:ins w:id="412" w:author="Elinor Pejryd" w:date="2026-01-16T11:19:00Z">
        <w:del w:id="413" w:author="Abhinav Bassi" w:date="2026-10-05T14:45:00Z" w16du:dateUtc="2026-10-05T09:15:00Z">
          <w:r w:rsidDel="00036A47">
            <w:rPr>
              <w:sz w:val="20"/>
              <w:szCs w:val="22"/>
              <w:lang w:val="en-GB"/>
            </w:rPr>
            <w:delText>the Project Leader</w:delText>
          </w:r>
        </w:del>
      </w:ins>
      <w:del w:id="414" w:author="Abhinav Bassi" w:date="2026-10-05T14:45:00Z" w16du:dateUtc="2026-10-05T09:15:00Z">
        <w:r w:rsidDel="00036A47">
          <w:rPr>
            <w:sz w:val="20"/>
            <w:szCs w:val="22"/>
            <w:lang w:val="en-GB"/>
          </w:rPr>
          <w:delText xml:space="preserve">KI which consist of intellectual property rights shall vest in the </w:delText>
        </w:r>
      </w:del>
      <w:ins w:id="415" w:author="Elinor Pejryd" w:date="2026-01-16T11:19:00Z">
        <w:del w:id="416" w:author="Abhinav Bassi" w:date="2026-10-05T14:45:00Z" w16du:dateUtc="2026-10-05T09:15:00Z">
          <w:r w:rsidDel="00036A47">
            <w:rPr>
              <w:sz w:val="20"/>
              <w:szCs w:val="22"/>
              <w:lang w:val="en-GB"/>
            </w:rPr>
            <w:delText>Project Leader</w:delText>
          </w:r>
        </w:del>
      </w:ins>
      <w:del w:id="417" w:author="Abhinav Bassi" w:date="2026-10-05T14:45:00Z" w16du:dateUtc="2026-10-05T09:15:00Z">
        <w:r w:rsidDel="00036A47">
          <w:rPr>
            <w:sz w:val="20"/>
            <w:szCs w:val="22"/>
            <w:lang w:val="en-GB"/>
          </w:rPr>
          <w:delText>KI researchers where applicable in accordance with the Swedish professor’s privilege.</w:delText>
        </w:r>
      </w:del>
    </w:p>
    <w:p w14:paraId="4D2168E3" w14:textId="77777777" w:rsidR="00B96115" w:rsidRDefault="00B96115" w:rsidP="00036A47">
      <w:pPr>
        <w:keepNext/>
        <w:suppressLineNumbers/>
        <w:suppressAutoHyphens/>
        <w:ind w:left="576"/>
        <w:jc w:val="both"/>
        <w:rPr>
          <w:ins w:id="418" w:author="Abhinav Bassi" w:date="2026-10-05T14:45:00Z" w16du:dateUtc="2026-10-05T09:15:00Z"/>
          <w:b/>
          <w:sz w:val="20"/>
          <w:szCs w:val="20"/>
        </w:rPr>
      </w:pPr>
    </w:p>
    <w:p w14:paraId="4C709221" w14:textId="77777777" w:rsidR="00AE4103" w:rsidRPr="00684D9B" w:rsidRDefault="00AE4103">
      <w:pPr>
        <w:keepNext/>
        <w:suppressLineNumbers/>
        <w:suppressAutoHyphens/>
        <w:ind w:left="576"/>
        <w:jc w:val="both"/>
        <w:rPr>
          <w:sz w:val="20"/>
          <w:szCs w:val="20"/>
        </w:rPr>
        <w:pPrChange w:id="419" w:author="Abhinav Bassi" w:date="2026-10-05T14:45:00Z" w16du:dateUtc="2026-10-05T09:15:00Z">
          <w:pPr>
            <w:pStyle w:val="Revision"/>
            <w:keepNext/>
            <w:suppressLineNumbers/>
            <w:suppressAutoHyphens/>
            <w:ind w:left="576"/>
            <w:jc w:val="both"/>
          </w:pPr>
        </w:pPrChange>
      </w:pPr>
    </w:p>
    <w:p w14:paraId="15C1A841" w14:textId="77777777" w:rsidR="00BF1A57" w:rsidRDefault="00012277" w:rsidP="007B11A2">
      <w:pPr>
        <w:pStyle w:val="Revision"/>
        <w:keepNext/>
        <w:suppressLineNumbers/>
        <w:suppressAutoHyphens/>
        <w:ind w:left="576"/>
        <w:jc w:val="both"/>
        <w:rPr>
          <w:b w:val="0"/>
          <w:sz w:val="20"/>
          <w:szCs w:val="20"/>
        </w:rPr>
      </w:pPr>
      <w:r>
        <w:rPr>
          <w:b w:val="0"/>
          <w:sz w:val="20"/>
          <w:szCs w:val="20"/>
        </w:rPr>
        <w:t>Where Results are jointly generated by more than one Party and/or their researcher(s), such Results will be jointly owned in proportion to their intellectual contribution. In case of joint ownership each of the joint owners shall be entitled to use their jointly owned Results for non-commercial research activities on a royalty-free basis, and without requiring the prior consent of the other joint owner(s).</w:t>
      </w:r>
    </w:p>
    <w:p w14:paraId="41608CA5" w14:textId="77777777" w:rsidR="00BF1A57" w:rsidRPr="00684D9B" w:rsidRDefault="00BF1A57" w:rsidP="007B11A2">
      <w:pPr>
        <w:pStyle w:val="Revision"/>
        <w:keepNext/>
        <w:suppressLineNumbers/>
        <w:suppressAutoHyphens/>
        <w:ind w:left="576"/>
        <w:jc w:val="both"/>
        <w:rPr>
          <w:b w:val="0"/>
          <w:sz w:val="20"/>
          <w:szCs w:val="20"/>
        </w:rPr>
      </w:pPr>
    </w:p>
    <w:p w14:paraId="30007746" w14:textId="77777777" w:rsidR="009E53A8" w:rsidRPr="00684D9B" w:rsidRDefault="009E53A8" w:rsidP="007B11A2">
      <w:pPr>
        <w:pStyle w:val="Heading2"/>
        <w:suppressLineNumbers/>
        <w:suppressAutoHyphens/>
        <w:jc w:val="both"/>
        <w:rPr>
          <w:sz w:val="22"/>
          <w:szCs w:val="22"/>
          <w:lang w:val="en-GB"/>
        </w:rPr>
      </w:pPr>
      <w:r>
        <w:rPr>
          <w:sz w:val="22"/>
          <w:szCs w:val="22"/>
          <w:lang w:val="en-GB"/>
        </w:rPr>
        <w:t>Access Rights</w:t>
      </w:r>
    </w:p>
    <w:p w14:paraId="1CEC9066" w14:textId="77777777" w:rsidR="001C5340" w:rsidRPr="007B11A2" w:rsidRDefault="00A766F7" w:rsidP="007B11A2">
      <w:pPr>
        <w:pStyle w:val="Heading3"/>
        <w:suppressLineNumbers/>
        <w:tabs>
          <w:tab w:val="clear" w:pos="720"/>
          <w:tab w:val="num" w:pos="993"/>
        </w:tabs>
        <w:suppressAutoHyphens/>
        <w:spacing w:before="0" w:after="0"/>
        <w:ind w:left="992" w:hanging="992"/>
        <w:jc w:val="both"/>
        <w:rPr>
          <w:sz w:val="20"/>
          <w:szCs w:val="20"/>
          <w:u w:val="none"/>
          <w:lang w:val="en-US"/>
        </w:rPr>
      </w:pPr>
      <w:r>
        <w:rPr>
          <w:sz w:val="20"/>
          <w:szCs w:val="20"/>
          <w:u w:val="none"/>
          <w:lang w:val="en-US"/>
        </w:rPr>
        <w:t xml:space="preserve">Parties are committed to public benefit and shall make Data and Results widely and freely available to maximise the benefits arising from research for non-commercial research, education and training purposes. </w:t>
      </w:r>
      <w:del w:id="420" w:author="Elinor Pejryd" w:date="2026-01-16T11:40:00Z">
        <w:r>
          <w:rPr>
            <w:sz w:val="20"/>
            <w:szCs w:val="20"/>
            <w:u w:val="none"/>
            <w:lang w:val="en-US"/>
          </w:rPr>
          <w:delText xml:space="preserve">The Parties </w:delText>
        </w:r>
      </w:del>
      <w:ins w:id="421" w:author="Elinor Pejryd" w:date="2026-01-16T11:40:00Z">
        <w:r>
          <w:rPr>
            <w:sz w:val="20"/>
            <w:szCs w:val="20"/>
            <w:u w:val="none"/>
            <w:lang w:val="en-US"/>
          </w:rPr>
          <w:t xml:space="preserve">TGI </w:t>
        </w:r>
      </w:ins>
      <w:r>
        <w:rPr>
          <w:sz w:val="20"/>
          <w:szCs w:val="20"/>
          <w:u w:val="none"/>
          <w:lang w:val="en-US"/>
        </w:rPr>
        <w:t>commit to making the Data available in open access databases, such as Zenodo and GitHub, in accordance with open data rules and the FAIR (Findable, Accessible, Interoperable, and Reusable) principles. Parties shall be allowed to use Data and Results for the purpose of performing the Project.</w:t>
      </w:r>
    </w:p>
    <w:p w14:paraId="3A6C55F9" w14:textId="77777777" w:rsidR="001C5340" w:rsidRPr="00684D9B"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Pr>
          <w:sz w:val="20"/>
          <w:szCs w:val="20"/>
          <w:u w:val="none"/>
          <w:lang w:val="en-GB"/>
        </w:rPr>
        <w:t xml:space="preserve">Access Rights to Results and Background if Needed for Exploitation of a Party's own Results shall be granted on Fair and Reasonable conditions. </w:t>
      </w:r>
    </w:p>
    <w:p w14:paraId="692AFEC8" w14:textId="77777777" w:rsidR="00012277" w:rsidRPr="00012277"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Pr>
          <w:sz w:val="20"/>
          <w:szCs w:val="20"/>
          <w:u w:val="none"/>
          <w:lang w:val="en-GB"/>
        </w:rPr>
        <w:t xml:space="preserve">For the avoidance of doubt any grant of Access Rights not covered by the Research Grant or this Agreement shall be at the absolute discretion of the owning Party and subject to such terms and conditions as may be agreed between the owning and receiving Parties. The </w:t>
      </w:r>
      <w:r>
        <w:rPr>
          <w:sz w:val="20"/>
          <w:szCs w:val="20"/>
          <w:u w:val="none"/>
          <w:lang w:val="en-GB"/>
        </w:rPr>
        <w:lastRenderedPageBreak/>
        <w:t>Research Grant funds are provided under this Agreement to carry out the Project and do not include financial consideration for any Access Rights.</w:t>
      </w:r>
    </w:p>
    <w:p w14:paraId="317D29E1" w14:textId="77777777" w:rsidR="00E23283" w:rsidRPr="00684D9B" w:rsidRDefault="009E53A8" w:rsidP="007B11A2">
      <w:pPr>
        <w:pStyle w:val="Heading2"/>
        <w:suppressLineNumbers/>
        <w:suppressAutoHyphens/>
        <w:jc w:val="both"/>
        <w:rPr>
          <w:sz w:val="22"/>
          <w:szCs w:val="22"/>
          <w:lang w:val="en-GB"/>
        </w:rPr>
      </w:pPr>
      <w:r>
        <w:rPr>
          <w:sz w:val="22"/>
          <w:szCs w:val="22"/>
          <w:lang w:val="en-GB"/>
        </w:rPr>
        <w:t>Publications</w:t>
      </w:r>
    </w:p>
    <w:p w14:paraId="29BC73CF" w14:textId="77777777" w:rsidR="00E23283" w:rsidRPr="00684D9B" w:rsidRDefault="009E53A8" w:rsidP="007B11A2">
      <w:pPr>
        <w:pStyle w:val="Heading3"/>
        <w:suppressLineNumbers/>
        <w:suppressAutoHyphens/>
        <w:jc w:val="both"/>
        <w:rPr>
          <w:sz w:val="22"/>
          <w:szCs w:val="24"/>
          <w:lang w:val="en-GB"/>
        </w:rPr>
      </w:pPr>
      <w:r>
        <w:rPr>
          <w:sz w:val="22"/>
          <w:szCs w:val="24"/>
          <w:lang w:val="en-GB"/>
        </w:rPr>
        <w:t>Publication of own Results</w:t>
      </w:r>
    </w:p>
    <w:tbl>
      <w:tblPr>
        <w:tblW w:w="0" w:type="auto"/>
        <w:tblLook w:val="01E0" w:firstRow="1" w:lastRow="1" w:firstColumn="1" w:lastColumn="1" w:noHBand="0" w:noVBand="0"/>
      </w:tblPr>
      <w:tblGrid>
        <w:gridCol w:w="887"/>
        <w:gridCol w:w="8185"/>
      </w:tblGrid>
      <w:tr w:rsidR="00AD1552" w:rsidRPr="002E14EA" w14:paraId="207716FC" w14:textId="77777777" w:rsidTr="00AD1552">
        <w:tc>
          <w:tcPr>
            <w:tcW w:w="889" w:type="dxa"/>
          </w:tcPr>
          <w:p w14:paraId="3DB38239" w14:textId="77777777" w:rsidR="00AD1552" w:rsidRPr="00684D9B" w:rsidRDefault="00AD1552" w:rsidP="007B11A2">
            <w:pPr>
              <w:keepNext/>
              <w:suppressLineNumbers/>
              <w:suppressAutoHyphens/>
              <w:jc w:val="both"/>
              <w:rPr>
                <w:sz w:val="20"/>
                <w:szCs w:val="22"/>
                <w:lang w:val="en-GB"/>
              </w:rPr>
            </w:pPr>
            <w:r>
              <w:rPr>
                <w:sz w:val="20"/>
                <w:szCs w:val="22"/>
                <w:lang w:val="en-GB"/>
              </w:rPr>
              <w:t>8.4.1.1</w:t>
            </w:r>
          </w:p>
        </w:tc>
        <w:tc>
          <w:tcPr>
            <w:tcW w:w="8384" w:type="dxa"/>
          </w:tcPr>
          <w:p w14:paraId="2A979D20" w14:textId="5265A965" w:rsidR="00E21714" w:rsidDel="006634FC" w:rsidRDefault="00E21714" w:rsidP="007B11A2">
            <w:pPr>
              <w:keepNext/>
              <w:suppressLineNumbers/>
              <w:suppressAutoHyphens/>
              <w:jc w:val="both"/>
              <w:rPr>
                <w:ins w:id="422" w:author="Elinor Pejryd" w:date="2026-01-16T11:33:00Z"/>
                <w:del w:id="423" w:author="Abhinav Bassi" w:date="2026-10-05T14:28:00Z" w16du:dateUtc="2026-10-05T08:58:00Z"/>
                <w:sz w:val="20"/>
                <w:szCs w:val="22"/>
                <w:lang w:val="en-US"/>
              </w:rPr>
            </w:pPr>
            <w:ins w:id="424" w:author="Elinor Pejryd" w:date="2026-01-16T11:33:00Z">
              <w:del w:id="425" w:author="Abhinav Bassi" w:date="2026-10-05T14:28:00Z" w16du:dateUtc="2026-10-05T08:58:00Z">
                <w:r w:rsidDel="006634FC">
                  <w:rPr>
                    <w:sz w:val="20"/>
                    <w:szCs w:val="22"/>
                    <w:lang w:val="en-US"/>
                  </w:rPr>
                  <w:delText xml:space="preserve">Publication of the Results is regulated in the </w:delText>
                </w:r>
              </w:del>
            </w:ins>
            <w:ins w:id="426" w:author="Elinor Pejryd" w:date="2026-01-16T11:38:00Z">
              <w:del w:id="427" w:author="Abhinav Bassi" w:date="2026-10-05T14:28:00Z" w16du:dateUtc="2026-10-05T08:58:00Z">
                <w:r w:rsidDel="006634FC">
                  <w:rPr>
                    <w:sz w:val="20"/>
                    <w:szCs w:val="22"/>
                    <w:lang w:val="en-GB"/>
                  </w:rPr>
                  <w:delText xml:space="preserve">collaboration and subgrant </w:delText>
                </w:r>
              </w:del>
            </w:ins>
            <w:ins w:id="428" w:author="Elinor Pejryd" w:date="2026-01-16T11:33:00Z">
              <w:del w:id="429" w:author="Abhinav Bassi" w:date="2026-10-05T14:28:00Z" w16du:dateUtc="2026-10-05T08:58:00Z">
                <w:r w:rsidDel="006634FC">
                  <w:rPr>
                    <w:sz w:val="20"/>
                    <w:szCs w:val="22"/>
                    <w:lang w:val="en-US"/>
                  </w:rPr>
                  <w:delText xml:space="preserve">agreement </w:delText>
                </w:r>
              </w:del>
            </w:ins>
            <w:ins w:id="430" w:author="Elinor Pejryd" w:date="2026-01-16T11:38:00Z">
              <w:del w:id="431" w:author="Abhinav Bassi" w:date="2026-10-05T14:28:00Z" w16du:dateUtc="2026-10-05T08:58:00Z">
                <w:r w:rsidDel="006634FC">
                  <w:rPr>
                    <w:sz w:val="20"/>
                    <w:szCs w:val="22"/>
                    <w:lang w:val="en-US"/>
                  </w:rPr>
                  <w:delText xml:space="preserve">entered into </w:delText>
                </w:r>
              </w:del>
            </w:ins>
            <w:ins w:id="432" w:author="Elinor Pejryd" w:date="2026-01-16T11:33:00Z">
              <w:del w:id="433" w:author="Abhinav Bassi" w:date="2026-10-05T14:28:00Z" w16du:dateUtc="2026-10-05T08:58:00Z">
                <w:r w:rsidDel="006634FC">
                  <w:rPr>
                    <w:sz w:val="20"/>
                    <w:szCs w:val="22"/>
                    <w:lang w:val="en-US"/>
                  </w:rPr>
                  <w:delText>between the Project Leader and TGI.</w:delText>
                </w:r>
              </w:del>
            </w:ins>
          </w:p>
          <w:p w14:paraId="157394FE" w14:textId="502615F5" w:rsidR="00E21714" w:rsidDel="006634FC" w:rsidRDefault="00E21714" w:rsidP="007B11A2">
            <w:pPr>
              <w:keepNext/>
              <w:suppressLineNumbers/>
              <w:suppressAutoHyphens/>
              <w:jc w:val="both"/>
              <w:rPr>
                <w:ins w:id="434" w:author="Elinor Pejryd" w:date="2026-01-16T11:33:00Z"/>
                <w:del w:id="435" w:author="Abhinav Bassi" w:date="2026-10-05T14:28:00Z" w16du:dateUtc="2026-10-05T08:58:00Z"/>
                <w:sz w:val="20"/>
                <w:szCs w:val="22"/>
                <w:lang w:val="en-US"/>
              </w:rPr>
            </w:pPr>
          </w:p>
          <w:p w14:paraId="0E2788E0" w14:textId="26942427" w:rsidR="00AD1552" w:rsidRPr="00684D9B" w:rsidRDefault="00AD1552" w:rsidP="007B11A2">
            <w:pPr>
              <w:keepNext/>
              <w:suppressLineNumbers/>
              <w:suppressAutoHyphens/>
              <w:jc w:val="both"/>
              <w:rPr>
                <w:sz w:val="20"/>
                <w:szCs w:val="22"/>
                <w:lang w:val="en-US"/>
              </w:rPr>
            </w:pPr>
            <w:del w:id="436" w:author="Elinor Pejryd" w:date="2026-01-16T11:34:00Z">
              <w:r>
                <w:rPr>
                  <w:sz w:val="20"/>
                  <w:szCs w:val="22"/>
                  <w:lang w:val="en-US"/>
                </w:rPr>
                <w:delText xml:space="preserve">The Parties agree that </w:delText>
              </w:r>
            </w:del>
            <w:r>
              <w:rPr>
                <w:sz w:val="20"/>
                <w:szCs w:val="22"/>
                <w:lang w:val="en-US"/>
              </w:rPr>
              <w:t>Results will be published in scientific journals with international scope in collaboration with</w:t>
            </w:r>
            <w:ins w:id="437" w:author="Elinor Pejryd" w:date="2026-01-16T11:31:00Z">
              <w:r>
                <w:rPr>
                  <w:sz w:val="20"/>
                  <w:szCs w:val="22"/>
                  <w:lang w:val="en-US"/>
                </w:rPr>
                <w:t xml:space="preserve"> </w:t>
              </w:r>
              <w:del w:id="438" w:author="Abhinav Bassi" w:date="2026-10-05T14:28:00Z" w16du:dateUtc="2026-10-05T08:58:00Z">
                <w:r w:rsidDel="006634FC">
                  <w:rPr>
                    <w:sz w:val="20"/>
                    <w:szCs w:val="22"/>
                    <w:lang w:val="en-US"/>
                  </w:rPr>
                  <w:delText>the Project Leader</w:delText>
                </w:r>
              </w:del>
            </w:ins>
            <w:ins w:id="439" w:author="Abhinav Bassi" w:date="2026-10-05T14:28:00Z" w16du:dateUtc="2026-10-05T08:58:00Z">
              <w:r w:rsidR="006634FC">
                <w:rPr>
                  <w:sz w:val="20"/>
                  <w:szCs w:val="22"/>
                  <w:lang w:val="en-US"/>
                </w:rPr>
                <w:t>KUH</w:t>
              </w:r>
            </w:ins>
            <w:ins w:id="440" w:author="Elinor Pejryd" w:date="2026-01-16T11:31:00Z">
              <w:del w:id="441" w:author="The George Institute for Global Health" w:date="2026-08-18T09:00:00Z">
                <w:r>
                  <w:rPr>
                    <w:sz w:val="20"/>
                    <w:szCs w:val="22"/>
                    <w:lang w:val="en-US"/>
                  </w:rPr>
                  <w:delText xml:space="preserve"> and</w:delText>
                </w:r>
              </w:del>
            </w:ins>
            <w:del w:id="442" w:author="The George Institute for Global Health" w:date="2026-08-18T09:00:00Z">
              <w:r>
                <w:rPr>
                  <w:sz w:val="20"/>
                  <w:szCs w:val="22"/>
                  <w:lang w:val="en-US"/>
                </w:rPr>
                <w:delText xml:space="preserve"> University of Birmingham</w:delText>
              </w:r>
            </w:del>
            <w:r>
              <w:rPr>
                <w:sz w:val="20"/>
                <w:szCs w:val="22"/>
                <w:lang w:val="en-US"/>
              </w:rPr>
              <w:t xml:space="preserve">. The Parties shall not enter into agreements with any commercial actor or other stakeholder that could limit publication of the Results of research conducted with funding from </w:t>
            </w:r>
            <w:ins w:id="443" w:author="Elinor Pejryd" w:date="2026-01-16T11:35:00Z">
              <w:r>
                <w:rPr>
                  <w:sz w:val="20"/>
                  <w:szCs w:val="22"/>
                  <w:lang w:val="en-US"/>
                </w:rPr>
                <w:t>KUH</w:t>
              </w:r>
            </w:ins>
            <w:del w:id="444" w:author="Elinor Pejryd" w:date="2026-01-16T11:35:00Z">
              <w:r>
                <w:rPr>
                  <w:sz w:val="20"/>
                  <w:szCs w:val="22"/>
                  <w:lang w:val="en-US"/>
                </w:rPr>
                <w:delText>the Swedish Research Council</w:delText>
              </w:r>
            </w:del>
            <w:r>
              <w:rPr>
                <w:sz w:val="20"/>
                <w:szCs w:val="22"/>
                <w:lang w:val="en-US"/>
              </w:rPr>
              <w:t xml:space="preserve">. </w:t>
            </w:r>
          </w:p>
          <w:p w14:paraId="1DBAC07C" w14:textId="77777777" w:rsidR="003C0F8B" w:rsidRPr="00684D9B" w:rsidRDefault="003C0F8B" w:rsidP="007B11A2">
            <w:pPr>
              <w:keepNext/>
              <w:suppressLineNumbers/>
              <w:suppressAutoHyphens/>
              <w:jc w:val="both"/>
              <w:rPr>
                <w:sz w:val="20"/>
                <w:szCs w:val="22"/>
                <w:lang w:val="en-US"/>
              </w:rPr>
            </w:pPr>
          </w:p>
        </w:tc>
      </w:tr>
      <w:tr w:rsidR="00AD1552" w:rsidRPr="002E14EA" w14:paraId="68F28C4F" w14:textId="77777777" w:rsidTr="00AD1552">
        <w:tc>
          <w:tcPr>
            <w:tcW w:w="889" w:type="dxa"/>
          </w:tcPr>
          <w:p w14:paraId="13B99565" w14:textId="77777777" w:rsidR="00AD1552" w:rsidRPr="00684D9B" w:rsidRDefault="00AD1552" w:rsidP="007B11A2">
            <w:pPr>
              <w:keepNext/>
              <w:suppressLineNumbers/>
              <w:suppressAutoHyphens/>
              <w:jc w:val="both"/>
              <w:rPr>
                <w:sz w:val="20"/>
                <w:szCs w:val="22"/>
                <w:lang w:val="en-GB"/>
              </w:rPr>
            </w:pPr>
            <w:r>
              <w:rPr>
                <w:sz w:val="20"/>
                <w:szCs w:val="22"/>
                <w:lang w:val="en-GB"/>
              </w:rPr>
              <w:t>8.4.1.2</w:t>
            </w:r>
          </w:p>
        </w:tc>
        <w:tc>
          <w:tcPr>
            <w:tcW w:w="8384" w:type="dxa"/>
          </w:tcPr>
          <w:p w14:paraId="51A500FB" w14:textId="77777777" w:rsidR="00AD1552" w:rsidRPr="00684D9B" w:rsidRDefault="00AD1552" w:rsidP="007B11A2">
            <w:pPr>
              <w:keepNext/>
              <w:suppressLineNumbers/>
              <w:suppressAutoHyphens/>
              <w:jc w:val="both"/>
              <w:rPr>
                <w:sz w:val="20"/>
                <w:szCs w:val="22"/>
                <w:lang w:val="en-US"/>
              </w:rPr>
            </w:pPr>
            <w:del w:id="445" w:author="Elinor Pejryd" w:date="2026-01-16T11:35:00Z">
              <w:r>
                <w:rPr>
                  <w:sz w:val="20"/>
                  <w:szCs w:val="22"/>
                  <w:lang w:val="en-US"/>
                </w:rPr>
                <w:delText xml:space="preserve">The Parties agree that the </w:delText>
              </w:r>
            </w:del>
            <w:r>
              <w:rPr>
                <w:sz w:val="20"/>
                <w:szCs w:val="22"/>
                <w:lang w:val="en-US"/>
              </w:rPr>
              <w:t xml:space="preserve">Results from the Project hereunder will be </w:t>
            </w:r>
            <w:del w:id="446" w:author="Elinor Pejryd" w:date="2026-01-16T11:31:00Z">
              <w:r>
                <w:rPr>
                  <w:sz w:val="20"/>
                  <w:szCs w:val="22"/>
                  <w:lang w:val="en-US"/>
                </w:rPr>
                <w:delText xml:space="preserve">jointly </w:delText>
              </w:r>
            </w:del>
            <w:r>
              <w:rPr>
                <w:sz w:val="20"/>
                <w:szCs w:val="22"/>
                <w:lang w:val="en-US"/>
              </w:rPr>
              <w:t xml:space="preserve">published, in consistency with academic standards and with due consideration to the protection of intellectual property rights and applicable guidelines. </w:t>
            </w:r>
            <w:del w:id="447" w:author="Elinor Pejryd" w:date="2026-01-16T11:35:00Z">
              <w:r>
                <w:rPr>
                  <w:sz w:val="20"/>
                  <w:szCs w:val="22"/>
                  <w:lang w:val="en-US"/>
                </w:rPr>
                <w:delText>The first publication will be prepared after Data analysis is available. TGI shall ensure that no publications by any individual Principal Investigator at Study Sites will be made, unless approved in advance by the Parties. The Parties agree to abide by the policies of journals in which publications will appear as to such matters as the public release or availability of data relating to the publication.</w:delText>
              </w:r>
            </w:del>
          </w:p>
          <w:p w14:paraId="42238D5A" w14:textId="77777777" w:rsidR="00AD1552" w:rsidRPr="00684D9B" w:rsidRDefault="00AD1552" w:rsidP="007B11A2">
            <w:pPr>
              <w:keepNext/>
              <w:suppressLineNumbers/>
              <w:suppressAutoHyphens/>
              <w:jc w:val="both"/>
              <w:rPr>
                <w:sz w:val="20"/>
                <w:szCs w:val="22"/>
                <w:lang w:val="en-US"/>
              </w:rPr>
            </w:pPr>
          </w:p>
        </w:tc>
      </w:tr>
      <w:tr w:rsidR="00876333" w:rsidRPr="002E14EA" w14:paraId="11D315FC" w14:textId="77777777" w:rsidTr="0029671B">
        <w:tc>
          <w:tcPr>
            <w:tcW w:w="889" w:type="dxa"/>
          </w:tcPr>
          <w:p w14:paraId="3BFDB201" w14:textId="77777777" w:rsidR="00876333" w:rsidRPr="00684D9B" w:rsidRDefault="00CB6576" w:rsidP="007B11A2">
            <w:pPr>
              <w:keepNext/>
              <w:suppressLineNumbers/>
              <w:suppressAutoHyphens/>
              <w:jc w:val="both"/>
              <w:rPr>
                <w:sz w:val="20"/>
                <w:szCs w:val="22"/>
                <w:lang w:val="en-GB"/>
              </w:rPr>
            </w:pPr>
            <w:r>
              <w:rPr>
                <w:sz w:val="20"/>
                <w:szCs w:val="22"/>
                <w:lang w:val="en-GB"/>
              </w:rPr>
              <w:t>8.4.1.3</w:t>
            </w:r>
          </w:p>
        </w:tc>
        <w:tc>
          <w:tcPr>
            <w:tcW w:w="8384" w:type="dxa"/>
          </w:tcPr>
          <w:p w14:paraId="0EA29B25" w14:textId="77777777" w:rsidR="0029671B" w:rsidRPr="000936EB" w:rsidRDefault="0029671B" w:rsidP="007B11A2">
            <w:pPr>
              <w:keepNext/>
              <w:suppressLineNumbers/>
              <w:suppressAutoHyphens/>
              <w:jc w:val="both"/>
              <w:rPr>
                <w:rFonts w:cs="Arial"/>
                <w:sz w:val="20"/>
                <w:szCs w:val="20"/>
                <w:lang w:val="en-US"/>
              </w:rPr>
            </w:pPr>
            <w:r>
              <w:rPr>
                <w:rFonts w:cs="Arial"/>
                <w:sz w:val="20"/>
                <w:szCs w:val="20"/>
                <w:lang w:val="en-US"/>
              </w:rPr>
              <w:t xml:space="preserve">Authorship on publications will be based on academic standards and custom. </w:t>
            </w:r>
          </w:p>
          <w:p w14:paraId="0F26988F" w14:textId="77777777" w:rsidR="003C0F8B" w:rsidDel="00C23F3E" w:rsidRDefault="006F0E60" w:rsidP="00E21714">
            <w:pPr>
              <w:keepNext/>
              <w:suppressLineNumbers/>
              <w:suppressAutoHyphens/>
              <w:jc w:val="both"/>
              <w:rPr>
                <w:del w:id="448" w:author="Elinor Pejryd" w:date="2026-01-16T11:35:00Z"/>
                <w:rFonts w:cs="Arial"/>
                <w:sz w:val="20"/>
                <w:szCs w:val="20"/>
                <w:lang w:val="en-US"/>
              </w:rPr>
            </w:pPr>
            <w:r>
              <w:rPr>
                <w:rFonts w:cs="Arial"/>
                <w:sz w:val="20"/>
                <w:szCs w:val="20"/>
                <w:lang w:val="en-US"/>
              </w:rPr>
              <w:t xml:space="preserve">In accordance with normal academic practice, all investigators and contributors to a publication will be acknowledged, always in compliance with recognized standards concerning publication and authorship, including the most recent “Recommendations for the Conduct, Reporting, Editing and Publications of Scholarly Work in Medical Journals” developed by the International Committee of Medical Journal Editors (ICMJE). </w:t>
            </w:r>
            <w:del w:id="449" w:author="Elinor Pejryd" w:date="2026-01-16T11:35:00Z">
              <w:r>
                <w:rPr>
                  <w:rFonts w:cs="Arial"/>
                  <w:sz w:val="20"/>
                  <w:szCs w:val="20"/>
                  <w:lang w:val="en-US"/>
                </w:rPr>
                <w:delText>For clarity, researchers from the University of Birmingham will be included in the publications based on their contributions.</w:delText>
              </w:r>
            </w:del>
            <w:ins w:id="450" w:author="Elinor Pejryd" w:date="2026-01-26T15:16:00Z">
              <w:r>
                <w:rPr>
                  <w:rFonts w:cs="Arial"/>
                  <w:sz w:val="20"/>
                  <w:szCs w:val="20"/>
                  <w:lang w:val="en-US"/>
                </w:rPr>
                <w:t xml:space="preserve"> When publishing or otherwise presenting research results, it must be stated that support has been received from ALF project funds, Region Stockholm.</w:t>
              </w:r>
            </w:ins>
            <w:ins w:id="451" w:author="Elinor Pejryd" w:date="2026-01-26T15:17:00Z">
              <w:r>
                <w:rPr>
                  <w:rFonts w:cs="Arial"/>
                  <w:sz w:val="20"/>
                  <w:szCs w:val="20"/>
                  <w:lang w:val="en-US"/>
                </w:rPr>
                <w:t xml:space="preserve"> Furthermore, </w:t>
              </w:r>
            </w:ins>
            <w:ins w:id="452" w:author="Elinor Pejryd" w:date="2026-01-16T11:36:00Z">
              <w:r>
                <w:rPr>
                  <w:rFonts w:cs="Arial"/>
                  <w:sz w:val="20"/>
                  <w:szCs w:val="20"/>
                  <w:lang w:val="en-US"/>
                </w:rPr>
                <w:t>KUH shall be given appropriate recognition for its supp</w:t>
              </w:r>
            </w:ins>
            <w:ins w:id="453" w:author="Elinor Pejryd" w:date="2026-01-16T11:37:00Z">
              <w:r>
                <w:rPr>
                  <w:rFonts w:cs="Arial"/>
                  <w:sz w:val="20"/>
                  <w:szCs w:val="20"/>
                  <w:lang w:val="en-US"/>
                </w:rPr>
                <w:t>ort of the Project in any publication as appropriate, subject to KUH’s prior consent.</w:t>
              </w:r>
            </w:ins>
            <w:ins w:id="454" w:author="Elinor Pejryd" w:date="2026-01-26T15:16:00Z">
              <w:r>
                <w:rPr>
                  <w:rFonts w:cs="Arial"/>
                  <w:sz w:val="20"/>
                  <w:szCs w:val="20"/>
                  <w:lang w:val="en-US"/>
                </w:rPr>
                <w:t xml:space="preserve"> </w:t>
              </w:r>
            </w:ins>
          </w:p>
          <w:p w14:paraId="56B76FAD" w14:textId="77777777" w:rsidR="00C23F3E" w:rsidRPr="00684D9B" w:rsidRDefault="00C23F3E" w:rsidP="00E21714">
            <w:pPr>
              <w:keepNext/>
              <w:suppressLineNumbers/>
              <w:suppressAutoHyphens/>
              <w:jc w:val="both"/>
              <w:rPr>
                <w:ins w:id="455" w:author="Elinor Pejryd" w:date="2026-01-26T15:16:00Z"/>
                <w:rFonts w:cs="Arial"/>
                <w:sz w:val="20"/>
                <w:szCs w:val="20"/>
                <w:lang w:val="en-US"/>
              </w:rPr>
            </w:pPr>
          </w:p>
          <w:p w14:paraId="564435DC" w14:textId="77777777" w:rsidR="003C0F8B" w:rsidRPr="00684D9B" w:rsidRDefault="003C0F8B" w:rsidP="00E21714">
            <w:pPr>
              <w:pStyle w:val="Heading2"/>
              <w:keepNext w:val="0"/>
              <w:numPr>
                <w:ilvl w:val="0"/>
                <w:numId w:val="0"/>
              </w:numPr>
              <w:spacing w:after="0" w:line="360" w:lineRule="auto"/>
              <w:jc w:val="both"/>
              <w:rPr>
                <w:sz w:val="20"/>
                <w:szCs w:val="20"/>
                <w:lang w:val="en-US"/>
              </w:rPr>
            </w:pPr>
          </w:p>
        </w:tc>
      </w:tr>
      <w:tr w:rsidR="003C0F8B" w:rsidRPr="002E14EA" w14:paraId="3E7F6A21" w14:textId="77777777" w:rsidTr="0029671B">
        <w:tc>
          <w:tcPr>
            <w:tcW w:w="889" w:type="dxa"/>
          </w:tcPr>
          <w:p w14:paraId="69FF2EF3" w14:textId="77777777" w:rsidR="003C0F8B" w:rsidRPr="00684D9B" w:rsidRDefault="003C0F8B" w:rsidP="007B11A2">
            <w:pPr>
              <w:keepNext/>
              <w:suppressLineNumbers/>
              <w:suppressAutoHyphens/>
              <w:jc w:val="both"/>
              <w:rPr>
                <w:sz w:val="20"/>
                <w:szCs w:val="22"/>
                <w:lang w:val="en-GB"/>
              </w:rPr>
            </w:pPr>
            <w:r>
              <w:rPr>
                <w:sz w:val="20"/>
                <w:szCs w:val="22"/>
                <w:lang w:val="en-GB"/>
              </w:rPr>
              <w:t>8.4.1.4</w:t>
            </w:r>
          </w:p>
        </w:tc>
        <w:tc>
          <w:tcPr>
            <w:tcW w:w="8384" w:type="dxa"/>
          </w:tcPr>
          <w:p w14:paraId="7DB90846" w14:textId="77777777" w:rsidR="003C0F8B" w:rsidRPr="00684D9B" w:rsidRDefault="003C0F8B" w:rsidP="007B11A2">
            <w:pPr>
              <w:keepNext/>
              <w:suppressLineNumbers/>
              <w:suppressAutoHyphens/>
              <w:jc w:val="both"/>
              <w:rPr>
                <w:rFonts w:cs="Arial"/>
                <w:sz w:val="20"/>
                <w:szCs w:val="20"/>
                <w:lang w:val="en-US"/>
              </w:rPr>
            </w:pPr>
            <w:del w:id="456" w:author="Elinor Pejryd" w:date="2026-01-16T11:38:00Z">
              <w:r>
                <w:rPr>
                  <w:rFonts w:cs="Arial"/>
                  <w:sz w:val="20"/>
                  <w:szCs w:val="20"/>
                  <w:lang w:val="en-US"/>
                </w:rPr>
                <w:delText>The Parties agree that r</w:delText>
              </w:r>
            </w:del>
            <w:ins w:id="457" w:author="Elinor Pejryd" w:date="2026-01-16T11:38:00Z">
              <w:r>
                <w:rPr>
                  <w:rFonts w:cs="Arial"/>
                  <w:sz w:val="20"/>
                  <w:szCs w:val="20"/>
                  <w:lang w:val="en-US"/>
                </w:rPr>
                <w:t>R</w:t>
              </w:r>
            </w:ins>
            <w:r>
              <w:rPr>
                <w:rFonts w:cs="Arial"/>
                <w:sz w:val="20"/>
                <w:szCs w:val="20"/>
                <w:lang w:val="en-US"/>
              </w:rPr>
              <w:t>esearch findings from the Project shall be made openly accessible (open access) within six (6) months of publications.</w:t>
            </w:r>
          </w:p>
        </w:tc>
      </w:tr>
    </w:tbl>
    <w:p w14:paraId="391741D7" w14:textId="77777777" w:rsidR="00E23283" w:rsidRPr="00684D9B" w:rsidRDefault="00260FBB" w:rsidP="007B11A2">
      <w:pPr>
        <w:pStyle w:val="Heading3"/>
        <w:suppressLineNumbers/>
        <w:suppressAutoHyphens/>
        <w:jc w:val="both"/>
        <w:rPr>
          <w:sz w:val="22"/>
          <w:szCs w:val="24"/>
          <w:lang w:val="en-GB"/>
        </w:rPr>
      </w:pPr>
      <w:r>
        <w:rPr>
          <w:sz w:val="22"/>
          <w:szCs w:val="24"/>
          <w:lang w:val="en-GB"/>
        </w:rPr>
        <w:t xml:space="preserve">Dissemination of another Party’s unpublished </w:t>
      </w:r>
      <w:r>
        <w:rPr>
          <w:sz w:val="22"/>
          <w:szCs w:val="24"/>
          <w:lang w:val="en-US"/>
        </w:rPr>
        <w:t>Results</w:t>
      </w:r>
      <w:r>
        <w:rPr>
          <w:sz w:val="22"/>
          <w:szCs w:val="24"/>
          <w:lang w:val="en-GB"/>
        </w:rPr>
        <w:t xml:space="preserve"> or Background</w:t>
      </w:r>
    </w:p>
    <w:p w14:paraId="4C45A461" w14:textId="77777777" w:rsidR="00260FBB" w:rsidRPr="00684D9B" w:rsidRDefault="00260FBB" w:rsidP="007B11A2">
      <w:pPr>
        <w:pStyle w:val="Revision"/>
        <w:keepNext/>
        <w:suppressLineNumbers/>
        <w:suppressAutoHyphens/>
        <w:spacing w:before="120"/>
        <w:ind w:left="720"/>
        <w:jc w:val="both"/>
        <w:rPr>
          <w:sz w:val="20"/>
          <w:szCs w:val="20"/>
        </w:rPr>
      </w:pPr>
      <w:r>
        <w:rPr>
          <w:b w:val="0"/>
          <w:sz w:val="20"/>
          <w:szCs w:val="20"/>
        </w:rPr>
        <w:t>A Party shall not include in any dissemination activity another Party's Results or Background without obtaining the owning Party's prior written approval, unless they are already published.</w:t>
      </w:r>
    </w:p>
    <w:p w14:paraId="26BFFDD3" w14:textId="77777777" w:rsidR="00603614" w:rsidRPr="00684D9B" w:rsidRDefault="00EC0162" w:rsidP="007B11A2">
      <w:pPr>
        <w:pStyle w:val="Heading3"/>
        <w:suppressLineNumbers/>
        <w:suppressAutoHyphens/>
        <w:jc w:val="both"/>
        <w:rPr>
          <w:sz w:val="22"/>
          <w:szCs w:val="24"/>
          <w:lang w:val="en-GB"/>
        </w:rPr>
      </w:pPr>
      <w:r>
        <w:rPr>
          <w:sz w:val="22"/>
          <w:szCs w:val="24"/>
          <w:lang w:val="en-GB"/>
        </w:rPr>
        <w:t>Cooperation obligation</w:t>
      </w:r>
    </w:p>
    <w:p w14:paraId="2E79404D" w14:textId="77777777" w:rsidR="00260FBB" w:rsidRPr="00684D9B" w:rsidRDefault="00260FBB" w:rsidP="007B11A2">
      <w:pPr>
        <w:pStyle w:val="Revision"/>
        <w:keepNext/>
        <w:suppressLineNumbers/>
        <w:suppressAutoHyphens/>
        <w:spacing w:before="120"/>
        <w:ind w:left="720"/>
        <w:jc w:val="both"/>
        <w:rPr>
          <w:b w:val="0"/>
          <w:sz w:val="20"/>
          <w:szCs w:val="20"/>
        </w:rPr>
      </w:pPr>
      <w:r>
        <w:rPr>
          <w:b w:val="0"/>
          <w:sz w:val="20"/>
          <w:szCs w:val="20"/>
        </w:rPr>
        <w:t>The Parties undertake to cooperate to allow the timely submission, examination, publication and defence of any dissertation or thesis for a degree which includes their Results or Background subject to the confidentiality and publication provisions agreed in this Agreement.</w:t>
      </w:r>
    </w:p>
    <w:p w14:paraId="7CA489BC" w14:textId="77777777" w:rsidR="00FE064A" w:rsidRPr="00684D9B" w:rsidRDefault="00EC0162" w:rsidP="007B11A2">
      <w:pPr>
        <w:pStyle w:val="Heading3"/>
        <w:suppressLineNumbers/>
        <w:suppressAutoHyphens/>
        <w:jc w:val="both"/>
        <w:rPr>
          <w:sz w:val="22"/>
          <w:szCs w:val="24"/>
          <w:lang w:val="en-GB"/>
        </w:rPr>
      </w:pPr>
      <w:r>
        <w:rPr>
          <w:sz w:val="22"/>
          <w:szCs w:val="24"/>
          <w:lang w:val="en-GB"/>
        </w:rPr>
        <w:t>Use of names, logos or trademarks</w:t>
      </w:r>
    </w:p>
    <w:p w14:paraId="4F44E13D" w14:textId="77777777" w:rsidR="00FE064A" w:rsidRPr="00684D9B" w:rsidRDefault="00FE064A" w:rsidP="007B11A2">
      <w:pPr>
        <w:keepNext/>
        <w:suppressLineNumbers/>
        <w:suppressAutoHyphens/>
        <w:spacing w:before="120"/>
        <w:ind w:left="720"/>
        <w:jc w:val="both"/>
        <w:rPr>
          <w:sz w:val="20"/>
          <w:szCs w:val="22"/>
          <w:lang w:val="en-GB"/>
        </w:rPr>
      </w:pPr>
      <w:r>
        <w:rPr>
          <w:sz w:val="20"/>
          <w:szCs w:val="22"/>
          <w:lang w:val="en-GB"/>
        </w:rPr>
        <w:t>Nothing in this Agreement shall be construed as conferring rights to use in advertising, publicity or otherwise the name of the Parties or any of their logos or trademarks without their prior written approval.</w:t>
      </w:r>
    </w:p>
    <w:p w14:paraId="2081C963" w14:textId="77777777" w:rsidR="007715EF" w:rsidRPr="00684D9B" w:rsidRDefault="007715EF" w:rsidP="007B11A2">
      <w:pPr>
        <w:keepNext/>
        <w:suppressLineNumbers/>
        <w:suppressAutoHyphens/>
        <w:ind w:left="720"/>
        <w:jc w:val="both"/>
        <w:rPr>
          <w:sz w:val="20"/>
          <w:szCs w:val="22"/>
          <w:lang w:val="en-GB"/>
        </w:rPr>
      </w:pPr>
    </w:p>
    <w:p w14:paraId="2E17A7D8" w14:textId="77777777" w:rsidR="00002869" w:rsidRPr="00684D9B" w:rsidRDefault="007715EF" w:rsidP="007B11A2">
      <w:pPr>
        <w:keepNext/>
        <w:suppressLineNumbers/>
        <w:suppressAutoHyphens/>
        <w:ind w:left="720"/>
        <w:jc w:val="both"/>
        <w:rPr>
          <w:sz w:val="20"/>
          <w:szCs w:val="22"/>
          <w:lang w:val="en-GB"/>
        </w:rPr>
      </w:pPr>
      <w:r>
        <w:rPr>
          <w:sz w:val="20"/>
          <w:szCs w:val="22"/>
          <w:lang w:val="en-GB"/>
        </w:rPr>
        <w:t xml:space="preserve">Publications and dissemination of the Project’s </w:t>
      </w:r>
      <w:r>
        <w:rPr>
          <w:sz w:val="20"/>
          <w:szCs w:val="22"/>
          <w:lang w:val="en-US"/>
        </w:rPr>
        <w:t>Results</w:t>
      </w:r>
      <w:r>
        <w:rPr>
          <w:sz w:val="20"/>
          <w:szCs w:val="22"/>
          <w:lang w:val="en-GB"/>
        </w:rPr>
        <w:t xml:space="preserve"> shall include acknowledgement to </w:t>
      </w:r>
      <w:del w:id="458" w:author="Elinor Pejryd" w:date="2026-01-16T11:40:00Z">
        <w:r>
          <w:rPr>
            <w:sz w:val="20"/>
            <w:szCs w:val="22"/>
            <w:lang w:val="en-GB"/>
          </w:rPr>
          <w:delText>the</w:delText>
        </w:r>
      </w:del>
      <w:r>
        <w:rPr>
          <w:sz w:val="20"/>
          <w:szCs w:val="22"/>
          <w:lang w:val="en-GB"/>
        </w:rPr>
        <w:t xml:space="preserve"> </w:t>
      </w:r>
      <w:ins w:id="459" w:author="Martin Gerdin Wärnberg" w:date="2026-01-19T11:21:00Z">
        <w:r>
          <w:rPr>
            <w:sz w:val="20"/>
            <w:szCs w:val="22"/>
            <w:lang w:val="en-GB"/>
          </w:rPr>
          <w:t xml:space="preserve">Region Stockholm (ALF project) </w:t>
        </w:r>
      </w:ins>
      <w:ins w:id="460" w:author="Elinor Pejryd" w:date="2026-01-16T11:39:00Z">
        <w:del w:id="461" w:author="Martin Gerdin Wärnberg" w:date="2026-01-19T11:21:00Z">
          <w:r>
            <w:rPr>
              <w:sz w:val="20"/>
              <w:szCs w:val="22"/>
              <w:lang w:val="en-GB"/>
            </w:rPr>
            <w:delText>[</w:delText>
          </w:r>
          <w:r>
            <w:rPr>
              <w:sz w:val="20"/>
              <w:szCs w:val="22"/>
              <w:highlight w:val="yellow"/>
              <w:lang w:val="en-GB"/>
            </w:rPr>
            <w:delText>ange finansiär</w:delText>
          </w:r>
          <w:r>
            <w:rPr>
              <w:sz w:val="20"/>
              <w:szCs w:val="22"/>
              <w:lang w:val="en-GB"/>
            </w:rPr>
            <w:delText>]</w:delText>
          </w:r>
        </w:del>
      </w:ins>
      <w:del w:id="462" w:author="Elinor Pejryd" w:date="2026-01-16T11:39:00Z">
        <w:r>
          <w:rPr>
            <w:sz w:val="20"/>
            <w:szCs w:val="22"/>
            <w:lang w:val="en-GB"/>
          </w:rPr>
          <w:delText xml:space="preserve">Swedish Research Council and the Laerdal Foundation </w:delText>
        </w:r>
      </w:del>
      <w:r>
        <w:rPr>
          <w:sz w:val="20"/>
          <w:szCs w:val="22"/>
          <w:lang w:val="en-GB"/>
        </w:rPr>
        <w:t>as further specified in the Research Grant as included in Schedule 2 of this Agreement.</w:t>
      </w:r>
    </w:p>
    <w:p w14:paraId="5C8ECAE1" w14:textId="77777777" w:rsidR="000C647B" w:rsidRPr="00684D9B" w:rsidRDefault="003F1D4F" w:rsidP="007B11A2">
      <w:pPr>
        <w:pStyle w:val="Heading1"/>
        <w:suppressLineNumbers/>
        <w:suppressAutoHyphens/>
        <w:jc w:val="both"/>
        <w:rPr>
          <w:sz w:val="24"/>
          <w:szCs w:val="28"/>
          <w:lang w:val="en-GB"/>
        </w:rPr>
      </w:pPr>
      <w:bookmarkStart w:id="463" w:name="_Toc178569237"/>
      <w:bookmarkStart w:id="464" w:name="_Toc494278327"/>
      <w:r>
        <w:rPr>
          <w:sz w:val="24"/>
          <w:szCs w:val="28"/>
          <w:lang w:val="en-GB"/>
        </w:rPr>
        <w:t>Non-disclosure of information</w:t>
      </w:r>
      <w:bookmarkEnd w:id="463"/>
      <w:bookmarkEnd w:id="464"/>
    </w:p>
    <w:tbl>
      <w:tblPr>
        <w:tblW w:w="0" w:type="auto"/>
        <w:tblLook w:val="01E0" w:firstRow="1" w:lastRow="1" w:firstColumn="1" w:lastColumn="1" w:noHBand="0" w:noVBand="0"/>
      </w:tblPr>
      <w:tblGrid>
        <w:gridCol w:w="821"/>
        <w:gridCol w:w="8251"/>
      </w:tblGrid>
      <w:tr w:rsidR="00DF200D" w:rsidRPr="002E14EA" w14:paraId="217C421E" w14:textId="77777777" w:rsidTr="008E7D0C">
        <w:tc>
          <w:tcPr>
            <w:tcW w:w="828" w:type="dxa"/>
          </w:tcPr>
          <w:p w14:paraId="6D0A0987" w14:textId="77777777" w:rsidR="00DF200D" w:rsidRPr="00684D9B" w:rsidRDefault="00AC187F" w:rsidP="007B11A2">
            <w:pPr>
              <w:keepNext/>
              <w:suppressLineNumbers/>
              <w:suppressAutoHyphens/>
              <w:jc w:val="both"/>
              <w:rPr>
                <w:sz w:val="20"/>
                <w:szCs w:val="22"/>
                <w:lang w:val="en-GB"/>
              </w:rPr>
            </w:pPr>
            <w:r>
              <w:rPr>
                <w:sz w:val="20"/>
                <w:szCs w:val="22"/>
                <w:lang w:val="en-GB"/>
              </w:rPr>
              <w:lastRenderedPageBreak/>
              <w:t>9.1</w:t>
            </w:r>
          </w:p>
        </w:tc>
        <w:tc>
          <w:tcPr>
            <w:tcW w:w="8384" w:type="dxa"/>
          </w:tcPr>
          <w:p w14:paraId="351C808C" w14:textId="77777777" w:rsidR="003F1D4F" w:rsidRPr="00684D9B" w:rsidRDefault="00EC466D" w:rsidP="007B11A2">
            <w:pPr>
              <w:keepNext/>
              <w:suppressLineNumbers/>
              <w:suppressAutoHyphens/>
              <w:jc w:val="both"/>
              <w:rPr>
                <w:sz w:val="20"/>
                <w:szCs w:val="22"/>
                <w:lang w:val="en-GB"/>
              </w:rPr>
            </w:pPr>
            <w:r>
              <w:rPr>
                <w:sz w:val="20"/>
                <w:szCs w:val="20"/>
                <w:lang w:val="en-US"/>
              </w:rPr>
              <w:t>All information in whatever form or mode of communication, which is disclosed by a Party (the “Disclosing Party”) to any other Party (the “Recipient”) in connection with the Project during its implementation and which has been explicitly marked as “confidential” at the time of disclosure, or when disclosed orally has been identified as confidential at the time of disclosure and has been confirmed and designated in writing within 15 calendar days from oral disclosure at the latest as confidential information by the Disclosing Party, is “Confidential Information”.</w:t>
            </w:r>
          </w:p>
        </w:tc>
      </w:tr>
      <w:tr w:rsidR="00EC466D" w:rsidRPr="002E14EA" w14:paraId="69EF7322" w14:textId="77777777" w:rsidTr="008E7D0C">
        <w:tc>
          <w:tcPr>
            <w:tcW w:w="828" w:type="dxa"/>
          </w:tcPr>
          <w:p w14:paraId="370148C6" w14:textId="77777777" w:rsidR="00DF200D" w:rsidRPr="00684D9B" w:rsidRDefault="00AC187F" w:rsidP="007B11A2">
            <w:pPr>
              <w:keepNext/>
              <w:suppressLineNumbers/>
              <w:suppressAutoHyphens/>
              <w:spacing w:before="120"/>
              <w:jc w:val="both"/>
              <w:rPr>
                <w:sz w:val="20"/>
                <w:szCs w:val="22"/>
                <w:lang w:val="en-GB"/>
              </w:rPr>
            </w:pPr>
            <w:r>
              <w:rPr>
                <w:sz w:val="20"/>
                <w:szCs w:val="22"/>
                <w:lang w:val="en-GB"/>
              </w:rPr>
              <w:t>9.2</w:t>
            </w:r>
          </w:p>
        </w:tc>
        <w:tc>
          <w:tcPr>
            <w:tcW w:w="8384" w:type="dxa"/>
          </w:tcPr>
          <w:p w14:paraId="47519F88" w14:textId="77777777" w:rsidR="00EC466D" w:rsidRPr="00684D9B" w:rsidRDefault="00EC466D" w:rsidP="007B11A2">
            <w:pPr>
              <w:pStyle w:val="Revision"/>
              <w:keepNext/>
              <w:suppressLineNumbers/>
              <w:suppressAutoHyphens/>
              <w:spacing w:before="120"/>
              <w:jc w:val="both"/>
              <w:rPr>
                <w:b w:val="0"/>
                <w:sz w:val="20"/>
                <w:szCs w:val="20"/>
              </w:rPr>
            </w:pPr>
            <w:r>
              <w:rPr>
                <w:b w:val="0"/>
                <w:sz w:val="20"/>
                <w:szCs w:val="20"/>
              </w:rPr>
              <w:t>The Recipients hereby undertake in addition and without prejudice to any commitment of non-disclosure under the Research Grant, for a period of 4 years after the end of the Project:</w:t>
            </w:r>
          </w:p>
          <w:p w14:paraId="216208D0" w14:textId="77777777" w:rsidR="00EC466D" w:rsidRPr="00684D9B" w:rsidRDefault="00EC466D" w:rsidP="007B11A2">
            <w:pPr>
              <w:pStyle w:val="Revision"/>
              <w:keepNext/>
              <w:suppressLineNumbers/>
              <w:suppressAutoHyphens/>
              <w:jc w:val="both"/>
              <w:rPr>
                <w:b w:val="0"/>
                <w:sz w:val="20"/>
                <w:szCs w:val="20"/>
              </w:rPr>
            </w:pPr>
          </w:p>
          <w:p w14:paraId="48F8D653"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to ensure that internal distribution of Confidential Information by a Recipient shall take place on a strict need-to-know basis; and</w:t>
            </w:r>
          </w:p>
          <w:p w14:paraId="0D4301ED" w14:textId="77777777" w:rsidR="00EC466D" w:rsidRPr="00684D9B" w:rsidRDefault="00EC466D" w:rsidP="007B11A2">
            <w:pPr>
              <w:keepNext/>
              <w:numPr>
                <w:ilvl w:val="0"/>
                <w:numId w:val="27"/>
              </w:numPr>
              <w:suppressLineNumbers/>
              <w:suppressAutoHyphens/>
              <w:jc w:val="both"/>
              <w:rPr>
                <w:sz w:val="20"/>
                <w:szCs w:val="22"/>
                <w:lang w:val="en-GB"/>
              </w:rPr>
            </w:pPr>
            <w:r>
              <w:rPr>
                <w:sz w:val="20"/>
                <w:szCs w:val="22"/>
                <w:lang w:val="en-US"/>
              </w:rPr>
              <w:t>not to use Confidential Information otherwise than for the purpose for which it was disclosed</w:t>
            </w:r>
            <w:r>
              <w:rPr>
                <w:sz w:val="20"/>
                <w:szCs w:val="22"/>
                <w:lang w:val="en-GB"/>
              </w:rPr>
              <w:t xml:space="preserve"> </w:t>
            </w:r>
          </w:p>
          <w:p w14:paraId="5EAD976B"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not to disclose Confidential Information to any third party without the prior written consent by the Disclosing Party;</w:t>
            </w:r>
            <w:r>
              <w:rPr>
                <w:rFonts w:eastAsia="Times New Roman"/>
                <w:sz w:val="20"/>
                <w:szCs w:val="20"/>
              </w:rPr>
              <w:t xml:space="preserve"> </w:t>
            </w:r>
            <w:r>
              <w:rPr>
                <w:sz w:val="20"/>
                <w:szCs w:val="20"/>
              </w:rPr>
              <w:t>and</w:t>
            </w:r>
          </w:p>
          <w:p w14:paraId="4496D829" w14:textId="77777777" w:rsidR="003F1D4F"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to return to the Disclosing Party on demand all Confidential Information which has been supplied to or acquired by the Recipients including all copies thereof and to delete all information stored in a machine readable form. The Recipients may keep a copy to the extent it is required to keep, archive or store such Confidential Information because of compliance with applicable laws and regulations or for the proof of on-going obligations.</w:t>
            </w:r>
          </w:p>
        </w:tc>
      </w:tr>
      <w:tr w:rsidR="003F1D4F" w:rsidRPr="002E14EA" w14:paraId="0CF18079" w14:textId="77777777" w:rsidTr="008E7D0C">
        <w:tc>
          <w:tcPr>
            <w:tcW w:w="828" w:type="dxa"/>
          </w:tcPr>
          <w:p w14:paraId="2220E22E" w14:textId="77777777" w:rsidR="003F1D4F" w:rsidRPr="00684D9B" w:rsidRDefault="00AC187F" w:rsidP="007B11A2">
            <w:pPr>
              <w:keepNext/>
              <w:suppressLineNumbers/>
              <w:suppressAutoHyphens/>
              <w:spacing w:before="120"/>
              <w:jc w:val="both"/>
              <w:rPr>
                <w:sz w:val="20"/>
                <w:szCs w:val="22"/>
                <w:lang w:val="en-GB"/>
              </w:rPr>
            </w:pPr>
            <w:r>
              <w:rPr>
                <w:sz w:val="20"/>
                <w:szCs w:val="22"/>
                <w:lang w:val="en-GB"/>
              </w:rPr>
              <w:t>9.3</w:t>
            </w:r>
          </w:p>
        </w:tc>
        <w:tc>
          <w:tcPr>
            <w:tcW w:w="8384" w:type="dxa"/>
          </w:tcPr>
          <w:p w14:paraId="6291B7BB" w14:textId="1885EC13" w:rsidR="00EC466D" w:rsidRPr="00684D9B" w:rsidRDefault="00EC466D" w:rsidP="007B11A2">
            <w:pPr>
              <w:keepNext/>
              <w:suppressLineNumbers/>
              <w:suppressAutoHyphens/>
              <w:spacing w:before="120"/>
              <w:jc w:val="both"/>
              <w:rPr>
                <w:sz w:val="20"/>
                <w:szCs w:val="22"/>
                <w:lang w:val="en-US"/>
              </w:rPr>
            </w:pPr>
            <w:r>
              <w:rPr>
                <w:sz w:val="20"/>
                <w:szCs w:val="22"/>
                <w:lang w:val="en-US"/>
              </w:rPr>
              <w:t xml:space="preserve">The Recipients shall be responsible for the fulfilment of the above obligations on the part of their employees or third parties involved in the Project </w:t>
            </w:r>
            <w:del w:id="465" w:author="Abhinav Bassi" w:date="2026-10-05T14:46:00Z" w16du:dateUtc="2026-10-05T09:16:00Z">
              <w:r w:rsidDel="006155B4">
                <w:rPr>
                  <w:sz w:val="20"/>
                  <w:szCs w:val="22"/>
                  <w:lang w:val="en-US"/>
                </w:rPr>
                <w:delText xml:space="preserve">(including the University of Birmingham) </w:delText>
              </w:r>
            </w:del>
            <w:r>
              <w:rPr>
                <w:sz w:val="20"/>
                <w:szCs w:val="22"/>
                <w:lang w:val="en-US"/>
              </w:rPr>
              <w:t>and shall ensure that they remain so obliged, as far as legally possible, during and after the end of the Project and/or after the termination of the contractual relationship with the employee or third party.</w:t>
            </w:r>
          </w:p>
          <w:p w14:paraId="0B42638B" w14:textId="77777777" w:rsidR="003F1D4F" w:rsidRPr="00684D9B" w:rsidRDefault="003F1D4F" w:rsidP="007B11A2">
            <w:pPr>
              <w:keepNext/>
              <w:suppressLineNumbers/>
              <w:suppressAutoHyphens/>
              <w:jc w:val="both"/>
              <w:rPr>
                <w:sz w:val="20"/>
                <w:szCs w:val="22"/>
                <w:lang w:val="en-GB"/>
              </w:rPr>
            </w:pPr>
          </w:p>
        </w:tc>
      </w:tr>
      <w:tr w:rsidR="003F1D4F" w:rsidRPr="002E14EA" w14:paraId="4E62AA0E" w14:textId="77777777" w:rsidTr="008E7D0C">
        <w:tc>
          <w:tcPr>
            <w:tcW w:w="828" w:type="dxa"/>
          </w:tcPr>
          <w:p w14:paraId="27DA658B" w14:textId="77777777" w:rsidR="003F1D4F" w:rsidRPr="00684D9B" w:rsidRDefault="00AC187F" w:rsidP="007B11A2">
            <w:pPr>
              <w:keepNext/>
              <w:suppressLineNumbers/>
              <w:suppressAutoHyphens/>
              <w:jc w:val="both"/>
              <w:rPr>
                <w:sz w:val="20"/>
                <w:szCs w:val="22"/>
                <w:lang w:val="en-GB"/>
              </w:rPr>
            </w:pPr>
            <w:r>
              <w:rPr>
                <w:sz w:val="20"/>
                <w:szCs w:val="22"/>
                <w:lang w:val="en-GB"/>
              </w:rPr>
              <w:t>9.4</w:t>
            </w:r>
          </w:p>
        </w:tc>
        <w:tc>
          <w:tcPr>
            <w:tcW w:w="8384" w:type="dxa"/>
          </w:tcPr>
          <w:p w14:paraId="00765932" w14:textId="77777777" w:rsidR="00EC466D" w:rsidRPr="00684D9B" w:rsidRDefault="00EC466D" w:rsidP="007B11A2">
            <w:pPr>
              <w:pStyle w:val="Revision"/>
              <w:keepNext/>
              <w:suppressLineNumbers/>
              <w:suppressAutoHyphens/>
              <w:jc w:val="both"/>
              <w:rPr>
                <w:b w:val="0"/>
                <w:sz w:val="20"/>
                <w:szCs w:val="20"/>
              </w:rPr>
            </w:pPr>
            <w:r>
              <w:rPr>
                <w:b w:val="0"/>
                <w:sz w:val="20"/>
                <w:szCs w:val="20"/>
              </w:rPr>
              <w:t>The above shall not apply for disclosure or use of Confidential Information, if and in so far as the Recipient can show that:</w:t>
            </w:r>
          </w:p>
          <w:p w14:paraId="57488285" w14:textId="77777777" w:rsidR="00EC466D" w:rsidRPr="00684D9B" w:rsidRDefault="00EC466D" w:rsidP="007B11A2">
            <w:pPr>
              <w:pStyle w:val="Revision"/>
              <w:keepNext/>
              <w:suppressLineNumbers/>
              <w:suppressAutoHyphens/>
              <w:jc w:val="both"/>
              <w:rPr>
                <w:sz w:val="20"/>
                <w:szCs w:val="20"/>
              </w:rPr>
            </w:pPr>
          </w:p>
          <w:p w14:paraId="13C3FA5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becomes publicly available by means other than a breach of the Recipient’s confidentiality obligations;</w:t>
            </w:r>
          </w:p>
          <w:p w14:paraId="6068A31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Disclosing Party subsequently informs the Recipient that the Confidential Information is no longer confidential;</w:t>
            </w:r>
          </w:p>
          <w:p w14:paraId="29468DD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is communicated to the Recipient without any obligation of confidence by a third party who is to the best knowledge of the Recipient in lawful possession thereof and under no obligation of confidence to the Disclosing Party;</w:t>
            </w:r>
          </w:p>
          <w:p w14:paraId="12BD3A91"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disclosure or communication of the Confidential Information is foreseen by provisions of the Research Grant;</w:t>
            </w:r>
          </w:p>
          <w:p w14:paraId="007C9A02"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at any time, was developed by the Recipient completely independently of any such disclosure by the Disclosing Party; or</w:t>
            </w:r>
          </w:p>
          <w:p w14:paraId="472CDD39"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was already known to the Recipient prior to disclosure or</w:t>
            </w:r>
          </w:p>
          <w:p w14:paraId="1F2FAAC7" w14:textId="77777777" w:rsidR="003F1D4F"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Recipient is required to disclose the Confidential Information in order to comply with applicable laws or regulations or with a court or administrative order.</w:t>
            </w:r>
          </w:p>
          <w:p w14:paraId="02B755C9" w14:textId="77777777" w:rsidR="003F1D4F" w:rsidRPr="00684D9B" w:rsidRDefault="003F1D4F" w:rsidP="007B11A2">
            <w:pPr>
              <w:keepNext/>
              <w:suppressLineNumbers/>
              <w:suppressAutoHyphens/>
              <w:ind w:left="720"/>
              <w:jc w:val="both"/>
              <w:rPr>
                <w:sz w:val="20"/>
                <w:szCs w:val="22"/>
                <w:lang w:val="en-GB"/>
              </w:rPr>
            </w:pPr>
          </w:p>
        </w:tc>
      </w:tr>
      <w:tr w:rsidR="003F1D4F" w:rsidRPr="002E14EA" w14:paraId="67C7EE52" w14:textId="77777777" w:rsidTr="008E7D0C">
        <w:tc>
          <w:tcPr>
            <w:tcW w:w="828" w:type="dxa"/>
          </w:tcPr>
          <w:p w14:paraId="3A22B11B" w14:textId="77777777" w:rsidR="003F1D4F" w:rsidRPr="00684D9B" w:rsidRDefault="00AC187F" w:rsidP="007B11A2">
            <w:pPr>
              <w:keepNext/>
              <w:suppressLineNumbers/>
              <w:suppressAutoHyphens/>
              <w:jc w:val="both"/>
              <w:rPr>
                <w:sz w:val="20"/>
                <w:szCs w:val="22"/>
                <w:lang w:val="en-GB"/>
              </w:rPr>
            </w:pPr>
            <w:r>
              <w:rPr>
                <w:sz w:val="20"/>
                <w:szCs w:val="22"/>
                <w:lang w:val="en-GB"/>
              </w:rPr>
              <w:t>9.5</w:t>
            </w:r>
          </w:p>
        </w:tc>
        <w:tc>
          <w:tcPr>
            <w:tcW w:w="8384" w:type="dxa"/>
          </w:tcPr>
          <w:p w14:paraId="5FF1375E" w14:textId="77777777" w:rsidR="00EC466D" w:rsidRPr="00684D9B" w:rsidRDefault="00EC466D" w:rsidP="007B11A2">
            <w:pPr>
              <w:pStyle w:val="Revision"/>
              <w:keepNext/>
              <w:suppressLineNumbers/>
              <w:suppressAutoHyphens/>
              <w:jc w:val="both"/>
              <w:rPr>
                <w:b w:val="0"/>
                <w:sz w:val="20"/>
                <w:szCs w:val="20"/>
              </w:rPr>
            </w:pPr>
            <w:r>
              <w:rPr>
                <w:b w:val="0"/>
                <w:sz w:val="20"/>
                <w:szCs w:val="20"/>
              </w:rPr>
              <w:t>The Recipient shall apply the same degree of care with regard to the Confidential Information disclosed within the scope of the Project as with its own confidential and/or proprietary information, but in no case less than reasonable care.</w:t>
            </w:r>
          </w:p>
          <w:p w14:paraId="43E5F3D4" w14:textId="77777777" w:rsidR="002B066B" w:rsidRPr="00684D9B" w:rsidRDefault="002B066B" w:rsidP="007B11A2">
            <w:pPr>
              <w:keepNext/>
              <w:suppressLineNumbers/>
              <w:suppressAutoHyphens/>
              <w:jc w:val="both"/>
              <w:rPr>
                <w:sz w:val="20"/>
                <w:szCs w:val="22"/>
                <w:lang w:val="en-GB"/>
              </w:rPr>
            </w:pPr>
          </w:p>
        </w:tc>
      </w:tr>
      <w:tr w:rsidR="00157A25" w:rsidRPr="002E14EA" w14:paraId="65E6E3ED" w14:textId="77777777" w:rsidTr="008E7D0C">
        <w:tc>
          <w:tcPr>
            <w:tcW w:w="828" w:type="dxa"/>
          </w:tcPr>
          <w:p w14:paraId="7C0EA59D" w14:textId="77777777" w:rsidR="00157A25" w:rsidRPr="00684D9B" w:rsidRDefault="00AC187F" w:rsidP="007B11A2">
            <w:pPr>
              <w:keepNext/>
              <w:suppressLineNumbers/>
              <w:suppressAutoHyphens/>
              <w:jc w:val="both"/>
              <w:rPr>
                <w:sz w:val="20"/>
                <w:szCs w:val="22"/>
                <w:lang w:val="en-GB"/>
              </w:rPr>
            </w:pPr>
            <w:r>
              <w:rPr>
                <w:sz w:val="20"/>
                <w:szCs w:val="22"/>
                <w:lang w:val="en-GB"/>
              </w:rPr>
              <w:t>9.6</w:t>
            </w:r>
          </w:p>
        </w:tc>
        <w:tc>
          <w:tcPr>
            <w:tcW w:w="8384" w:type="dxa"/>
          </w:tcPr>
          <w:p w14:paraId="58F47278" w14:textId="77777777" w:rsidR="00A94F71" w:rsidRPr="00684D9B" w:rsidRDefault="00EC466D" w:rsidP="007B11A2">
            <w:pPr>
              <w:keepNext/>
              <w:suppressLineNumbers/>
              <w:suppressAutoHyphens/>
              <w:jc w:val="both"/>
              <w:rPr>
                <w:sz w:val="20"/>
                <w:szCs w:val="20"/>
                <w:lang w:val="en-US"/>
              </w:rPr>
            </w:pPr>
            <w:r>
              <w:rPr>
                <w:sz w:val="20"/>
                <w:szCs w:val="20"/>
                <w:lang w:val="en-US"/>
              </w:rPr>
              <w:t xml:space="preserve">Each Party shall promptly advise the other Party in writing of any unauthorised disclosure, misappropriation or misuse of Confidential Information after it becomes aware of such unauthorised disclosure, misappropriation or misuse. </w:t>
            </w:r>
          </w:p>
          <w:p w14:paraId="34D837F1" w14:textId="77777777" w:rsidR="00CB1C84" w:rsidRPr="00684D9B" w:rsidRDefault="00CB1C84" w:rsidP="007B11A2">
            <w:pPr>
              <w:keepNext/>
              <w:suppressLineNumbers/>
              <w:suppressAutoHyphens/>
              <w:jc w:val="both"/>
              <w:rPr>
                <w:sz w:val="20"/>
                <w:szCs w:val="22"/>
                <w:lang w:val="en-GB"/>
              </w:rPr>
            </w:pPr>
          </w:p>
        </w:tc>
      </w:tr>
      <w:tr w:rsidR="00856267" w:rsidRPr="002E14EA" w14:paraId="3CF1A06B" w14:textId="77777777" w:rsidTr="008E7D0C">
        <w:tc>
          <w:tcPr>
            <w:tcW w:w="828" w:type="dxa"/>
          </w:tcPr>
          <w:p w14:paraId="65C2F0F5" w14:textId="77777777" w:rsidR="00856267" w:rsidRPr="00684D9B" w:rsidRDefault="00AC187F" w:rsidP="007B11A2">
            <w:pPr>
              <w:keepNext/>
              <w:suppressLineNumbers/>
              <w:suppressAutoHyphens/>
              <w:jc w:val="both"/>
              <w:rPr>
                <w:sz w:val="20"/>
                <w:szCs w:val="22"/>
                <w:lang w:val="en-GB"/>
              </w:rPr>
            </w:pPr>
            <w:r>
              <w:rPr>
                <w:sz w:val="20"/>
                <w:szCs w:val="22"/>
                <w:lang w:val="en-GB"/>
              </w:rPr>
              <w:t>9.7</w:t>
            </w:r>
          </w:p>
        </w:tc>
        <w:tc>
          <w:tcPr>
            <w:tcW w:w="8384" w:type="dxa"/>
          </w:tcPr>
          <w:p w14:paraId="02A2DC7F" w14:textId="77777777" w:rsidR="00856267" w:rsidRPr="00684D9B" w:rsidRDefault="0087549C" w:rsidP="007B11A2">
            <w:pPr>
              <w:keepNext/>
              <w:suppressLineNumbers/>
              <w:suppressAutoHyphens/>
              <w:jc w:val="both"/>
              <w:rPr>
                <w:rFonts w:eastAsia="SimSun" w:cs="Arial"/>
                <w:spacing w:val="-3"/>
                <w:sz w:val="20"/>
                <w:szCs w:val="20"/>
                <w:lang w:val="en-GB" w:eastAsia="fi-FI"/>
              </w:rPr>
            </w:pPr>
            <w:r>
              <w:rPr>
                <w:rFonts w:eastAsia="SimSun" w:cs="Arial"/>
                <w:spacing w:val="-3"/>
                <w:sz w:val="20"/>
                <w:szCs w:val="20"/>
                <w:lang w:val="en-GB" w:eastAsia="fi-FI"/>
              </w:rPr>
              <w:t>For the avoidance of doubt, Personal Data shall always be treated as confidential and shall be protected with an adequate level of safety and confidentiality, subject to any applicable legal, regulatory or contractual requirements.</w:t>
            </w:r>
          </w:p>
        </w:tc>
      </w:tr>
    </w:tbl>
    <w:p w14:paraId="1CA41021" w14:textId="77777777" w:rsidR="004F39B8" w:rsidRPr="00684D9B" w:rsidRDefault="000F357E" w:rsidP="007B11A2">
      <w:pPr>
        <w:pStyle w:val="Heading1"/>
        <w:suppressLineNumbers/>
        <w:suppressAutoHyphens/>
        <w:rPr>
          <w:lang w:val="en-GB"/>
        </w:rPr>
      </w:pPr>
      <w:bookmarkStart w:id="466" w:name="_Toc178569238"/>
      <w:bookmarkStart w:id="467" w:name="_Toc494278328"/>
      <w:r>
        <w:rPr>
          <w:lang w:val="en-GB"/>
        </w:rPr>
        <w:lastRenderedPageBreak/>
        <w:t>Miscellaneous</w:t>
      </w:r>
      <w:bookmarkEnd w:id="466"/>
      <w:bookmarkEnd w:id="467"/>
    </w:p>
    <w:p w14:paraId="5D0B71A4" w14:textId="77777777" w:rsidR="004F39B8" w:rsidRPr="00684D9B" w:rsidRDefault="000F357E" w:rsidP="007B11A2">
      <w:pPr>
        <w:pStyle w:val="Heading2"/>
        <w:suppressLineNumbers/>
        <w:suppressAutoHyphens/>
        <w:jc w:val="both"/>
        <w:rPr>
          <w:sz w:val="22"/>
          <w:szCs w:val="22"/>
          <w:lang w:val="en-GB"/>
        </w:rPr>
      </w:pPr>
      <w:bookmarkStart w:id="468" w:name="_Toc178569239"/>
      <w:bookmarkStart w:id="469" w:name="_Toc215469625"/>
      <w:bookmarkStart w:id="470" w:name="_Toc494278329"/>
      <w:r>
        <w:rPr>
          <w:sz w:val="22"/>
          <w:szCs w:val="22"/>
          <w:lang w:val="en-GB"/>
        </w:rPr>
        <w:t>Attachments, inconsistencies and severability</w:t>
      </w:r>
      <w:bookmarkEnd w:id="468"/>
      <w:bookmarkEnd w:id="469"/>
      <w:bookmarkEnd w:id="470"/>
    </w:p>
    <w:tbl>
      <w:tblPr>
        <w:tblW w:w="0" w:type="auto"/>
        <w:tblLook w:val="01E0" w:firstRow="1" w:lastRow="1" w:firstColumn="1" w:lastColumn="1" w:noHBand="0" w:noVBand="0"/>
      </w:tblPr>
      <w:tblGrid>
        <w:gridCol w:w="827"/>
        <w:gridCol w:w="8245"/>
      </w:tblGrid>
      <w:tr w:rsidR="00DF200D" w:rsidRPr="002E14EA" w14:paraId="707FAE77" w14:textId="77777777" w:rsidTr="008E7D0C">
        <w:tc>
          <w:tcPr>
            <w:tcW w:w="828" w:type="dxa"/>
          </w:tcPr>
          <w:p w14:paraId="1B138E80"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10.1.1</w:t>
            </w:r>
          </w:p>
        </w:tc>
        <w:tc>
          <w:tcPr>
            <w:tcW w:w="8384" w:type="dxa"/>
          </w:tcPr>
          <w:p w14:paraId="584E89E2" w14:textId="77777777" w:rsidR="000F357E" w:rsidRPr="00684D9B" w:rsidRDefault="000F357E" w:rsidP="007B11A2">
            <w:pPr>
              <w:keepNext/>
              <w:suppressLineNumbers/>
              <w:suppressAutoHyphens/>
              <w:spacing w:before="120"/>
              <w:jc w:val="both"/>
              <w:rPr>
                <w:sz w:val="20"/>
                <w:szCs w:val="22"/>
                <w:lang w:val="en-GB"/>
              </w:rPr>
            </w:pPr>
            <w:r>
              <w:rPr>
                <w:sz w:val="20"/>
                <w:szCs w:val="22"/>
                <w:lang w:val="en-GB"/>
              </w:rPr>
              <w:t>This Agreement consists of this core text and</w:t>
            </w:r>
          </w:p>
          <w:p w14:paraId="580C8495" w14:textId="77777777" w:rsidR="00CF688E" w:rsidRPr="00684D9B" w:rsidRDefault="00FB53E7" w:rsidP="007B11A2">
            <w:pPr>
              <w:keepNext/>
              <w:suppressLineNumbers/>
              <w:suppressAutoHyphens/>
              <w:jc w:val="both"/>
              <w:rPr>
                <w:sz w:val="20"/>
                <w:szCs w:val="22"/>
                <w:lang w:val="en-GB"/>
              </w:rPr>
            </w:pPr>
            <w:r>
              <w:rPr>
                <w:sz w:val="20"/>
                <w:szCs w:val="22"/>
                <w:lang w:val="en-GB"/>
              </w:rPr>
              <w:t>Schedule 1 (Project Plan</w:t>
            </w:r>
            <w:del w:id="471" w:author="Martin Gerdin Wärnberg" w:date="2026-01-19T11:50:00Z">
              <w:r>
                <w:rPr>
                  <w:sz w:val="20"/>
                  <w:szCs w:val="22"/>
                  <w:lang w:val="en-GB"/>
                </w:rPr>
                <w:delText>, Financial Plan and Payment Plan</w:delText>
              </w:r>
            </w:del>
            <w:r>
              <w:rPr>
                <w:sz w:val="20"/>
                <w:szCs w:val="22"/>
                <w:lang w:val="en-GB"/>
              </w:rPr>
              <w:t>)</w:t>
            </w:r>
          </w:p>
          <w:p w14:paraId="73472E07" w14:textId="77777777" w:rsidR="00B96115" w:rsidRDefault="00FB53E7" w:rsidP="007B11A2">
            <w:pPr>
              <w:keepNext/>
              <w:suppressLineNumbers/>
              <w:suppressAutoHyphens/>
              <w:jc w:val="both"/>
              <w:rPr>
                <w:sz w:val="20"/>
                <w:szCs w:val="22"/>
                <w:lang w:val="en-GB"/>
              </w:rPr>
            </w:pPr>
            <w:r>
              <w:rPr>
                <w:sz w:val="20"/>
                <w:szCs w:val="22"/>
                <w:lang w:val="en-GB"/>
              </w:rPr>
              <w:t>Schedule 2 (General Terms and Conditions for Research Grants)</w:t>
            </w:r>
          </w:p>
          <w:p w14:paraId="0CBDC3F3" w14:textId="77777777" w:rsidR="00396153" w:rsidRDefault="00396153" w:rsidP="007B11A2">
            <w:pPr>
              <w:keepNext/>
              <w:suppressLineNumbers/>
              <w:suppressAutoHyphens/>
              <w:jc w:val="both"/>
              <w:rPr>
                <w:sz w:val="20"/>
                <w:szCs w:val="22"/>
                <w:lang w:val="en-GB"/>
              </w:rPr>
            </w:pPr>
            <w:r>
              <w:rPr>
                <w:sz w:val="20"/>
                <w:szCs w:val="22"/>
                <w:lang w:val="en-GB"/>
              </w:rPr>
              <w:t>Schedule 3 (Financial plan)</w:t>
            </w:r>
          </w:p>
          <w:p w14:paraId="6712E910" w14:textId="77777777" w:rsidR="00396153" w:rsidRPr="00684D9B" w:rsidRDefault="00396153" w:rsidP="007B11A2">
            <w:pPr>
              <w:keepNext/>
              <w:suppressLineNumbers/>
              <w:suppressAutoHyphens/>
              <w:jc w:val="both"/>
              <w:rPr>
                <w:sz w:val="20"/>
                <w:szCs w:val="22"/>
                <w:lang w:val="en-GB"/>
              </w:rPr>
            </w:pPr>
            <w:r>
              <w:rPr>
                <w:sz w:val="20"/>
                <w:szCs w:val="22"/>
                <w:lang w:val="en-GB"/>
              </w:rPr>
              <w:t>Schedule 4 (Payment plan)</w:t>
            </w:r>
          </w:p>
          <w:p w14:paraId="5B83F5F5" w14:textId="77777777" w:rsidR="000F357E" w:rsidRPr="00684D9B" w:rsidRDefault="000F357E" w:rsidP="007B11A2">
            <w:pPr>
              <w:keepNext/>
              <w:suppressLineNumbers/>
              <w:suppressAutoHyphens/>
              <w:jc w:val="both"/>
              <w:rPr>
                <w:sz w:val="20"/>
                <w:szCs w:val="22"/>
                <w:lang w:val="en-GB"/>
              </w:rPr>
            </w:pPr>
          </w:p>
        </w:tc>
      </w:tr>
      <w:tr w:rsidR="00DF200D" w:rsidRPr="002E14EA" w14:paraId="172C86F2" w14:textId="77777777" w:rsidTr="008E7D0C">
        <w:tc>
          <w:tcPr>
            <w:tcW w:w="828" w:type="dxa"/>
          </w:tcPr>
          <w:p w14:paraId="6D54EBBC" w14:textId="77777777" w:rsidR="00DF200D" w:rsidRPr="00684D9B" w:rsidRDefault="00F628E4" w:rsidP="007B11A2">
            <w:pPr>
              <w:keepNext/>
              <w:suppressLineNumbers/>
              <w:suppressAutoHyphens/>
              <w:jc w:val="both"/>
              <w:rPr>
                <w:sz w:val="20"/>
                <w:szCs w:val="22"/>
                <w:lang w:val="en-GB"/>
              </w:rPr>
            </w:pPr>
            <w:r>
              <w:rPr>
                <w:sz w:val="20"/>
                <w:szCs w:val="22"/>
                <w:lang w:val="en-GB"/>
              </w:rPr>
              <w:t>10.1.2</w:t>
            </w:r>
          </w:p>
        </w:tc>
        <w:tc>
          <w:tcPr>
            <w:tcW w:w="8384" w:type="dxa"/>
          </w:tcPr>
          <w:p w14:paraId="6DE489B3" w14:textId="77777777" w:rsidR="000F357E" w:rsidRPr="00684D9B" w:rsidRDefault="000F357E" w:rsidP="007B11A2">
            <w:pPr>
              <w:keepNext/>
              <w:suppressLineNumbers/>
              <w:suppressAutoHyphens/>
              <w:jc w:val="both"/>
              <w:rPr>
                <w:sz w:val="20"/>
                <w:szCs w:val="22"/>
                <w:lang w:val="en-GB"/>
              </w:rPr>
            </w:pPr>
            <w:r>
              <w:rPr>
                <w:sz w:val="20"/>
                <w:szCs w:val="22"/>
                <w:lang w:val="en-GB"/>
              </w:rPr>
              <w:t xml:space="preserve">In case the terms of this Agreement are in conflict with the terms of the Research Grant as included in Schedule 2, the terms of the latter shall prevail. </w:t>
            </w:r>
          </w:p>
          <w:p w14:paraId="73838259" w14:textId="77777777" w:rsidR="00B96115" w:rsidRPr="00684D9B" w:rsidRDefault="00B96115" w:rsidP="007B11A2">
            <w:pPr>
              <w:keepNext/>
              <w:suppressLineNumbers/>
              <w:suppressAutoHyphens/>
              <w:jc w:val="both"/>
              <w:rPr>
                <w:sz w:val="20"/>
                <w:szCs w:val="22"/>
                <w:lang w:val="en-GB"/>
              </w:rPr>
            </w:pPr>
          </w:p>
        </w:tc>
      </w:tr>
      <w:tr w:rsidR="000F357E" w:rsidRPr="002E14EA" w14:paraId="70006636" w14:textId="77777777" w:rsidTr="008E7D0C">
        <w:tc>
          <w:tcPr>
            <w:tcW w:w="828" w:type="dxa"/>
          </w:tcPr>
          <w:p w14:paraId="2241BA12" w14:textId="77777777" w:rsidR="000F357E" w:rsidRPr="00684D9B" w:rsidRDefault="00F628E4" w:rsidP="007B11A2">
            <w:pPr>
              <w:keepNext/>
              <w:suppressLineNumbers/>
              <w:suppressAutoHyphens/>
              <w:jc w:val="both"/>
              <w:rPr>
                <w:sz w:val="20"/>
                <w:szCs w:val="22"/>
                <w:lang w:val="en-GB"/>
              </w:rPr>
            </w:pPr>
            <w:r>
              <w:rPr>
                <w:sz w:val="20"/>
                <w:szCs w:val="22"/>
                <w:lang w:val="en-GB"/>
              </w:rPr>
              <w:t>10.1.3</w:t>
            </w:r>
          </w:p>
        </w:tc>
        <w:tc>
          <w:tcPr>
            <w:tcW w:w="8384" w:type="dxa"/>
          </w:tcPr>
          <w:p w14:paraId="4E8C1B4E" w14:textId="77777777" w:rsidR="007E3CAE" w:rsidRPr="00684D9B" w:rsidRDefault="002E7DB5" w:rsidP="007B11A2">
            <w:pPr>
              <w:pStyle w:val="Revision"/>
              <w:keepNext/>
              <w:suppressLineNumbers/>
              <w:suppressAutoHyphens/>
              <w:jc w:val="both"/>
              <w:rPr>
                <w:b w:val="0"/>
                <w:sz w:val="20"/>
                <w:szCs w:val="20"/>
              </w:rPr>
            </w:pPr>
            <w:r>
              <w:rPr>
                <w:b w:val="0"/>
                <w:sz w:val="20"/>
                <w:szCs w:val="20"/>
              </w:rPr>
              <w:t>Should any provision of this Agreement become invalid, illegal or unenforceable, it shall not affect the validity of the remaining provisions of this Agreement. In such a case, the Parties concerned shall be entitled to request that a valid and practicable provision be negotiated which fulfils the purpose of the original provision.</w:t>
            </w:r>
          </w:p>
        </w:tc>
      </w:tr>
    </w:tbl>
    <w:p w14:paraId="5A5E0E84" w14:textId="77777777" w:rsidR="00DF200D" w:rsidRPr="00684D9B" w:rsidRDefault="007F51E9" w:rsidP="007B11A2">
      <w:pPr>
        <w:pStyle w:val="Heading2"/>
        <w:suppressLineNumbers/>
        <w:suppressAutoHyphens/>
        <w:jc w:val="both"/>
        <w:rPr>
          <w:sz w:val="22"/>
          <w:szCs w:val="22"/>
          <w:lang w:val="en-GB"/>
        </w:rPr>
      </w:pPr>
      <w:bookmarkStart w:id="472" w:name="_Toc178569240"/>
      <w:bookmarkStart w:id="473" w:name="_Toc215469626"/>
      <w:bookmarkStart w:id="474" w:name="_Toc494278330"/>
      <w:r>
        <w:rPr>
          <w:sz w:val="22"/>
          <w:szCs w:val="22"/>
          <w:lang w:val="en-GB"/>
        </w:rPr>
        <w:t>No representation, partnership or agency</w:t>
      </w:r>
      <w:bookmarkEnd w:id="472"/>
      <w:bookmarkEnd w:id="473"/>
      <w:bookmarkEnd w:id="474"/>
    </w:p>
    <w:p w14:paraId="655FC32E" w14:textId="77777777" w:rsidR="00952C49" w:rsidRPr="00684D9B" w:rsidRDefault="00F94181" w:rsidP="007B11A2">
      <w:pPr>
        <w:pStyle w:val="Revision"/>
        <w:keepNext/>
        <w:suppressLineNumbers/>
        <w:suppressAutoHyphens/>
        <w:spacing w:before="120"/>
        <w:jc w:val="both"/>
        <w:rPr>
          <w:b w:val="0"/>
          <w:sz w:val="20"/>
          <w:szCs w:val="20"/>
        </w:rPr>
      </w:pPr>
      <w:r>
        <w:rPr>
          <w:b w:val="0"/>
          <w:sz w:val="20"/>
          <w:szCs w:val="20"/>
        </w:rPr>
        <w:t>No Party shall be entitled to act or to make legally binding declarations on behalf of any other Party. Nothing in this Agreement shall be deemed to constitute a joint venture, agency, partnership, interest grouping or any other kind of formal business grouping or entity between the Parties.</w:t>
      </w:r>
    </w:p>
    <w:p w14:paraId="25CFA4C3" w14:textId="77777777" w:rsidR="00952C49" w:rsidRPr="00684D9B" w:rsidRDefault="00952C49" w:rsidP="007B11A2">
      <w:pPr>
        <w:keepNext/>
        <w:suppressLineNumbers/>
        <w:suppressAutoHyphens/>
        <w:jc w:val="both"/>
        <w:rPr>
          <w:sz w:val="20"/>
          <w:szCs w:val="22"/>
          <w:lang w:val="en-US"/>
        </w:rPr>
      </w:pPr>
    </w:p>
    <w:p w14:paraId="29F099A5" w14:textId="77777777" w:rsidR="00DF200D" w:rsidRPr="00684D9B" w:rsidRDefault="007F51E9" w:rsidP="007B11A2">
      <w:pPr>
        <w:pStyle w:val="Heading2"/>
        <w:suppressLineNumbers/>
        <w:suppressAutoHyphens/>
        <w:jc w:val="both"/>
        <w:rPr>
          <w:sz w:val="24"/>
          <w:szCs w:val="24"/>
          <w:lang w:val="en-GB"/>
        </w:rPr>
      </w:pPr>
      <w:bookmarkStart w:id="475" w:name="_Toc178569241"/>
      <w:bookmarkStart w:id="476" w:name="_Toc215469627"/>
      <w:bookmarkStart w:id="477" w:name="_Toc494278331"/>
      <w:r>
        <w:rPr>
          <w:sz w:val="24"/>
          <w:szCs w:val="24"/>
          <w:lang w:val="en-GB"/>
        </w:rPr>
        <w:t>Notices and other communication</w:t>
      </w:r>
      <w:bookmarkEnd w:id="475"/>
      <w:bookmarkEnd w:id="476"/>
      <w:bookmarkEnd w:id="477"/>
    </w:p>
    <w:tbl>
      <w:tblPr>
        <w:tblW w:w="0" w:type="auto"/>
        <w:tblLook w:val="01E0" w:firstRow="1" w:lastRow="1" w:firstColumn="1" w:lastColumn="1" w:noHBand="0" w:noVBand="0"/>
      </w:tblPr>
      <w:tblGrid>
        <w:gridCol w:w="1262"/>
        <w:gridCol w:w="7810"/>
      </w:tblGrid>
      <w:tr w:rsidR="00DF200D" w:rsidRPr="002E14EA" w14:paraId="640EF43B" w14:textId="77777777" w:rsidTr="008E7D0C">
        <w:tc>
          <w:tcPr>
            <w:tcW w:w="828" w:type="dxa"/>
          </w:tcPr>
          <w:p w14:paraId="0E430964" w14:textId="77777777" w:rsidR="00DF200D" w:rsidRPr="00684D9B" w:rsidRDefault="00F628E4" w:rsidP="007B11A2">
            <w:pPr>
              <w:keepNext/>
              <w:suppressLineNumbers/>
              <w:suppressAutoHyphens/>
              <w:spacing w:before="120"/>
              <w:jc w:val="both"/>
              <w:rPr>
                <w:sz w:val="20"/>
                <w:szCs w:val="22"/>
                <w:lang w:val="en-GB"/>
              </w:rPr>
            </w:pPr>
            <w:commentRangeStart w:id="478"/>
            <w:r>
              <w:rPr>
                <w:sz w:val="20"/>
                <w:szCs w:val="22"/>
                <w:lang w:val="en-GB"/>
              </w:rPr>
              <w:t>11.3.1</w:t>
            </w:r>
            <w:commentRangeEnd w:id="478"/>
            <w:r w:rsidR="00BA1BAD" w:rsidRPr="00684D9B">
              <w:rPr>
                <w:rStyle w:val="CommentReference"/>
                <w:sz w:val="20"/>
                <w:szCs w:val="22"/>
                <w:lang w:val="en-GB"/>
              </w:rPr>
              <w:commentReference w:id="478"/>
            </w:r>
          </w:p>
        </w:tc>
        <w:tc>
          <w:tcPr>
            <w:tcW w:w="8384" w:type="dxa"/>
          </w:tcPr>
          <w:p w14:paraId="3CCBE884" w14:textId="77777777" w:rsidR="00D07ABF" w:rsidRPr="00405F25" w:rsidRDefault="00D07ABF" w:rsidP="007B11A2">
            <w:pPr>
              <w:pStyle w:val="Revision"/>
              <w:keepNext/>
              <w:suppressLineNumbers/>
              <w:suppressAutoHyphens/>
              <w:spacing w:before="120"/>
              <w:jc w:val="both"/>
              <w:rPr>
                <w:b w:val="0"/>
                <w:sz w:val="20"/>
                <w:szCs w:val="20"/>
              </w:rPr>
            </w:pPr>
            <w:r>
              <w:rPr>
                <w:b w:val="0"/>
                <w:sz w:val="20"/>
                <w:szCs w:val="20"/>
              </w:rPr>
              <w:t>Formal notices to be given under this Agreement shall be in writing and be delivered to the person stated below, unless the receiving Party has specifically notified the sending Party of another address for this purpose. The notice may either be served personally</w:t>
            </w:r>
            <w:ins w:id="479" w:author="Elinor Pejryd" w:date="2026-01-16T11:27:00Z">
              <w:r>
                <w:rPr>
                  <w:b w:val="0"/>
                  <w:sz w:val="20"/>
                  <w:szCs w:val="20"/>
                </w:rPr>
                <w:t>,</w:t>
              </w:r>
            </w:ins>
            <w:r>
              <w:rPr>
                <w:b w:val="0"/>
                <w:sz w:val="20"/>
                <w:szCs w:val="20"/>
              </w:rPr>
              <w:t xml:space="preserve"> </w:t>
            </w:r>
            <w:del w:id="480" w:author="Elinor Pejryd" w:date="2026-01-16T11:27:00Z">
              <w:r>
                <w:rPr>
                  <w:b w:val="0"/>
                  <w:sz w:val="20"/>
                  <w:szCs w:val="20"/>
                </w:rPr>
                <w:delText xml:space="preserve">or </w:delText>
              </w:r>
            </w:del>
            <w:r>
              <w:rPr>
                <w:b w:val="0"/>
                <w:sz w:val="20"/>
                <w:szCs w:val="20"/>
              </w:rPr>
              <w:t>sent by mail with recorded delivery</w:t>
            </w:r>
            <w:del w:id="481" w:author="Elinor Pejryd" w:date="2026-01-16T11:26:00Z">
              <w:r>
                <w:rPr>
                  <w:b w:val="0"/>
                  <w:sz w:val="20"/>
                  <w:szCs w:val="20"/>
                </w:rPr>
                <w:delText xml:space="preserve"> or telefax with receipt acknowledgement. </w:delText>
              </w:r>
            </w:del>
            <w:ins w:id="482" w:author="Elinor Pejryd" w:date="2026-01-16T11:26:00Z">
              <w:r>
                <w:rPr>
                  <w:b w:val="0"/>
                  <w:sz w:val="20"/>
                  <w:szCs w:val="20"/>
                </w:rPr>
                <w:t xml:space="preserve"> or e-mail with acknowledgement of receipt, which fulfils the conditions of written form.</w:t>
              </w:r>
            </w:ins>
          </w:p>
          <w:p w14:paraId="75A3E9B7" w14:textId="77777777" w:rsidR="007F51E9" w:rsidRPr="00405F25" w:rsidRDefault="00D07ABF" w:rsidP="007B11A2">
            <w:pPr>
              <w:pStyle w:val="Revision"/>
              <w:keepNext/>
              <w:suppressLineNumbers/>
              <w:suppressAutoHyphens/>
              <w:spacing w:before="120"/>
              <w:jc w:val="both"/>
              <w:rPr>
                <w:b w:val="0"/>
                <w:sz w:val="20"/>
                <w:szCs w:val="20"/>
                <w:lang w:val="en-US"/>
              </w:rPr>
            </w:pPr>
            <w:r>
              <w:rPr>
                <w:b w:val="0"/>
                <w:sz w:val="20"/>
                <w:szCs w:val="20"/>
                <w:lang w:val="en-US"/>
              </w:rPr>
              <w:t>To K</w:t>
            </w:r>
            <w:ins w:id="483" w:author="Elinor Pejryd" w:date="2026-01-16T11:25:00Z">
              <w:r>
                <w:rPr>
                  <w:b w:val="0"/>
                  <w:sz w:val="20"/>
                  <w:szCs w:val="20"/>
                  <w:lang w:val="en-US"/>
                </w:rPr>
                <w:t>UH</w:t>
              </w:r>
            </w:ins>
            <w:del w:id="484" w:author="Elinor Pejryd" w:date="2026-01-16T11:25:00Z">
              <w:r>
                <w:rPr>
                  <w:b w:val="0"/>
                  <w:sz w:val="20"/>
                  <w:szCs w:val="20"/>
                  <w:lang w:val="en-US"/>
                </w:rPr>
                <w:delText>I</w:delText>
              </w:r>
            </w:del>
            <w:r>
              <w:rPr>
                <w:b w:val="0"/>
                <w:sz w:val="20"/>
                <w:szCs w:val="20"/>
                <w:lang w:val="en-US"/>
              </w:rPr>
              <w:t xml:space="preserve">: </w:t>
            </w:r>
            <w:ins w:id="485" w:author="Martin Gerdin Wärnberg" w:date="2026-01-19T11:21:00Z">
              <w:r>
                <w:rPr>
                  <w:b w:val="0"/>
                  <w:sz w:val="20"/>
                  <w:szCs w:val="20"/>
                  <w:lang w:val="en-US"/>
                </w:rPr>
                <w:t xml:space="preserve">Martin Gerdin Wärnberg </w:t>
              </w:r>
            </w:ins>
            <w:ins w:id="486" w:author="Martin Gerdin Wärnberg" w:date="2026-01-19T11:22:00Z">
              <w:r>
                <w:rPr>
                  <w:b w:val="0"/>
                  <w:sz w:val="20"/>
                  <w:szCs w:val="20"/>
                  <w:lang w:val="en-US"/>
                </w:rPr>
                <w:t>(martin.gerdin-warnberg@regionstockholm.se)</w:t>
              </w:r>
            </w:ins>
            <w:del w:id="487" w:author="Elinor Pejryd" w:date="2026-01-16T11:25:00Z">
              <w:r>
                <w:rPr>
                  <w:b w:val="0"/>
                  <w:sz w:val="20"/>
                  <w:szCs w:val="20"/>
                  <w:lang w:val="en-US"/>
                </w:rPr>
                <w:delText xml:space="preserve">Therese Lind (therese.lind@ki.se) </w:delText>
              </w:r>
            </w:del>
          </w:p>
          <w:p w14:paraId="2C4A028C" w14:textId="32F276C1" w:rsidR="00D07ABF" w:rsidRPr="00684D9B" w:rsidRDefault="00D07ABF" w:rsidP="007B11A2">
            <w:pPr>
              <w:pStyle w:val="Revision"/>
              <w:keepNext/>
              <w:suppressLineNumbers/>
              <w:suppressAutoHyphens/>
              <w:spacing w:before="120"/>
              <w:jc w:val="both"/>
              <w:rPr>
                <w:b w:val="0"/>
                <w:sz w:val="20"/>
                <w:szCs w:val="20"/>
                <w:highlight w:val="yellow"/>
                <w:lang w:val="nb-NO"/>
              </w:rPr>
            </w:pPr>
            <w:r>
              <w:rPr>
                <w:b w:val="0"/>
                <w:sz w:val="20"/>
                <w:szCs w:val="20"/>
                <w:lang w:val="nb-NO"/>
              </w:rPr>
              <w:t xml:space="preserve">To TGI: </w:t>
            </w:r>
            <w:ins w:id="488" w:author="Abhinav Bassi" w:date="2026-10-05T14:35:00Z">
              <w:r w:rsidR="00BA1BAD" w:rsidRPr="00BA1BAD">
                <w:rPr>
                  <w:b w:val="0"/>
                  <w:sz w:val="20"/>
                  <w:szCs w:val="20"/>
                  <w:lang w:val="sv-SE"/>
                </w:rPr>
                <w:t>Nobhojit Roy (nroy@georgeinstitute.org.in) with cc to Vaibhav Chauhan (vchauhan@georgeinstitute.org.in)</w:t>
              </w:r>
            </w:ins>
            <w:del w:id="489" w:author="Abhinav Bassi" w:date="2026-10-05T14:35:00Z" w16du:dateUtc="2026-10-05T09:05:00Z">
              <w:r w:rsidDel="00BA1BAD">
                <w:rPr>
                  <w:b w:val="0"/>
                  <w:sz w:val="20"/>
                  <w:szCs w:val="20"/>
                  <w:lang w:val="nb-NO"/>
                </w:rPr>
                <w:delText>Vivekanand Jha (vjha@georgeinstitute.org.in) with cc to Amit Khanna (akhanna@georgeinstitute.org.in)</w:delText>
              </w:r>
            </w:del>
          </w:p>
          <w:p w14:paraId="2E509272" w14:textId="77777777" w:rsidR="00D07ABF" w:rsidRPr="00684D9B" w:rsidRDefault="00D07ABF" w:rsidP="007B11A2">
            <w:pPr>
              <w:pStyle w:val="Revision"/>
              <w:keepNext/>
              <w:suppressLineNumbers/>
              <w:suppressAutoHyphens/>
              <w:spacing w:before="120"/>
              <w:jc w:val="both"/>
              <w:rPr>
                <w:b w:val="0"/>
                <w:sz w:val="20"/>
                <w:szCs w:val="20"/>
                <w:lang w:val="nb-NO"/>
              </w:rPr>
            </w:pPr>
          </w:p>
        </w:tc>
      </w:tr>
      <w:tr w:rsidR="00DF200D" w:rsidRPr="00684D9B" w14:paraId="1CCCE449" w14:textId="77777777" w:rsidTr="008E7D0C">
        <w:tc>
          <w:tcPr>
            <w:tcW w:w="828" w:type="dxa"/>
          </w:tcPr>
          <w:p w14:paraId="2CBC6CF4" w14:textId="77777777" w:rsidR="00DF200D" w:rsidRPr="00684D9B" w:rsidRDefault="00F628E4" w:rsidP="007B11A2">
            <w:pPr>
              <w:keepNext/>
              <w:suppressLineNumbers/>
              <w:suppressAutoHyphens/>
              <w:jc w:val="both"/>
              <w:rPr>
                <w:sz w:val="20"/>
                <w:szCs w:val="22"/>
                <w:lang w:val="en-GB"/>
              </w:rPr>
            </w:pPr>
            <w:del w:id="490" w:author="Elinor Pejryd" w:date="2026-01-16T11:27:00Z">
              <w:r>
                <w:rPr>
                  <w:sz w:val="20"/>
                  <w:szCs w:val="22"/>
                  <w:lang w:val="en-GB"/>
                </w:rPr>
                <w:delText>11.3.2</w:delText>
              </w:r>
            </w:del>
          </w:p>
        </w:tc>
        <w:tc>
          <w:tcPr>
            <w:tcW w:w="8384" w:type="dxa"/>
          </w:tcPr>
          <w:p w14:paraId="53AC873C" w14:textId="77777777" w:rsidR="00CB1C84" w:rsidRPr="00684D9B" w:rsidRDefault="007913D1" w:rsidP="007B11A2">
            <w:pPr>
              <w:pStyle w:val="Revision"/>
              <w:keepNext/>
              <w:suppressLineNumbers/>
              <w:suppressAutoHyphens/>
              <w:jc w:val="both"/>
              <w:rPr>
                <w:b w:val="0"/>
                <w:sz w:val="20"/>
                <w:szCs w:val="20"/>
              </w:rPr>
            </w:pPr>
            <w:del w:id="491" w:author="Elinor Pejryd" w:date="2026-01-16T11:27:00Z">
              <w:r>
                <w:rPr>
                  <w:b w:val="0"/>
                  <w:sz w:val="20"/>
                  <w:szCs w:val="20"/>
                </w:rPr>
                <w:delText>Other communication between the Parties may also be effected by other means such as e-mail with acknowledgement of receipt, which fulfils the conditions of written form</w:delText>
              </w:r>
            </w:del>
            <w:r>
              <w:rPr>
                <w:b w:val="0"/>
                <w:sz w:val="20"/>
                <w:szCs w:val="20"/>
              </w:rPr>
              <w:t>.</w:t>
            </w:r>
          </w:p>
        </w:tc>
      </w:tr>
    </w:tbl>
    <w:p w14:paraId="7B5E960A" w14:textId="77777777" w:rsidR="00DF200D" w:rsidRPr="00684D9B" w:rsidRDefault="00E74114" w:rsidP="007B11A2">
      <w:pPr>
        <w:pStyle w:val="Heading2"/>
        <w:suppressLineNumbers/>
        <w:suppressAutoHyphens/>
        <w:jc w:val="both"/>
        <w:rPr>
          <w:sz w:val="24"/>
          <w:szCs w:val="24"/>
          <w:lang w:val="en-GB"/>
        </w:rPr>
      </w:pPr>
      <w:bookmarkStart w:id="492" w:name="_Toc178569242"/>
      <w:bookmarkStart w:id="493" w:name="_Toc215469628"/>
      <w:bookmarkStart w:id="494" w:name="_Toc494278332"/>
      <w:r>
        <w:rPr>
          <w:sz w:val="24"/>
          <w:szCs w:val="24"/>
          <w:lang w:val="en-GB"/>
        </w:rPr>
        <w:t>Assignment and amendments</w:t>
      </w:r>
      <w:bookmarkEnd w:id="492"/>
      <w:bookmarkEnd w:id="493"/>
      <w:bookmarkEnd w:id="494"/>
    </w:p>
    <w:tbl>
      <w:tblPr>
        <w:tblW w:w="0" w:type="auto"/>
        <w:tblLook w:val="01E0" w:firstRow="1" w:lastRow="1" w:firstColumn="1" w:lastColumn="1" w:noHBand="0" w:noVBand="0"/>
      </w:tblPr>
      <w:tblGrid>
        <w:gridCol w:w="827"/>
        <w:gridCol w:w="8245"/>
      </w:tblGrid>
      <w:tr w:rsidR="00DF200D" w:rsidRPr="002E14EA" w14:paraId="1256839D" w14:textId="77777777" w:rsidTr="008E7D0C">
        <w:tc>
          <w:tcPr>
            <w:tcW w:w="828" w:type="dxa"/>
          </w:tcPr>
          <w:p w14:paraId="76AEEF72"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11.4.1</w:t>
            </w:r>
          </w:p>
        </w:tc>
        <w:tc>
          <w:tcPr>
            <w:tcW w:w="8384" w:type="dxa"/>
          </w:tcPr>
          <w:p w14:paraId="3024E552" w14:textId="77777777" w:rsidR="007913D1" w:rsidRPr="00684D9B" w:rsidRDefault="00B96115" w:rsidP="007B11A2">
            <w:pPr>
              <w:keepNext/>
              <w:suppressLineNumbers/>
              <w:suppressAutoHyphens/>
              <w:spacing w:before="120"/>
              <w:jc w:val="both"/>
              <w:rPr>
                <w:sz w:val="20"/>
                <w:szCs w:val="22"/>
                <w:lang w:val="en-US"/>
              </w:rPr>
            </w:pPr>
            <w:r>
              <w:rPr>
                <w:sz w:val="20"/>
                <w:szCs w:val="22"/>
                <w:lang w:val="en-US"/>
              </w:rPr>
              <w:t xml:space="preserve">No rights or obligations of the Parties arising from this Agreement may be assigned or transferred, in whole or in part, to any third party without the other Party’ prior formal approval. </w:t>
            </w:r>
          </w:p>
          <w:p w14:paraId="127E4CD7" w14:textId="77777777" w:rsidR="00E74114" w:rsidRPr="00684D9B" w:rsidRDefault="00E74114" w:rsidP="007B11A2">
            <w:pPr>
              <w:keepNext/>
              <w:suppressLineNumbers/>
              <w:suppressAutoHyphens/>
              <w:jc w:val="both"/>
              <w:rPr>
                <w:sz w:val="20"/>
                <w:szCs w:val="22"/>
                <w:lang w:val="en-GB"/>
              </w:rPr>
            </w:pPr>
          </w:p>
        </w:tc>
      </w:tr>
      <w:tr w:rsidR="00DF200D" w:rsidRPr="002E14EA" w14:paraId="58CCAEC3" w14:textId="77777777" w:rsidTr="008E7D0C">
        <w:tc>
          <w:tcPr>
            <w:tcW w:w="828" w:type="dxa"/>
          </w:tcPr>
          <w:p w14:paraId="1C03D7A8" w14:textId="77777777" w:rsidR="00DF200D" w:rsidRPr="00684D9B" w:rsidRDefault="00F628E4" w:rsidP="007B11A2">
            <w:pPr>
              <w:keepNext/>
              <w:suppressLineNumbers/>
              <w:suppressAutoHyphens/>
              <w:jc w:val="both"/>
              <w:rPr>
                <w:sz w:val="20"/>
                <w:szCs w:val="22"/>
                <w:lang w:val="en-GB"/>
              </w:rPr>
            </w:pPr>
            <w:r>
              <w:rPr>
                <w:sz w:val="20"/>
                <w:szCs w:val="22"/>
                <w:lang w:val="en-GB"/>
              </w:rPr>
              <w:t>11.4.2</w:t>
            </w:r>
          </w:p>
        </w:tc>
        <w:tc>
          <w:tcPr>
            <w:tcW w:w="8384" w:type="dxa"/>
          </w:tcPr>
          <w:p w14:paraId="5A7515A8" w14:textId="77777777" w:rsidR="00E74114" w:rsidRPr="00684D9B" w:rsidRDefault="007913D1" w:rsidP="007B11A2">
            <w:pPr>
              <w:pStyle w:val="Revision"/>
              <w:keepNext/>
              <w:suppressLineNumbers/>
              <w:suppressAutoHyphens/>
              <w:jc w:val="both"/>
              <w:rPr>
                <w:b w:val="0"/>
                <w:sz w:val="20"/>
                <w:szCs w:val="20"/>
              </w:rPr>
            </w:pPr>
            <w:r>
              <w:rPr>
                <w:b w:val="0"/>
                <w:sz w:val="20"/>
                <w:szCs w:val="20"/>
              </w:rPr>
              <w:t>Amendments and modifications to the text of this Agreement require a separate written agreement to be signed between all Parties.</w:t>
            </w:r>
          </w:p>
        </w:tc>
      </w:tr>
    </w:tbl>
    <w:p w14:paraId="3F595BC9" w14:textId="77777777" w:rsidR="00DF200D" w:rsidRPr="00684D9B" w:rsidRDefault="00354560" w:rsidP="007B11A2">
      <w:pPr>
        <w:pStyle w:val="Heading2"/>
        <w:suppressLineNumbers/>
        <w:suppressAutoHyphens/>
        <w:jc w:val="both"/>
        <w:rPr>
          <w:sz w:val="24"/>
          <w:szCs w:val="24"/>
          <w:lang w:val="en-GB"/>
        </w:rPr>
      </w:pPr>
      <w:bookmarkStart w:id="495" w:name="_Toc178569243"/>
      <w:bookmarkStart w:id="496" w:name="_Toc215469629"/>
      <w:bookmarkStart w:id="497" w:name="_Toc494278333"/>
      <w:r>
        <w:rPr>
          <w:sz w:val="24"/>
          <w:szCs w:val="24"/>
          <w:lang w:val="en-GB"/>
        </w:rPr>
        <w:t>Mandatory statutory law</w:t>
      </w:r>
      <w:bookmarkEnd w:id="495"/>
      <w:bookmarkEnd w:id="496"/>
      <w:bookmarkEnd w:id="497"/>
    </w:p>
    <w:p w14:paraId="62230BE7" w14:textId="77777777" w:rsidR="007913D1" w:rsidRPr="00684D9B" w:rsidRDefault="007913D1" w:rsidP="007B11A2">
      <w:pPr>
        <w:pStyle w:val="Revision"/>
        <w:keepNext/>
        <w:suppressLineNumbers/>
        <w:suppressAutoHyphens/>
        <w:spacing w:before="120"/>
        <w:jc w:val="both"/>
        <w:rPr>
          <w:b w:val="0"/>
          <w:sz w:val="20"/>
          <w:szCs w:val="20"/>
        </w:rPr>
      </w:pPr>
      <w:r>
        <w:rPr>
          <w:b w:val="0"/>
          <w:sz w:val="20"/>
          <w:szCs w:val="20"/>
        </w:rPr>
        <w:t>Nothing in this Agreement shall be deemed to require a Party to breach any mandatory statutory law under which the Party is operating.</w:t>
      </w:r>
    </w:p>
    <w:p w14:paraId="758C8D9B" w14:textId="77777777" w:rsidR="00DF200D" w:rsidRPr="00684D9B" w:rsidRDefault="00354560" w:rsidP="007B11A2">
      <w:pPr>
        <w:pStyle w:val="Heading2"/>
        <w:suppressLineNumbers/>
        <w:suppressAutoHyphens/>
        <w:jc w:val="both"/>
        <w:rPr>
          <w:sz w:val="24"/>
          <w:szCs w:val="24"/>
          <w:lang w:val="en-GB"/>
        </w:rPr>
      </w:pPr>
      <w:bookmarkStart w:id="498" w:name="_Toc178569244"/>
      <w:bookmarkStart w:id="499" w:name="_Toc215469630"/>
      <w:bookmarkStart w:id="500" w:name="_Toc494278334"/>
      <w:r>
        <w:rPr>
          <w:sz w:val="24"/>
          <w:szCs w:val="24"/>
          <w:lang w:val="en-GB"/>
        </w:rPr>
        <w:t>Language</w:t>
      </w:r>
      <w:bookmarkEnd w:id="498"/>
      <w:bookmarkEnd w:id="499"/>
      <w:bookmarkEnd w:id="500"/>
    </w:p>
    <w:p w14:paraId="2C217AB5" w14:textId="77777777" w:rsidR="007913D1" w:rsidRPr="00684D9B" w:rsidRDefault="007913D1" w:rsidP="007B11A2">
      <w:pPr>
        <w:pStyle w:val="Revision"/>
        <w:keepNext/>
        <w:suppressLineNumbers/>
        <w:suppressAutoHyphens/>
        <w:spacing w:before="120"/>
        <w:jc w:val="both"/>
        <w:rPr>
          <w:b w:val="0"/>
          <w:sz w:val="20"/>
          <w:szCs w:val="20"/>
        </w:rPr>
      </w:pPr>
      <w:r>
        <w:rPr>
          <w:b w:val="0"/>
          <w:sz w:val="20"/>
          <w:szCs w:val="20"/>
        </w:rPr>
        <w:t>This Agreement is drawn up in English, which language shall govern all documents, notices, meetings, arbitral proceedings and processes relative thereto.</w:t>
      </w:r>
    </w:p>
    <w:p w14:paraId="1B6D2DED" w14:textId="77777777" w:rsidR="00DF200D" w:rsidRPr="00684D9B" w:rsidRDefault="00354560" w:rsidP="007B11A2">
      <w:pPr>
        <w:pStyle w:val="Heading2"/>
        <w:suppressLineNumbers/>
        <w:suppressAutoHyphens/>
        <w:jc w:val="both"/>
        <w:rPr>
          <w:sz w:val="20"/>
          <w:szCs w:val="24"/>
          <w:lang w:val="en-GB"/>
        </w:rPr>
      </w:pPr>
      <w:bookmarkStart w:id="501" w:name="_Toc178569245"/>
      <w:bookmarkStart w:id="502" w:name="_Toc215469631"/>
      <w:bookmarkStart w:id="503" w:name="_Toc494278335"/>
      <w:r>
        <w:rPr>
          <w:sz w:val="24"/>
          <w:szCs w:val="24"/>
          <w:lang w:val="en-GB"/>
        </w:rPr>
        <w:lastRenderedPageBreak/>
        <w:t>Applicable law</w:t>
      </w:r>
      <w:bookmarkEnd w:id="501"/>
      <w:bookmarkEnd w:id="502"/>
      <w:r>
        <w:rPr>
          <w:sz w:val="24"/>
          <w:szCs w:val="24"/>
          <w:lang w:val="en-GB"/>
        </w:rPr>
        <w:t xml:space="preserve"> and Settlement of Disputes</w:t>
      </w:r>
      <w:bookmarkEnd w:id="503"/>
    </w:p>
    <w:p w14:paraId="46878B1B" w14:textId="77777777" w:rsidR="007913D1" w:rsidRPr="00684D9B" w:rsidRDefault="007913D1" w:rsidP="007B11A2">
      <w:pPr>
        <w:pStyle w:val="Heading3"/>
        <w:suppressLineNumbers/>
        <w:suppressAutoHyphens/>
        <w:jc w:val="both"/>
        <w:rPr>
          <w:sz w:val="20"/>
          <w:szCs w:val="24"/>
          <w:u w:val="none"/>
          <w:lang w:val="en-US"/>
        </w:rPr>
      </w:pPr>
      <w:r>
        <w:rPr>
          <w:sz w:val="20"/>
          <w:szCs w:val="24"/>
          <w:u w:val="none"/>
          <w:lang w:val="en-US"/>
        </w:rPr>
        <w:t>This Agreement shall be construed in accordance with and governed by the laws of Sweden excluding its conflict of law provisions.</w:t>
      </w:r>
    </w:p>
    <w:p w14:paraId="58F05284" w14:textId="77777777" w:rsidR="00707BE2" w:rsidRPr="00707BE2" w:rsidRDefault="00C91D4E" w:rsidP="00707BE2">
      <w:pPr>
        <w:pStyle w:val="Heading3"/>
        <w:suppressLineNumbers/>
        <w:suppressAutoHyphens/>
        <w:jc w:val="both"/>
        <w:rPr>
          <w:rFonts w:eastAsia="SimSun"/>
          <w:bCs w:val="0"/>
          <w:spacing w:val="-3"/>
          <w:sz w:val="20"/>
          <w:szCs w:val="20"/>
          <w:u w:val="none"/>
          <w:lang w:val="en-GB" w:eastAsia="fi-FI"/>
        </w:rPr>
      </w:pPr>
      <w:r>
        <w:rPr>
          <w:rFonts w:eastAsia="SimSun"/>
          <w:bCs w:val="0"/>
          <w:spacing w:val="-3"/>
          <w:sz w:val="20"/>
          <w:szCs w:val="20"/>
          <w:u w:val="none"/>
          <w:lang w:val="en-GB" w:eastAsia="fi-FI"/>
        </w:rPr>
        <w:t xml:space="preserve">The parties shall endeavour to settle their disputes amicably. However, where a conflict cannot be resolved within ten working days by persons at an operative level, a Party may request that negotiations be initiated between persons on executive management level. </w:t>
      </w:r>
      <w:ins w:id="504" w:author="Elinor Pejryd" w:date="2026-01-16T11:24:00Z">
        <w:r>
          <w:rPr>
            <w:rFonts w:eastAsia="SimSun"/>
            <w:bCs w:val="0"/>
            <w:spacing w:val="-3"/>
            <w:sz w:val="20"/>
            <w:szCs w:val="20"/>
            <w:u w:val="none"/>
            <w:lang w:val="en-GB" w:eastAsia="fi-FI"/>
          </w:rPr>
          <w:t xml:space="preserve">Should the attempts to settle the disputes amicable fail, disputes </w:t>
        </w:r>
        <w:bookmarkStart w:id="505" w:name="_Hlk184210895"/>
        <w:r>
          <w:rPr>
            <w:rFonts w:eastAsia="SimSun"/>
            <w:bCs w:val="0"/>
            <w:spacing w:val="-3"/>
            <w:sz w:val="20"/>
            <w:szCs w:val="20"/>
            <w:u w:val="none"/>
            <w:lang w:val="en-GB" w:eastAsia="fi-FI"/>
          </w:rPr>
          <w:t>shall be subject to the exclusive jurisdiction of the competent court in Sweden</w:t>
        </w:r>
        <w:bookmarkEnd w:id="505"/>
        <w:r>
          <w:rPr>
            <w:rFonts w:eastAsia="SimSun"/>
            <w:bCs w:val="0"/>
            <w:spacing w:val="-3"/>
            <w:sz w:val="20"/>
            <w:szCs w:val="20"/>
            <w:u w:val="none"/>
            <w:lang w:val="en-GB" w:eastAsia="fi-FI"/>
          </w:rPr>
          <w:t>.</w:t>
        </w:r>
      </w:ins>
    </w:p>
    <w:p w14:paraId="169A6547" w14:textId="77777777" w:rsidR="009B1D22" w:rsidRPr="00684D9B" w:rsidRDefault="00227FB7" w:rsidP="007B11A2">
      <w:pPr>
        <w:pStyle w:val="Heading1"/>
        <w:suppressLineNumbers/>
        <w:suppressAutoHyphens/>
        <w:jc w:val="both"/>
        <w:rPr>
          <w:sz w:val="24"/>
          <w:szCs w:val="28"/>
          <w:lang w:val="en-GB"/>
        </w:rPr>
      </w:pPr>
      <w:bookmarkStart w:id="506" w:name="_Toc178569247"/>
      <w:bookmarkStart w:id="507" w:name="_Toc494278336"/>
      <w:r>
        <w:rPr>
          <w:sz w:val="24"/>
          <w:szCs w:val="28"/>
          <w:lang w:val="en-GB"/>
        </w:rPr>
        <w:t>Signatures</w:t>
      </w:r>
      <w:bookmarkEnd w:id="506"/>
      <w:bookmarkEnd w:id="507"/>
      <w:r>
        <w:rPr>
          <w:sz w:val="24"/>
          <w:szCs w:val="28"/>
          <w:lang w:val="en-GB"/>
        </w:rPr>
        <w:t xml:space="preserve"> </w:t>
      </w:r>
    </w:p>
    <w:p w14:paraId="3C2C07AB" w14:textId="77777777" w:rsidR="00DF200D" w:rsidRPr="00684D9B" w:rsidRDefault="00DF200D" w:rsidP="007B11A2">
      <w:pPr>
        <w:keepNext/>
        <w:suppressLineNumbers/>
        <w:suppressAutoHyphens/>
        <w:jc w:val="both"/>
        <w:rPr>
          <w:sz w:val="20"/>
          <w:szCs w:val="22"/>
        </w:rPr>
      </w:pPr>
    </w:p>
    <w:p w14:paraId="002F11C7" w14:textId="77777777" w:rsidR="00227FB7" w:rsidRPr="00684D9B" w:rsidRDefault="00227FB7" w:rsidP="007B11A2">
      <w:pPr>
        <w:keepNext/>
        <w:suppressLineNumbers/>
        <w:suppressAutoHyphens/>
        <w:jc w:val="both"/>
        <w:rPr>
          <w:sz w:val="20"/>
          <w:szCs w:val="22"/>
          <w:lang w:val="en-GB"/>
        </w:rPr>
      </w:pPr>
      <w:r>
        <w:rPr>
          <w:sz w:val="20"/>
          <w:szCs w:val="22"/>
          <w:lang w:val="en-GB"/>
        </w:rPr>
        <w:t xml:space="preserve">AS WITNESS: </w:t>
      </w:r>
    </w:p>
    <w:p w14:paraId="28C9ACED" w14:textId="77777777" w:rsidR="00EC181E" w:rsidRPr="00684D9B" w:rsidRDefault="00227FB7" w:rsidP="007B11A2">
      <w:pPr>
        <w:keepNext/>
        <w:suppressLineNumbers/>
        <w:suppressAutoHyphens/>
        <w:jc w:val="both"/>
        <w:rPr>
          <w:sz w:val="20"/>
          <w:szCs w:val="22"/>
          <w:lang w:val="en-GB"/>
        </w:rPr>
      </w:pPr>
      <w:r>
        <w:rPr>
          <w:sz w:val="20"/>
          <w:szCs w:val="22"/>
          <w:lang w:val="en-GB"/>
        </w:rPr>
        <w:t>The Parties have caused this Agreement to be duly signed, using electronic signatures or otherwise, by the undersigned authorised representatives in separate signature pages the day and year first above written.</w:t>
      </w:r>
    </w:p>
    <w:p w14:paraId="5BFBCB53" w14:textId="77777777" w:rsidR="002F36ED" w:rsidRPr="00684D9B" w:rsidRDefault="00EC181E" w:rsidP="007B11A2">
      <w:pPr>
        <w:spacing w:line="276" w:lineRule="auto"/>
        <w:rPr>
          <w:sz w:val="20"/>
          <w:szCs w:val="22"/>
          <w:lang w:val="en-GB"/>
        </w:rPr>
      </w:pPr>
      <w:r>
        <w:rPr>
          <w:sz w:val="20"/>
          <w:szCs w:val="22"/>
          <w:lang w:val="en-GB"/>
        </w:rPr>
        <w:br w:type="page"/>
      </w:r>
    </w:p>
    <w:p w14:paraId="65B42576" w14:textId="77777777" w:rsidR="00EC181E" w:rsidRPr="00C23F3E" w:rsidRDefault="002F36ED" w:rsidP="007B11A2">
      <w:pPr>
        <w:spacing w:line="276" w:lineRule="auto"/>
        <w:rPr>
          <w:b/>
          <w:bCs/>
          <w:sz w:val="20"/>
          <w:szCs w:val="22"/>
          <w:lang w:val="en-US"/>
          <w:rPrChange w:id="508" w:author="Elinor Pejryd" w:date="2026-01-26T14:56:00Z">
            <w:rPr>
              <w:b/>
              <w:bCs/>
              <w:sz w:val="20"/>
              <w:szCs w:val="22"/>
            </w:rPr>
          </w:rPrChange>
        </w:rPr>
      </w:pPr>
      <w:r>
        <w:rPr>
          <w:b/>
          <w:bCs/>
          <w:sz w:val="20"/>
          <w:szCs w:val="22"/>
          <w:lang w:val="en-US"/>
          <w:rPrChange w:id="509" w:author="Elinor Pejryd" w:date="2026-01-26T14:56:00Z">
            <w:rPr>
              <w:b/>
              <w:bCs/>
              <w:sz w:val="20"/>
              <w:szCs w:val="22"/>
            </w:rPr>
          </w:rPrChange>
        </w:rPr>
        <w:lastRenderedPageBreak/>
        <w:t xml:space="preserve">KAROLINSKA </w:t>
      </w:r>
      <w:del w:id="510" w:author="Elinor Pejryd" w:date="2026-01-16T11:20:00Z">
        <w:r>
          <w:rPr>
            <w:b/>
            <w:bCs/>
            <w:sz w:val="20"/>
            <w:szCs w:val="22"/>
            <w:lang w:val="en-US"/>
            <w:rPrChange w:id="511" w:author="Elinor Pejryd" w:date="2026-01-26T14:56:00Z">
              <w:rPr>
                <w:b/>
                <w:bCs/>
                <w:sz w:val="20"/>
                <w:szCs w:val="22"/>
              </w:rPr>
            </w:rPrChange>
          </w:rPr>
          <w:delText>INSTITUTET</w:delText>
        </w:r>
      </w:del>
      <w:ins w:id="512" w:author="Elinor Pejryd" w:date="2026-01-16T11:20:00Z">
        <w:r>
          <w:rPr>
            <w:b/>
            <w:bCs/>
            <w:sz w:val="20"/>
            <w:szCs w:val="22"/>
            <w:lang w:val="en-US"/>
            <w:rPrChange w:id="513" w:author="Elinor Pejryd" w:date="2026-01-26T14:56:00Z">
              <w:rPr>
                <w:b/>
                <w:bCs/>
                <w:sz w:val="20"/>
                <w:szCs w:val="22"/>
              </w:rPr>
            </w:rPrChange>
          </w:rPr>
          <w:t>UNIVERSITY HOSPITAL</w:t>
        </w:r>
      </w:ins>
    </w:p>
    <w:p w14:paraId="4B0E18CD" w14:textId="77777777" w:rsidR="00EC181E" w:rsidRPr="00C23F3E" w:rsidRDefault="00EC181E" w:rsidP="007B11A2">
      <w:pPr>
        <w:spacing w:line="276" w:lineRule="auto"/>
        <w:rPr>
          <w:sz w:val="20"/>
          <w:szCs w:val="22"/>
          <w:lang w:val="en-US"/>
          <w:rPrChange w:id="514" w:author="Elinor Pejryd" w:date="2026-01-26T14:56:00Z">
            <w:rPr>
              <w:sz w:val="20"/>
              <w:szCs w:val="22"/>
            </w:rPr>
          </w:rPrChange>
        </w:rPr>
      </w:pPr>
    </w:p>
    <w:p w14:paraId="76DA50C1" w14:textId="77777777" w:rsidR="00EC181E" w:rsidRPr="00C23F3E" w:rsidRDefault="00EC181E" w:rsidP="007B11A2">
      <w:pPr>
        <w:spacing w:line="276" w:lineRule="auto"/>
        <w:rPr>
          <w:sz w:val="20"/>
          <w:szCs w:val="22"/>
          <w:lang w:val="en-US"/>
          <w:rPrChange w:id="515" w:author="Elinor Pejryd" w:date="2026-01-26T14:56:00Z">
            <w:rPr>
              <w:sz w:val="20"/>
              <w:szCs w:val="22"/>
            </w:rPr>
          </w:rPrChange>
        </w:rPr>
      </w:pPr>
      <w:r>
        <w:rPr>
          <w:sz w:val="20"/>
          <w:szCs w:val="22"/>
          <w:lang w:val="en-US"/>
          <w:rPrChange w:id="516" w:author="Elinor Pejryd" w:date="2026-01-26T14:56:00Z">
            <w:rPr>
              <w:sz w:val="20"/>
              <w:szCs w:val="22"/>
            </w:rPr>
          </w:rPrChange>
        </w:rPr>
        <w:t>Date:</w:t>
      </w:r>
    </w:p>
    <w:p w14:paraId="3058E59D" w14:textId="77777777" w:rsidR="00EC181E" w:rsidRPr="00C23F3E" w:rsidRDefault="00EC181E" w:rsidP="007B11A2">
      <w:pPr>
        <w:spacing w:line="276" w:lineRule="auto"/>
        <w:rPr>
          <w:sz w:val="20"/>
          <w:szCs w:val="22"/>
          <w:lang w:val="en-US"/>
          <w:rPrChange w:id="517" w:author="Elinor Pejryd" w:date="2026-01-26T14:56:00Z">
            <w:rPr>
              <w:sz w:val="20"/>
              <w:szCs w:val="22"/>
            </w:rPr>
          </w:rPrChange>
        </w:rPr>
      </w:pPr>
    </w:p>
    <w:p w14:paraId="5D6D8848" w14:textId="77777777" w:rsidR="00EC181E" w:rsidRPr="00C23F3E" w:rsidRDefault="00EC181E" w:rsidP="007B11A2">
      <w:pPr>
        <w:spacing w:line="276" w:lineRule="auto"/>
        <w:rPr>
          <w:sz w:val="20"/>
          <w:szCs w:val="22"/>
          <w:lang w:val="en-US"/>
          <w:rPrChange w:id="518" w:author="Elinor Pejryd" w:date="2026-01-26T14:56:00Z">
            <w:rPr>
              <w:sz w:val="20"/>
              <w:szCs w:val="22"/>
            </w:rPr>
          </w:rPrChange>
        </w:rPr>
      </w:pPr>
    </w:p>
    <w:p w14:paraId="4E12209A" w14:textId="77777777" w:rsidR="00EC181E" w:rsidRPr="00C23F3E" w:rsidRDefault="00EC181E" w:rsidP="007B11A2">
      <w:pPr>
        <w:spacing w:line="276" w:lineRule="auto"/>
        <w:rPr>
          <w:sz w:val="20"/>
          <w:szCs w:val="22"/>
          <w:lang w:val="en-US"/>
          <w:rPrChange w:id="519" w:author="Elinor Pejryd" w:date="2026-01-26T14:56:00Z">
            <w:rPr>
              <w:sz w:val="20"/>
              <w:szCs w:val="22"/>
            </w:rPr>
          </w:rPrChange>
        </w:rPr>
      </w:pPr>
    </w:p>
    <w:p w14:paraId="287983BF" w14:textId="77777777" w:rsidR="00EC181E" w:rsidRPr="00C23F3E" w:rsidRDefault="00EC181E" w:rsidP="007B11A2">
      <w:pPr>
        <w:spacing w:line="276" w:lineRule="auto"/>
        <w:rPr>
          <w:b/>
          <w:bCs/>
          <w:sz w:val="20"/>
          <w:szCs w:val="22"/>
          <w:lang w:val="en-US"/>
          <w:rPrChange w:id="520" w:author="Elinor Pejryd" w:date="2026-01-26T14:56:00Z">
            <w:rPr>
              <w:b/>
              <w:bCs/>
              <w:sz w:val="20"/>
              <w:szCs w:val="22"/>
            </w:rPr>
          </w:rPrChange>
        </w:rPr>
      </w:pPr>
      <w:r>
        <w:rPr>
          <w:b/>
          <w:bCs/>
          <w:sz w:val="20"/>
          <w:szCs w:val="22"/>
          <w:lang w:val="en-US"/>
          <w:rPrChange w:id="521" w:author="Elinor Pejryd" w:date="2026-01-26T14:56:00Z">
            <w:rPr>
              <w:b/>
              <w:bCs/>
              <w:sz w:val="20"/>
              <w:szCs w:val="22"/>
            </w:rPr>
          </w:rPrChange>
        </w:rPr>
        <w:t>Signature</w:t>
      </w:r>
      <w:r>
        <w:rPr>
          <w:b/>
          <w:bCs/>
          <w:sz w:val="20"/>
          <w:szCs w:val="22"/>
          <w:lang w:val="en-US"/>
          <w:rPrChange w:id="522" w:author="Elinor Pejryd" w:date="2026-01-26T14:56:00Z">
            <w:rPr>
              <w:b/>
              <w:bCs/>
              <w:sz w:val="20"/>
              <w:szCs w:val="22"/>
            </w:rPr>
          </w:rPrChange>
        </w:rPr>
        <w:tab/>
        <w:t>__________________________</w:t>
      </w:r>
    </w:p>
    <w:p w14:paraId="58BFFB05" w14:textId="195CAD4F" w:rsidR="00EC181E" w:rsidRPr="00C23F3E" w:rsidRDefault="00EC181E" w:rsidP="007B11A2">
      <w:pPr>
        <w:spacing w:line="276" w:lineRule="auto"/>
        <w:rPr>
          <w:sz w:val="20"/>
          <w:szCs w:val="22"/>
          <w:lang w:val="en-US"/>
          <w:rPrChange w:id="523" w:author="Elinor Pejryd" w:date="2026-01-26T14:56:00Z">
            <w:rPr>
              <w:sz w:val="20"/>
              <w:szCs w:val="22"/>
            </w:rPr>
          </w:rPrChange>
        </w:rPr>
      </w:pPr>
      <w:r>
        <w:rPr>
          <w:sz w:val="20"/>
          <w:szCs w:val="22"/>
          <w:lang w:val="en-US"/>
          <w:rPrChange w:id="524" w:author="Elinor Pejryd" w:date="2026-01-26T14:56:00Z">
            <w:rPr>
              <w:sz w:val="20"/>
              <w:szCs w:val="22"/>
            </w:rPr>
          </w:rPrChange>
        </w:rPr>
        <w:t>Name</w:t>
      </w:r>
      <w:r>
        <w:rPr>
          <w:sz w:val="20"/>
          <w:szCs w:val="22"/>
          <w:lang w:val="en-US"/>
          <w:rPrChange w:id="525" w:author="Elinor Pejryd" w:date="2026-01-26T14:56:00Z">
            <w:rPr>
              <w:sz w:val="20"/>
              <w:szCs w:val="22"/>
            </w:rPr>
          </w:rPrChange>
        </w:rPr>
        <w:tab/>
      </w:r>
      <w:del w:id="526" w:author="Elinor Pejryd" w:date="2026-01-16T11:20:00Z">
        <w:r>
          <w:rPr>
            <w:sz w:val="20"/>
            <w:szCs w:val="22"/>
            <w:lang w:val="en-US"/>
            <w:rPrChange w:id="527" w:author="Elinor Pejryd" w:date="2026-01-26T14:56:00Z">
              <w:rPr>
                <w:sz w:val="20"/>
                <w:szCs w:val="22"/>
              </w:rPr>
            </w:rPrChange>
          </w:rPr>
          <w:delText>Marie Hasselberg</w:delText>
        </w:r>
      </w:del>
      <w:ins w:id="528" w:author="Martin Gerdin Wärnberg" w:date="2026-02-16T13:40:00Z" w16du:dateUtc="2026-02-16T12:40:00Z">
        <w:r>
          <w:rPr>
            <w:lang w:val="en-GB"/>
            <w:rPrChange w:id="529" w:author="Martin Gerdin Wärnberg" w:date="2026-02-16T13:40:00Z" w16du:dateUtc="2026-02-16T12:40:00Z">
              <w:rPr/>
            </w:rPrChange>
          </w:rPr>
          <w:t xml:space="preserve"> </w:t>
        </w:r>
        <w:r>
          <w:rPr>
            <w:sz w:val="20"/>
            <w:szCs w:val="22"/>
            <w:lang w:val="en-US"/>
          </w:rPr>
          <w:t>David Konrad</w:t>
        </w:r>
      </w:ins>
    </w:p>
    <w:p w14:paraId="5C05596B" w14:textId="2A890E30" w:rsidR="00D66EDB" w:rsidRPr="00684D9B" w:rsidRDefault="00EC181E" w:rsidP="007B11A2">
      <w:pPr>
        <w:spacing w:line="276" w:lineRule="auto"/>
        <w:rPr>
          <w:sz w:val="20"/>
          <w:szCs w:val="22"/>
          <w:lang w:val="en-GB"/>
        </w:rPr>
      </w:pPr>
      <w:r>
        <w:rPr>
          <w:sz w:val="20"/>
          <w:szCs w:val="22"/>
          <w:lang w:val="en-GB"/>
        </w:rPr>
        <w:t xml:space="preserve">Title </w:t>
      </w:r>
      <w:r>
        <w:rPr>
          <w:sz w:val="20"/>
          <w:szCs w:val="22"/>
          <w:lang w:val="en-GB"/>
        </w:rPr>
        <w:tab/>
      </w:r>
      <w:del w:id="530" w:author="Elinor Pejryd" w:date="2026-01-16T11:20:00Z">
        <w:r>
          <w:rPr>
            <w:sz w:val="20"/>
            <w:szCs w:val="22"/>
            <w:lang w:val="en-GB"/>
          </w:rPr>
          <w:delText>Head of Department</w:delText>
        </w:r>
      </w:del>
      <w:ins w:id="531" w:author="Martin Gerdin Wärnberg" w:date="2026-02-16T13:40:00Z" w16du:dateUtc="2026-02-16T12:40:00Z">
        <w:r>
          <w:rPr>
            <w:sz w:val="20"/>
            <w:szCs w:val="22"/>
            <w:lang w:val="en-GB"/>
          </w:rPr>
          <w:t xml:space="preserve">Head of Function Perioperative Medicine and Intensive </w:t>
        </w:r>
      </w:ins>
      <w:ins w:id="532" w:author="Martin Gerdin Wärnberg" w:date="2026-02-16T13:41:00Z" w16du:dateUtc="2026-02-16T12:41:00Z">
        <w:r>
          <w:rPr>
            <w:sz w:val="20"/>
            <w:szCs w:val="22"/>
            <w:lang w:val="en-GB"/>
          </w:rPr>
          <w:t>Care, Karolinska University Hospital</w:t>
        </w:r>
      </w:ins>
    </w:p>
    <w:p w14:paraId="260B0D5B" w14:textId="77777777" w:rsidR="00EC181E" w:rsidRPr="00684D9B" w:rsidRDefault="00EC181E" w:rsidP="007B11A2">
      <w:pPr>
        <w:spacing w:line="276" w:lineRule="auto"/>
        <w:rPr>
          <w:sz w:val="20"/>
          <w:szCs w:val="22"/>
          <w:lang w:val="en-GB"/>
        </w:rPr>
      </w:pPr>
    </w:p>
    <w:p w14:paraId="110C335A" w14:textId="77777777" w:rsidR="00EC181E" w:rsidRPr="00684D9B" w:rsidRDefault="00EC181E" w:rsidP="007B11A2">
      <w:pPr>
        <w:spacing w:line="276" w:lineRule="auto"/>
        <w:rPr>
          <w:sz w:val="20"/>
          <w:szCs w:val="22"/>
          <w:lang w:val="en-GB"/>
        </w:rPr>
      </w:pPr>
    </w:p>
    <w:p w14:paraId="1C1ACEA0" w14:textId="77777777" w:rsidR="00EC181E" w:rsidRPr="00684D9B" w:rsidRDefault="00EC181E" w:rsidP="007B11A2">
      <w:pPr>
        <w:spacing w:line="276" w:lineRule="auto"/>
        <w:rPr>
          <w:sz w:val="20"/>
          <w:szCs w:val="22"/>
          <w:lang w:val="en-GB"/>
        </w:rPr>
      </w:pPr>
      <w:r>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4B759C2D" w14:textId="77777777" w:rsidR="00EC181E" w:rsidRPr="00684D9B" w:rsidRDefault="00EC181E" w:rsidP="007B11A2">
      <w:pPr>
        <w:spacing w:line="276" w:lineRule="auto"/>
        <w:rPr>
          <w:sz w:val="20"/>
          <w:szCs w:val="22"/>
          <w:lang w:val="en-GB"/>
        </w:rPr>
      </w:pPr>
    </w:p>
    <w:p w14:paraId="79F55232" w14:textId="77777777" w:rsidR="00EC181E" w:rsidRPr="00684D9B" w:rsidRDefault="00EC181E"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535F3EED" w14:textId="77777777" w:rsidR="00EC181E" w:rsidRPr="00684D9B" w:rsidRDefault="00EC181E" w:rsidP="007B11A2">
      <w:pPr>
        <w:spacing w:line="276" w:lineRule="auto"/>
        <w:rPr>
          <w:sz w:val="20"/>
          <w:szCs w:val="22"/>
          <w:lang w:val="en-GB"/>
        </w:rPr>
      </w:pPr>
      <w:r>
        <w:rPr>
          <w:sz w:val="20"/>
          <w:szCs w:val="22"/>
          <w:lang w:val="en-GB"/>
        </w:rPr>
        <w:t>Name</w:t>
      </w:r>
      <w:r>
        <w:rPr>
          <w:sz w:val="20"/>
          <w:szCs w:val="22"/>
          <w:lang w:val="en-GB"/>
        </w:rPr>
        <w:tab/>
        <w:t>Martin Gerdin Wärnberg</w:t>
      </w:r>
    </w:p>
    <w:p w14:paraId="07FDE032" w14:textId="45B4EC88" w:rsidR="00EC181E" w:rsidRPr="00684D9B" w:rsidDel="00D66EDB" w:rsidRDefault="00EC181E" w:rsidP="00150BA9">
      <w:pPr>
        <w:spacing w:line="276" w:lineRule="auto"/>
        <w:rPr>
          <w:del w:id="533" w:author="Martin Gerdin Wärnberg" w:date="2026-02-16T13:39:00Z" w16du:dateUtc="2026-02-16T12:39:00Z"/>
          <w:sz w:val="20"/>
          <w:szCs w:val="22"/>
          <w:lang w:val="en-GB"/>
        </w:rPr>
      </w:pPr>
      <w:r>
        <w:rPr>
          <w:sz w:val="20"/>
          <w:szCs w:val="22"/>
          <w:lang w:val="en-GB"/>
        </w:rPr>
        <w:t>Title</w:t>
      </w:r>
      <w:r>
        <w:rPr>
          <w:sz w:val="20"/>
          <w:szCs w:val="22"/>
          <w:lang w:val="en-GB"/>
        </w:rPr>
        <w:tab/>
      </w:r>
      <w:commentRangeStart w:id="534"/>
      <w:del w:id="535" w:author="Martin Gerdin Wärnberg" w:date="2026-02-16T13:39:00Z" w16du:dateUtc="2026-02-16T12:39:00Z">
        <w:r>
          <w:rPr>
            <w:sz w:val="20"/>
            <w:szCs w:val="22"/>
            <w:lang w:val="en-GB"/>
          </w:rPr>
          <w:delText xml:space="preserve">Principal Investigator </w:delText>
        </w:r>
      </w:del>
    </w:p>
    <w:p w14:paraId="41206C9F" w14:textId="0B9BA59D" w:rsidR="00D66EDB" w:rsidRPr="00684D9B" w:rsidRDefault="00EC181E" w:rsidP="00D66EDB">
      <w:pPr>
        <w:spacing w:line="276" w:lineRule="auto"/>
        <w:rPr>
          <w:sz w:val="20"/>
          <w:szCs w:val="22"/>
          <w:lang w:val="en-GB"/>
        </w:rPr>
      </w:pPr>
      <w:del w:id="536" w:author="Martin Gerdin Wärnberg" w:date="2026-02-16T13:39:00Z" w16du:dateUtc="2026-02-16T12:39:00Z">
        <w:r>
          <w:rPr>
            <w:sz w:val="20"/>
            <w:szCs w:val="22"/>
            <w:lang w:val="en-GB"/>
          </w:rPr>
          <w:delText>Department of Global Publich Health</w:delText>
        </w:r>
        <w:commentRangeEnd w:id="534"/>
        <w:r>
          <w:rPr>
            <w:rStyle w:val="CommentReference"/>
            <w:sz w:val="20"/>
            <w:szCs w:val="22"/>
            <w:lang w:val="en-GB"/>
          </w:rPr>
          <w:commentReference w:id="534"/>
        </w:r>
      </w:del>
      <w:ins w:id="537" w:author="Martin Gerdin Wärnberg" w:date="2026-02-16T13:39:00Z" w16du:dateUtc="2026-02-16T12:39:00Z">
        <w:r>
          <w:rPr>
            <w:sz w:val="20"/>
            <w:szCs w:val="22"/>
            <w:lang w:val="en-GB"/>
          </w:rPr>
          <w:t>Specialist physician in anaesthesia and intensive care</w:t>
        </w:r>
      </w:ins>
      <w:ins w:id="538" w:author="Martin Gerdin Wärnberg" w:date="2026-02-16T13:41:00Z" w16du:dateUtc="2026-02-16T12:41:00Z">
        <w:r>
          <w:rPr>
            <w:sz w:val="20"/>
            <w:szCs w:val="22"/>
            <w:lang w:val="en-GB"/>
          </w:rPr>
          <w:t xml:space="preserve">, </w:t>
        </w:r>
      </w:ins>
      <w:ins w:id="539" w:author="Martin Gerdin Wärnberg" w:date="2026-02-16T13:39:00Z" w16du:dateUtc="2026-02-16T12:39:00Z">
        <w:r>
          <w:rPr>
            <w:sz w:val="20"/>
            <w:szCs w:val="22"/>
            <w:lang w:val="en-GB"/>
          </w:rPr>
          <w:t>Karolinska University Hospital, Solna</w:t>
        </w:r>
      </w:ins>
    </w:p>
    <w:p w14:paraId="43C405C7" w14:textId="77777777" w:rsidR="002F36ED" w:rsidRPr="00684D9B" w:rsidRDefault="002F36ED" w:rsidP="007B11A2">
      <w:pPr>
        <w:spacing w:line="276" w:lineRule="auto"/>
        <w:rPr>
          <w:b/>
          <w:bCs/>
          <w:sz w:val="20"/>
          <w:szCs w:val="22"/>
          <w:lang w:val="en-GB"/>
        </w:rPr>
      </w:pPr>
    </w:p>
    <w:p w14:paraId="521E8526" w14:textId="77777777" w:rsidR="002F36ED" w:rsidRPr="00684D9B" w:rsidRDefault="002F36ED" w:rsidP="007B11A2">
      <w:pPr>
        <w:spacing w:line="276" w:lineRule="auto"/>
        <w:rPr>
          <w:b/>
          <w:bCs/>
          <w:sz w:val="20"/>
          <w:szCs w:val="22"/>
          <w:lang w:val="en-GB"/>
        </w:rPr>
      </w:pPr>
    </w:p>
    <w:p w14:paraId="77E6E52F" w14:textId="77777777" w:rsidR="00EC181E" w:rsidRPr="00684D9B" w:rsidRDefault="00146383" w:rsidP="007B11A2">
      <w:pPr>
        <w:spacing w:line="276" w:lineRule="auto"/>
        <w:rPr>
          <w:sz w:val="20"/>
          <w:szCs w:val="22"/>
          <w:lang w:val="en-GB"/>
        </w:rPr>
      </w:pPr>
      <w:r>
        <w:rPr>
          <w:b/>
          <w:bCs/>
          <w:sz w:val="20"/>
          <w:szCs w:val="22"/>
          <w:lang w:val="en-GB"/>
        </w:rPr>
        <w:t>GEORGE INSTITUTE FOR GLOBAL HEALTH (TGI)</w:t>
      </w:r>
    </w:p>
    <w:p w14:paraId="6FF328DE" w14:textId="77777777" w:rsidR="00EC181E" w:rsidRPr="00684D9B" w:rsidRDefault="00EC181E" w:rsidP="007B11A2">
      <w:pPr>
        <w:spacing w:line="276" w:lineRule="auto"/>
        <w:rPr>
          <w:sz w:val="20"/>
          <w:szCs w:val="22"/>
          <w:lang w:val="en-GB"/>
        </w:rPr>
      </w:pPr>
      <w:r>
        <w:rPr>
          <w:sz w:val="20"/>
          <w:szCs w:val="22"/>
          <w:lang w:val="en-GB"/>
        </w:rPr>
        <w:t>Date:</w:t>
      </w:r>
    </w:p>
    <w:p w14:paraId="5E73C2F5" w14:textId="77777777" w:rsidR="00EC181E" w:rsidRPr="00684D9B" w:rsidRDefault="00EC181E" w:rsidP="007B11A2">
      <w:pPr>
        <w:spacing w:line="276" w:lineRule="auto"/>
        <w:rPr>
          <w:sz w:val="20"/>
          <w:szCs w:val="22"/>
          <w:lang w:val="en-GB"/>
        </w:rPr>
      </w:pPr>
    </w:p>
    <w:p w14:paraId="1A0B2A04" w14:textId="77777777" w:rsidR="00EC181E" w:rsidRPr="00684D9B" w:rsidRDefault="00EC181E" w:rsidP="007B11A2">
      <w:pPr>
        <w:spacing w:line="276" w:lineRule="auto"/>
        <w:rPr>
          <w:sz w:val="20"/>
          <w:szCs w:val="22"/>
          <w:lang w:val="en-GB"/>
        </w:rPr>
      </w:pPr>
    </w:p>
    <w:p w14:paraId="39579C57" w14:textId="77777777" w:rsidR="00EC181E" w:rsidRPr="00684D9B" w:rsidRDefault="00EC181E"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71159AFB" w14:textId="6685DFED" w:rsidR="00EC181E" w:rsidRPr="00684D9B" w:rsidRDefault="00EC181E" w:rsidP="007B11A2">
      <w:pPr>
        <w:spacing w:line="276" w:lineRule="auto"/>
        <w:rPr>
          <w:sz w:val="20"/>
          <w:szCs w:val="22"/>
          <w:lang w:val="en-GB"/>
        </w:rPr>
      </w:pPr>
      <w:r>
        <w:rPr>
          <w:sz w:val="20"/>
          <w:szCs w:val="22"/>
          <w:lang w:val="en-GB"/>
        </w:rPr>
        <w:t>Name</w:t>
      </w:r>
      <w:r>
        <w:rPr>
          <w:sz w:val="20"/>
          <w:szCs w:val="22"/>
          <w:lang w:val="en-GB"/>
        </w:rPr>
        <w:tab/>
      </w:r>
      <w:ins w:id="540" w:author="Sunaina Khatri" w:date="2026-08-31T15:17:00Z" w16du:dateUtc="2026-08-31T09:47:00Z">
        <w:r w:rsidR="003E0ABF">
          <w:rPr>
            <w:sz w:val="20"/>
            <w:szCs w:val="22"/>
            <w:lang w:val="en-GB"/>
          </w:rPr>
          <w:t xml:space="preserve">Vaibhav Chauhan </w:t>
        </w:r>
      </w:ins>
    </w:p>
    <w:p w14:paraId="64E7862B" w14:textId="1D09AD5B" w:rsidR="002F36ED" w:rsidRPr="00684D9B" w:rsidRDefault="00EC181E" w:rsidP="007B11A2">
      <w:pPr>
        <w:spacing w:line="276" w:lineRule="auto"/>
        <w:rPr>
          <w:sz w:val="20"/>
          <w:szCs w:val="22"/>
          <w:lang w:val="en-GB"/>
        </w:rPr>
      </w:pPr>
      <w:r>
        <w:rPr>
          <w:sz w:val="20"/>
          <w:szCs w:val="22"/>
          <w:lang w:val="en-GB"/>
        </w:rPr>
        <w:t>Title</w:t>
      </w:r>
      <w:ins w:id="541" w:author="Sunaina Khatri" w:date="2026-08-31T15:18:00Z" w16du:dateUtc="2026-08-31T09:48:00Z">
        <w:r w:rsidR="003E0ABF">
          <w:rPr>
            <w:sz w:val="20"/>
            <w:szCs w:val="22"/>
            <w:lang w:val="en-GB"/>
          </w:rPr>
          <w:tab/>
          <w:t xml:space="preserve">Director – Finance &amp; Admin </w:t>
        </w:r>
      </w:ins>
    </w:p>
    <w:p w14:paraId="21130A8C" w14:textId="77777777" w:rsidR="002F36ED" w:rsidRPr="00684D9B" w:rsidRDefault="002F36ED" w:rsidP="007B11A2">
      <w:pPr>
        <w:spacing w:line="276" w:lineRule="auto"/>
        <w:rPr>
          <w:sz w:val="20"/>
          <w:szCs w:val="22"/>
          <w:lang w:val="en-GB"/>
        </w:rPr>
      </w:pPr>
    </w:p>
    <w:p w14:paraId="7288580D" w14:textId="77777777" w:rsidR="00531C0A" w:rsidRPr="00684D9B" w:rsidRDefault="00531C0A"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73A6D797" w14:textId="579F7D46" w:rsidR="00531C0A" w:rsidRPr="00684D9B" w:rsidRDefault="00531C0A" w:rsidP="007B11A2">
      <w:pPr>
        <w:spacing w:line="276" w:lineRule="auto"/>
        <w:rPr>
          <w:sz w:val="20"/>
          <w:szCs w:val="22"/>
          <w:lang w:val="en-GB"/>
        </w:rPr>
      </w:pPr>
      <w:r>
        <w:rPr>
          <w:sz w:val="20"/>
          <w:szCs w:val="22"/>
          <w:lang w:val="en-GB"/>
        </w:rPr>
        <w:t>Name</w:t>
      </w:r>
      <w:r>
        <w:rPr>
          <w:sz w:val="20"/>
          <w:szCs w:val="22"/>
          <w:lang w:val="en-GB"/>
        </w:rPr>
        <w:tab/>
      </w:r>
      <w:ins w:id="542" w:author="Sunaina Khatri" w:date="2026-08-31T15:18:00Z" w16du:dateUtc="2026-08-31T09:48:00Z">
        <w:del w:id="543" w:author="Abhinav Bassi" w:date="2026-10-05T14:35:00Z" w16du:dateUtc="2026-10-05T09:05:00Z">
          <w:r w:rsidR="003E0ABF" w:rsidDel="002478F1">
            <w:rPr>
              <w:sz w:val="20"/>
              <w:szCs w:val="22"/>
              <w:lang w:val="en-GB"/>
            </w:rPr>
            <w:delText xml:space="preserve">Vivekanand Jha </w:delText>
          </w:r>
        </w:del>
      </w:ins>
      <w:ins w:id="544" w:author="Abhinav Bassi" w:date="2026-10-05T14:35:00Z">
        <w:r w:rsidR="002478F1" w:rsidRPr="002478F1">
          <w:rPr>
            <w:sz w:val="20"/>
            <w:szCs w:val="22"/>
          </w:rPr>
          <w:t>Nobhojit Roy</w:t>
        </w:r>
      </w:ins>
    </w:p>
    <w:p w14:paraId="62A9B935" w14:textId="64966CFE" w:rsidR="00531C0A" w:rsidRPr="00684D9B" w:rsidRDefault="00531C0A" w:rsidP="007B11A2">
      <w:pPr>
        <w:spacing w:line="276" w:lineRule="auto"/>
        <w:rPr>
          <w:sz w:val="20"/>
          <w:szCs w:val="22"/>
          <w:lang w:val="en-GB"/>
        </w:rPr>
      </w:pPr>
      <w:r>
        <w:rPr>
          <w:sz w:val="20"/>
          <w:szCs w:val="22"/>
          <w:lang w:val="en-GB"/>
        </w:rPr>
        <w:t>Title</w:t>
      </w:r>
      <w:ins w:id="545" w:author="Sunaina Khatri" w:date="2026-08-31T15:18:00Z" w16du:dateUtc="2026-08-31T09:48:00Z">
        <w:r w:rsidR="003E0ABF">
          <w:rPr>
            <w:sz w:val="20"/>
            <w:szCs w:val="22"/>
            <w:lang w:val="en-GB"/>
          </w:rPr>
          <w:tab/>
          <w:t xml:space="preserve">Executive Director </w:t>
        </w:r>
      </w:ins>
    </w:p>
    <w:p w14:paraId="2433221D" w14:textId="77777777" w:rsidR="002F36ED" w:rsidRPr="00684D9B" w:rsidRDefault="002F36ED" w:rsidP="007B11A2">
      <w:pPr>
        <w:spacing w:line="276" w:lineRule="auto"/>
        <w:rPr>
          <w:b/>
          <w:bCs/>
          <w:sz w:val="20"/>
          <w:szCs w:val="22"/>
          <w:lang w:val="en-GB"/>
        </w:rPr>
      </w:pPr>
    </w:p>
    <w:p w14:paraId="58B06FAD" w14:textId="77777777" w:rsidR="00EC181E" w:rsidRPr="00684D9B" w:rsidRDefault="00EC181E" w:rsidP="007B11A2">
      <w:pPr>
        <w:spacing w:line="276" w:lineRule="auto"/>
        <w:rPr>
          <w:sz w:val="20"/>
          <w:szCs w:val="22"/>
          <w:lang w:val="en-GB"/>
        </w:rPr>
      </w:pPr>
    </w:p>
    <w:p w14:paraId="03B92215" w14:textId="77777777" w:rsidR="00EC181E" w:rsidRPr="00684D9B" w:rsidRDefault="00EC181E"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GB"/>
        </w:rPr>
        <w:br w:type="page"/>
      </w:r>
      <w:r>
        <w:rPr>
          <w:rFonts w:ascii="Times New Roman" w:hAnsi="Times New Roman"/>
          <w:b/>
          <w:bCs/>
          <w:caps/>
          <w:noProof/>
          <w:sz w:val="18"/>
          <w:szCs w:val="18"/>
          <w:lang w:val="en-US"/>
        </w:rPr>
        <w:lastRenderedPageBreak/>
        <w:t>SCHEDULE 1: PROJECT PLAN</w:t>
      </w:r>
    </w:p>
    <w:p w14:paraId="705D381F" w14:textId="77777777" w:rsidR="002C62E9" w:rsidRDefault="00BB3C8F"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t>The protocol will be inserted here in the final pdf (&gt; 100 pages)</w:t>
      </w:r>
    </w:p>
    <w:p w14:paraId="433EFBD1" w14:textId="77777777" w:rsidR="00EC181E" w:rsidRPr="00684D9B" w:rsidRDefault="00423A6E"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br w:type="page"/>
      </w:r>
      <w:r>
        <w:rPr>
          <w:rFonts w:ascii="Times New Roman" w:hAnsi="Times New Roman"/>
          <w:b/>
          <w:bCs/>
          <w:caps/>
          <w:noProof/>
          <w:sz w:val="18"/>
          <w:szCs w:val="18"/>
          <w:lang w:val="en-US"/>
        </w:rPr>
        <w:lastRenderedPageBreak/>
        <w:t>SCHEDULE 2: RESEARCH GRANT</w:t>
      </w:r>
    </w:p>
    <w:p w14:paraId="624F52D2" w14:textId="77777777" w:rsidR="00EC181E" w:rsidRPr="00684D9B" w:rsidRDefault="00EC181E" w:rsidP="007B11A2">
      <w:pPr>
        <w:spacing w:line="276" w:lineRule="auto"/>
        <w:rPr>
          <w:rFonts w:cs="Arial"/>
          <w:sz w:val="20"/>
          <w:szCs w:val="20"/>
          <w:lang w:val="en-US"/>
        </w:rPr>
      </w:pPr>
      <w:r>
        <w:rPr>
          <w:rFonts w:cs="Arial"/>
          <w:sz w:val="20"/>
          <w:szCs w:val="20"/>
          <w:lang w:val="en-US"/>
        </w:rPr>
        <w:t>Decision of the</w:t>
      </w:r>
      <w:del w:id="546" w:author="Martin Gerdin Wärnberg" w:date="2026-01-19T11:22:00Z">
        <w:r>
          <w:rPr>
            <w:rFonts w:cs="Arial"/>
            <w:sz w:val="20"/>
            <w:szCs w:val="20"/>
            <w:lang w:val="en-US"/>
          </w:rPr>
          <w:delText xml:space="preserve"> </w:delText>
        </w:r>
      </w:del>
      <w:ins w:id="547" w:author="Elinor Pejryd" w:date="2026-01-16T11:21:00Z">
        <w:del w:id="548" w:author="Martin Gerdin Wärnberg" w:date="2026-01-19T11:22:00Z">
          <w:r>
            <w:rPr>
              <w:rFonts w:cs="Arial"/>
              <w:sz w:val="20"/>
              <w:szCs w:val="20"/>
              <w:lang w:val="en-US"/>
            </w:rPr>
            <w:delText>[</w:delText>
          </w:r>
          <w:r>
            <w:rPr>
              <w:rFonts w:cs="Arial"/>
              <w:sz w:val="20"/>
              <w:szCs w:val="20"/>
              <w:highlight w:val="yellow"/>
              <w:lang w:val="en-US"/>
            </w:rPr>
            <w:delText>ange finansiär</w:delText>
          </w:r>
          <w:r>
            <w:rPr>
              <w:rFonts w:cs="Arial"/>
              <w:sz w:val="20"/>
              <w:szCs w:val="20"/>
              <w:lang w:val="en-US"/>
            </w:rPr>
            <w:delText>]</w:delText>
          </w:r>
        </w:del>
      </w:ins>
      <w:ins w:id="549" w:author="Martin Gerdin Wärnberg" w:date="2026-01-19T11:22:00Z">
        <w:r>
          <w:rPr>
            <w:rFonts w:cs="Arial"/>
            <w:sz w:val="20"/>
            <w:szCs w:val="20"/>
            <w:lang w:val="en-US"/>
          </w:rPr>
          <w:t xml:space="preserve"> Region Stockholm (ALF project) </w:t>
        </w:r>
      </w:ins>
      <w:del w:id="550" w:author="Elinor Pejryd" w:date="2026-01-16T11:21:00Z">
        <w:r>
          <w:rPr>
            <w:rFonts w:cs="Arial"/>
            <w:sz w:val="20"/>
            <w:szCs w:val="20"/>
            <w:lang w:val="en-US"/>
          </w:rPr>
          <w:delText xml:space="preserve">Swedish Research Council </w:delText>
        </w:r>
      </w:del>
      <w:r>
        <w:rPr>
          <w:rFonts w:cs="Arial"/>
          <w:sz w:val="20"/>
          <w:szCs w:val="20"/>
          <w:lang w:val="en-US"/>
        </w:rPr>
        <w:t>and the applicable General Terms and Conditions for Research Grants applicable to the Project.</w:t>
      </w:r>
    </w:p>
    <w:p w14:paraId="18293096" w14:textId="77777777" w:rsidR="00291EC5" w:rsidRDefault="00291EC5" w:rsidP="007B11A2">
      <w:pPr>
        <w:spacing w:line="276" w:lineRule="auto"/>
        <w:jc w:val="both"/>
        <w:rPr>
          <w:rFonts w:cs="Arial"/>
          <w:sz w:val="20"/>
          <w:szCs w:val="20"/>
          <w:lang w:val="en-US"/>
        </w:rPr>
      </w:pPr>
      <w:bookmarkStart w:id="551" w:name="Definitions"/>
      <w:bookmarkStart w:id="552" w:name="1._About_the_Swedish_Research_Council’s_"/>
      <w:bookmarkStart w:id="553" w:name="1.1_Approval_of_terms_and_conditions"/>
      <w:bookmarkStart w:id="554" w:name="1.2_Responsibility_to_comply_with_terms_"/>
      <w:bookmarkStart w:id="555" w:name="1.3_Period_of_validity_of_terms_and_cond"/>
      <w:bookmarkStart w:id="556" w:name="2._Implementation"/>
      <w:bookmarkStart w:id="557" w:name="2.1_Implementation_according_to_the_deci"/>
      <w:bookmarkStart w:id="558" w:name="2.2_Implementation_according_to_legislat"/>
      <w:bookmarkStart w:id="559" w:name="2.3_Implementation_according_to_the_appl"/>
      <w:bookmarkStart w:id="560" w:name="2.4_Scientific_responsibility"/>
      <w:bookmarkStart w:id="561" w:name="2.5_Organisational_responsibility"/>
      <w:bookmarkStart w:id="562" w:name="2.7_Employment_relationship"/>
      <w:bookmarkStart w:id="563" w:name="2.8_Equipment"/>
      <w:bookmarkStart w:id="564" w:name="2.9_Changed_preconditions_for_implementa"/>
      <w:bookmarkStart w:id="565" w:name="2.10_Changing_administrating_organisatio"/>
      <w:bookmarkStart w:id="566" w:name="2.11_Changing_project_leaders"/>
      <w:bookmarkStart w:id="567" w:name="2.12_Other_funding"/>
      <w:bookmarkStart w:id="568" w:name="3._Publication_and_dissemination_of_resu"/>
      <w:bookmarkStart w:id="569" w:name="3.1_Publication_of_results"/>
      <w:bookmarkStart w:id="570" w:name="3.2_Information_about_the_Swedish_Resear"/>
      <w:bookmarkStart w:id="571" w:name="3.3_The_Swedish_Research_Council’s_right"/>
      <w:bookmarkStart w:id="572" w:name="4._Payment_and_use_of_the_funding"/>
      <w:bookmarkStart w:id="573" w:name="4.1_Payment_and_availability_period"/>
      <w:bookmarkStart w:id="574" w:name="4.2_Use_of_the_funding"/>
      <w:bookmarkStart w:id="575" w:name="5._Financial_reporting"/>
      <w:bookmarkStart w:id="576" w:name="5.1_Annual_financial_report"/>
      <w:bookmarkStart w:id="577" w:name="5.2_Final_financial_report"/>
      <w:bookmarkStart w:id="578" w:name="The_Swedish_Research_Council_does_not_ac"/>
      <w:bookmarkStart w:id="579" w:name="5.3_Final_financial_report_if_funding_is"/>
      <w:bookmarkStart w:id="580" w:name="5.4_Final_financial_report_after_changin"/>
      <w:bookmarkStart w:id="581" w:name="5.5_Repayment_of_unused_funding"/>
      <w:bookmarkStart w:id="582" w:name="6._Follow-up_and_audit"/>
      <w:bookmarkStart w:id="583" w:name="6.1_Providing_information_for_follow-up,"/>
      <w:bookmarkStart w:id="584" w:name="6.2_Audit"/>
      <w:bookmarkStart w:id="585" w:name="7._Actions_if_terms_and_conditions_are_n"/>
      <w:bookmarkStart w:id="586" w:name="7.1_Demand_to_comply_with_terms_and_cond"/>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7F39AC5A" w14:textId="77777777" w:rsidR="00CD7AEE" w:rsidRPr="00C23F3E" w:rsidRDefault="00CD7AEE" w:rsidP="00CD7AEE">
      <w:pPr>
        <w:spacing w:line="276" w:lineRule="auto"/>
        <w:jc w:val="both"/>
        <w:rPr>
          <w:ins w:id="587" w:author="Martin Gerdin Wärnberg" w:date="2026-01-19T11:24:00Z"/>
          <w:rFonts w:cs="Arial"/>
          <w:b/>
          <w:sz w:val="20"/>
          <w:szCs w:val="20"/>
          <w:lang w:val="en-US"/>
          <w:rPrChange w:id="588" w:author="Elinor Pejryd" w:date="2026-01-26T14:56:00Z">
            <w:rPr>
              <w:ins w:id="589" w:author="Martin Gerdin Wärnberg" w:date="2026-01-19T11:24:00Z"/>
              <w:rFonts w:cs="Arial"/>
              <w:sz w:val="20"/>
              <w:szCs w:val="20"/>
            </w:rPr>
          </w:rPrChange>
        </w:rPr>
      </w:pPr>
      <w:ins w:id="590" w:author="Martin Gerdin Wärnberg" w:date="2026-01-19T11:24:00Z">
        <w:r>
          <w:rPr>
            <w:rFonts w:cs="Arial"/>
            <w:b/>
            <w:sz w:val="20"/>
            <w:szCs w:val="20"/>
            <w:lang w:val="en-US"/>
            <w:rPrChange w:id="591" w:author="Elinor Pejryd" w:date="2026-01-26T14:56:00Z">
              <w:rPr>
                <w:rFonts w:cs="Arial"/>
                <w:sz w:val="20"/>
                <w:szCs w:val="20"/>
              </w:rPr>
            </w:rPrChange>
          </w:rPr>
          <w:t>Conditions</w:t>
        </w:r>
      </w:ins>
    </w:p>
    <w:p w14:paraId="6295EBEF" w14:textId="77777777" w:rsidR="00CD7AEE" w:rsidRPr="00C23F3E" w:rsidRDefault="00CD7AEE" w:rsidP="00CD7AEE">
      <w:pPr>
        <w:spacing w:line="276" w:lineRule="auto"/>
        <w:jc w:val="both"/>
        <w:rPr>
          <w:ins w:id="592" w:author="Martin Gerdin Wärnberg" w:date="2026-01-19T11:24:00Z"/>
          <w:rFonts w:cs="Arial"/>
          <w:sz w:val="20"/>
          <w:szCs w:val="20"/>
          <w:lang w:val="en-US"/>
          <w:rPrChange w:id="593" w:author="Elinor Pejryd" w:date="2026-01-26T14:56:00Z">
            <w:rPr>
              <w:ins w:id="594" w:author="Martin Gerdin Wärnberg" w:date="2026-01-19T11:24:00Z"/>
              <w:rFonts w:cs="Arial"/>
              <w:sz w:val="20"/>
              <w:szCs w:val="20"/>
            </w:rPr>
          </w:rPrChange>
        </w:rPr>
      </w:pPr>
      <w:ins w:id="595" w:author="Martin Gerdin Wärnberg" w:date="2026-01-19T11:24:00Z">
        <w:r>
          <w:rPr>
            <w:rFonts w:cs="Arial"/>
            <w:sz w:val="20"/>
            <w:szCs w:val="20"/>
            <w:lang w:val="en-US"/>
            <w:rPrChange w:id="596" w:author="Elinor Pejryd" w:date="2026-01-26T14:56:00Z">
              <w:rPr>
                <w:rFonts w:cs="Arial"/>
                <w:sz w:val="20"/>
                <w:szCs w:val="20"/>
              </w:rPr>
            </w:rPrChange>
          </w:rPr>
          <w:t>Funds granted shall be used in accordance with the following distribution:</w:t>
        </w:r>
      </w:ins>
    </w:p>
    <w:p w14:paraId="2C8917C0" w14:textId="77777777" w:rsidR="00CD7AEE" w:rsidRPr="00C23F3E" w:rsidRDefault="00CD7AEE">
      <w:pPr>
        <w:numPr>
          <w:ilvl w:val="0"/>
          <w:numId w:val="65"/>
        </w:numPr>
        <w:spacing w:line="276" w:lineRule="auto"/>
        <w:jc w:val="both"/>
        <w:rPr>
          <w:ins w:id="597" w:author="Martin Gerdin Wärnberg" w:date="2026-01-19T11:24:00Z"/>
          <w:rFonts w:cs="Arial"/>
          <w:sz w:val="20"/>
          <w:szCs w:val="20"/>
          <w:lang w:val="en-US"/>
          <w:rPrChange w:id="598" w:author="Elinor Pejryd" w:date="2026-01-26T14:56:00Z">
            <w:rPr>
              <w:ins w:id="599" w:author="Martin Gerdin Wärnberg" w:date="2026-01-19T11:24:00Z"/>
              <w:rFonts w:cs="Arial"/>
              <w:sz w:val="20"/>
              <w:szCs w:val="20"/>
            </w:rPr>
          </w:rPrChange>
        </w:rPr>
        <w:pPrChange w:id="600" w:author="Martin Gerdin Wärnberg" w:date="2026-01-19T11:24:00Z">
          <w:pPr>
            <w:spacing w:line="276" w:lineRule="auto"/>
            <w:jc w:val="both"/>
          </w:pPr>
        </w:pPrChange>
      </w:pPr>
      <w:ins w:id="601" w:author="Martin Gerdin Wärnberg" w:date="2026-01-19T11:24:00Z">
        <w:r>
          <w:rPr>
            <w:rFonts w:cs="Arial"/>
            <w:sz w:val="20"/>
            <w:szCs w:val="20"/>
            <w:lang w:val="en-US"/>
            <w:rPrChange w:id="602" w:author="Elinor Pejryd" w:date="2026-01-26T14:56:00Z">
              <w:rPr>
                <w:rFonts w:cs="Arial"/>
                <w:sz w:val="20"/>
                <w:szCs w:val="20"/>
              </w:rPr>
            </w:rPrChange>
          </w:rPr>
          <w:t>The majority of the funds used, at least 51 per cent, shall be used for salaries for employees within Region Stockholm or at healthcare units under other management that provide healthcare for Region Stockholm in accordance with healthcare agreements and are located in Stockholm County</w:t>
        </w:r>
      </w:ins>
    </w:p>
    <w:p w14:paraId="2260F81E" w14:textId="77777777" w:rsidR="00CD7AEE" w:rsidRPr="00C23F3E" w:rsidRDefault="00CD7AEE">
      <w:pPr>
        <w:numPr>
          <w:ilvl w:val="0"/>
          <w:numId w:val="65"/>
        </w:numPr>
        <w:spacing w:line="276" w:lineRule="auto"/>
        <w:jc w:val="both"/>
        <w:rPr>
          <w:ins w:id="603" w:author="Martin Gerdin Wärnberg" w:date="2026-01-19T11:24:00Z"/>
          <w:rFonts w:cs="Arial"/>
          <w:sz w:val="20"/>
          <w:szCs w:val="20"/>
          <w:lang w:val="en-US"/>
          <w:rPrChange w:id="604" w:author="Elinor Pejryd" w:date="2026-01-26T14:56:00Z">
            <w:rPr>
              <w:ins w:id="605" w:author="Martin Gerdin Wärnberg" w:date="2026-01-19T11:24:00Z"/>
              <w:rFonts w:cs="Arial"/>
              <w:sz w:val="20"/>
              <w:szCs w:val="20"/>
            </w:rPr>
          </w:rPrChange>
        </w:rPr>
        <w:pPrChange w:id="606" w:author="Martin Gerdin Wärnberg" w:date="2026-01-19T11:24:00Z">
          <w:pPr>
            <w:spacing w:line="276" w:lineRule="auto"/>
            <w:jc w:val="both"/>
          </w:pPr>
        </w:pPrChange>
      </w:pPr>
      <w:ins w:id="607" w:author="Martin Gerdin Wärnberg" w:date="2026-01-19T11:24:00Z">
        <w:r>
          <w:rPr>
            <w:rFonts w:cs="Arial"/>
            <w:sz w:val="20"/>
            <w:szCs w:val="20"/>
            <w:lang w:val="en-US"/>
            <w:rPrChange w:id="608" w:author="Elinor Pejryd" w:date="2026-01-26T14:56:00Z">
              <w:rPr>
                <w:rFonts w:cs="Arial"/>
                <w:sz w:val="20"/>
                <w:szCs w:val="20"/>
              </w:rPr>
            </w:rPrChange>
          </w:rPr>
          <w:t>Salaries for other staff and services</w:t>
        </w:r>
      </w:ins>
    </w:p>
    <w:p w14:paraId="7D1B68CB" w14:textId="77777777" w:rsidR="00CD7AEE" w:rsidRDefault="00CD7AEE">
      <w:pPr>
        <w:numPr>
          <w:ilvl w:val="0"/>
          <w:numId w:val="65"/>
        </w:numPr>
        <w:spacing w:line="276" w:lineRule="auto"/>
        <w:jc w:val="both"/>
        <w:rPr>
          <w:ins w:id="609" w:author="Martin Gerdin Wärnberg" w:date="2026-01-19T11:24:00Z"/>
          <w:rFonts w:cs="Arial"/>
          <w:sz w:val="20"/>
          <w:szCs w:val="20"/>
        </w:rPr>
        <w:pPrChange w:id="610" w:author="Martin Gerdin Wärnberg" w:date="2026-01-19T11:24:00Z">
          <w:pPr>
            <w:spacing w:line="276" w:lineRule="auto"/>
            <w:jc w:val="both"/>
          </w:pPr>
        </w:pPrChange>
      </w:pPr>
      <w:ins w:id="611" w:author="Martin Gerdin Wärnberg" w:date="2026-01-19T11:24:00Z">
        <w:r>
          <w:rPr>
            <w:rFonts w:cs="Arial"/>
            <w:sz w:val="20"/>
            <w:szCs w:val="20"/>
          </w:rPr>
          <w:t>Other</w:t>
        </w:r>
      </w:ins>
    </w:p>
    <w:p w14:paraId="1F90220B" w14:textId="77777777" w:rsidR="00CD7AEE" w:rsidRPr="00CD7AEE" w:rsidRDefault="00CD7AEE" w:rsidP="00C23F3E">
      <w:pPr>
        <w:spacing w:line="276" w:lineRule="auto"/>
        <w:jc w:val="both"/>
        <w:rPr>
          <w:ins w:id="612" w:author="Martin Gerdin Wärnberg" w:date="2026-01-19T11:24:00Z"/>
          <w:rFonts w:cs="Arial"/>
          <w:sz w:val="20"/>
          <w:szCs w:val="20"/>
        </w:rPr>
      </w:pPr>
    </w:p>
    <w:p w14:paraId="7776C1DB" w14:textId="77777777" w:rsidR="00CD7AEE" w:rsidRPr="00C23F3E" w:rsidRDefault="00CD7AEE" w:rsidP="00CD7AEE">
      <w:pPr>
        <w:spacing w:line="276" w:lineRule="auto"/>
        <w:jc w:val="both"/>
        <w:rPr>
          <w:ins w:id="613" w:author="Martin Gerdin Wärnberg" w:date="2026-01-19T11:24:00Z"/>
          <w:rFonts w:cs="Arial"/>
          <w:sz w:val="20"/>
          <w:szCs w:val="20"/>
          <w:lang w:val="en-US"/>
          <w:rPrChange w:id="614" w:author="Elinor Pejryd" w:date="2026-01-26T14:56:00Z">
            <w:rPr>
              <w:ins w:id="615" w:author="Martin Gerdin Wärnberg" w:date="2026-01-19T11:24:00Z"/>
              <w:rFonts w:cs="Arial"/>
              <w:sz w:val="20"/>
              <w:szCs w:val="20"/>
            </w:rPr>
          </w:rPrChange>
        </w:rPr>
      </w:pPr>
      <w:ins w:id="616" w:author="Martin Gerdin Wärnberg" w:date="2026-01-19T11:24:00Z">
        <w:r>
          <w:rPr>
            <w:rFonts w:cs="Arial"/>
            <w:sz w:val="20"/>
            <w:szCs w:val="20"/>
            <w:lang w:val="en-US"/>
            <w:rPrChange w:id="617" w:author="Elinor Pejryd" w:date="2026-01-26T14:56:00Z">
              <w:rPr>
                <w:rFonts w:cs="Arial"/>
                <w:sz w:val="20"/>
                <w:szCs w:val="20"/>
              </w:rPr>
            </w:rPrChange>
          </w:rPr>
          <w:t>Overhead costs may not exceed 5 per cent of the project funds.</w:t>
        </w:r>
      </w:ins>
    </w:p>
    <w:p w14:paraId="21F7E1CD" w14:textId="77777777" w:rsidR="00CD7AEE" w:rsidRPr="00C23F3E" w:rsidRDefault="00CD7AEE" w:rsidP="00CD7AEE">
      <w:pPr>
        <w:spacing w:line="276" w:lineRule="auto"/>
        <w:jc w:val="both"/>
        <w:rPr>
          <w:ins w:id="618" w:author="Martin Gerdin Wärnberg" w:date="2026-01-19T11:24:00Z"/>
          <w:rFonts w:cs="Arial"/>
          <w:sz w:val="20"/>
          <w:szCs w:val="20"/>
          <w:lang w:val="en-US"/>
          <w:rPrChange w:id="619" w:author="Elinor Pejryd" w:date="2026-01-26T14:56:00Z">
            <w:rPr>
              <w:ins w:id="620" w:author="Martin Gerdin Wärnberg" w:date="2026-01-19T11:24:00Z"/>
              <w:rFonts w:cs="Arial"/>
              <w:sz w:val="20"/>
              <w:szCs w:val="20"/>
            </w:rPr>
          </w:rPrChange>
        </w:rPr>
      </w:pPr>
    </w:p>
    <w:p w14:paraId="3D9E3709" w14:textId="77777777" w:rsidR="00CD7AEE" w:rsidRPr="00C23F3E" w:rsidRDefault="00CD7AEE" w:rsidP="00CD7AEE">
      <w:pPr>
        <w:spacing w:line="276" w:lineRule="auto"/>
        <w:jc w:val="both"/>
        <w:rPr>
          <w:ins w:id="621" w:author="Martin Gerdin Wärnberg" w:date="2026-01-19T11:24:00Z"/>
          <w:rFonts w:cs="Arial"/>
          <w:sz w:val="20"/>
          <w:szCs w:val="20"/>
          <w:lang w:val="en-US"/>
          <w:rPrChange w:id="622" w:author="Elinor Pejryd" w:date="2026-01-26T14:56:00Z">
            <w:rPr>
              <w:ins w:id="623" w:author="Martin Gerdin Wärnberg" w:date="2026-01-19T11:24:00Z"/>
              <w:rFonts w:cs="Arial"/>
              <w:sz w:val="20"/>
              <w:szCs w:val="20"/>
            </w:rPr>
          </w:rPrChange>
        </w:rPr>
      </w:pPr>
      <w:ins w:id="624" w:author="Martin Gerdin Wärnberg" w:date="2026-01-19T11:24:00Z">
        <w:r>
          <w:rPr>
            <w:rFonts w:cs="Arial"/>
            <w:sz w:val="20"/>
            <w:szCs w:val="20"/>
            <w:lang w:val="en-US"/>
            <w:rPrChange w:id="625" w:author="Elinor Pejryd" w:date="2026-01-26T14:56:00Z">
              <w:rPr>
                <w:rFonts w:cs="Arial"/>
                <w:sz w:val="20"/>
                <w:szCs w:val="20"/>
              </w:rPr>
            </w:rPrChange>
          </w:rPr>
          <w:t>The above terms and conditions must be taken into account when reporting/invoicing. If the report deviates from the terms and conditions, the funds granted cannot be paid out.</w:t>
        </w:r>
      </w:ins>
    </w:p>
    <w:p w14:paraId="79B22BA2" w14:textId="77777777" w:rsidR="00CD7AEE" w:rsidRPr="00C23F3E" w:rsidRDefault="00CD7AEE" w:rsidP="00CD7AEE">
      <w:pPr>
        <w:spacing w:line="276" w:lineRule="auto"/>
        <w:jc w:val="both"/>
        <w:rPr>
          <w:ins w:id="626" w:author="Martin Gerdin Wärnberg" w:date="2026-01-19T11:24:00Z"/>
          <w:rFonts w:cs="Arial"/>
          <w:sz w:val="20"/>
          <w:szCs w:val="20"/>
          <w:lang w:val="en-US"/>
          <w:rPrChange w:id="627" w:author="Elinor Pejryd" w:date="2026-01-26T14:56:00Z">
            <w:rPr>
              <w:ins w:id="628" w:author="Martin Gerdin Wärnberg" w:date="2026-01-19T11:24:00Z"/>
              <w:rFonts w:cs="Arial"/>
              <w:sz w:val="20"/>
              <w:szCs w:val="20"/>
            </w:rPr>
          </w:rPrChange>
        </w:rPr>
      </w:pPr>
    </w:p>
    <w:p w14:paraId="4340DE1D" w14:textId="77777777" w:rsidR="00CD7AEE" w:rsidRPr="00C23F3E" w:rsidRDefault="00CD7AEE" w:rsidP="00CD7AEE">
      <w:pPr>
        <w:spacing w:line="276" w:lineRule="auto"/>
        <w:jc w:val="both"/>
        <w:rPr>
          <w:ins w:id="629" w:author="Martin Gerdin Wärnberg" w:date="2026-01-19T11:24:00Z"/>
          <w:rFonts w:cs="Arial"/>
          <w:sz w:val="20"/>
          <w:szCs w:val="20"/>
          <w:lang w:val="en-US"/>
          <w:rPrChange w:id="630" w:author="Elinor Pejryd" w:date="2026-01-26T14:56:00Z">
            <w:rPr>
              <w:ins w:id="631" w:author="Martin Gerdin Wärnberg" w:date="2026-01-19T11:24:00Z"/>
              <w:rFonts w:cs="Arial"/>
              <w:sz w:val="20"/>
              <w:szCs w:val="20"/>
            </w:rPr>
          </w:rPrChange>
        </w:rPr>
      </w:pPr>
      <w:ins w:id="632" w:author="Martin Gerdin Wärnberg" w:date="2026-01-19T11:24:00Z">
        <w:r>
          <w:rPr>
            <w:rFonts w:cs="Arial"/>
            <w:sz w:val="20"/>
            <w:szCs w:val="20"/>
            <w:lang w:val="en-US"/>
            <w:rPrChange w:id="633" w:author="Elinor Pejryd" w:date="2026-01-26T14:56:00Z">
              <w:rPr>
                <w:rFonts w:cs="Arial"/>
                <w:sz w:val="20"/>
                <w:szCs w:val="20"/>
              </w:rPr>
            </w:rPrChange>
          </w:rPr>
          <w:t>Funds granted shall be managed by a unit within the Stockholm Region healthcare organisation or by private care providers with healthcare agreements.</w:t>
        </w:r>
      </w:ins>
    </w:p>
    <w:p w14:paraId="2A95C68B" w14:textId="77777777" w:rsidR="00CD7AEE" w:rsidRPr="00C23F3E" w:rsidRDefault="00CD7AEE" w:rsidP="00CD7AEE">
      <w:pPr>
        <w:spacing w:line="276" w:lineRule="auto"/>
        <w:jc w:val="both"/>
        <w:rPr>
          <w:ins w:id="634" w:author="Martin Gerdin Wärnberg" w:date="2026-01-19T11:24:00Z"/>
          <w:rFonts w:cs="Arial"/>
          <w:sz w:val="20"/>
          <w:szCs w:val="20"/>
          <w:lang w:val="en-US"/>
          <w:rPrChange w:id="635" w:author="Elinor Pejryd" w:date="2026-01-26T14:56:00Z">
            <w:rPr>
              <w:ins w:id="636" w:author="Martin Gerdin Wärnberg" w:date="2026-01-19T11:24:00Z"/>
              <w:rFonts w:cs="Arial"/>
              <w:sz w:val="20"/>
              <w:szCs w:val="20"/>
            </w:rPr>
          </w:rPrChange>
        </w:rPr>
      </w:pPr>
    </w:p>
    <w:p w14:paraId="4EEE8B53" w14:textId="77777777" w:rsidR="00CD7AEE" w:rsidRPr="00C23F3E" w:rsidRDefault="00CD7AEE" w:rsidP="00CD7AEE">
      <w:pPr>
        <w:spacing w:line="276" w:lineRule="auto"/>
        <w:jc w:val="both"/>
        <w:rPr>
          <w:ins w:id="637" w:author="Martin Gerdin Wärnberg" w:date="2026-01-19T11:25:00Z"/>
          <w:rFonts w:cs="Arial"/>
          <w:sz w:val="20"/>
          <w:szCs w:val="20"/>
          <w:lang w:val="en-US"/>
          <w:rPrChange w:id="638" w:author="Elinor Pejryd" w:date="2026-01-26T14:56:00Z">
            <w:rPr>
              <w:ins w:id="639" w:author="Martin Gerdin Wärnberg" w:date="2026-01-19T11:25:00Z"/>
              <w:rFonts w:cs="Arial"/>
              <w:sz w:val="20"/>
              <w:szCs w:val="20"/>
            </w:rPr>
          </w:rPrChange>
        </w:rPr>
      </w:pPr>
      <w:ins w:id="640" w:author="Martin Gerdin Wärnberg" w:date="2026-01-19T11:24:00Z">
        <w:r>
          <w:rPr>
            <w:rFonts w:cs="Arial"/>
            <w:sz w:val="20"/>
            <w:szCs w:val="20"/>
            <w:lang w:val="en-US"/>
            <w:rPrChange w:id="641" w:author="Elinor Pejryd" w:date="2026-01-26T14:56:00Z">
              <w:rPr>
                <w:rFonts w:cs="Arial"/>
                <w:sz w:val="20"/>
                <w:szCs w:val="20"/>
              </w:rPr>
            </w:rPrChange>
          </w:rPr>
          <w:t>Ethical approval must be finalised and communicated to the FoI office, the Research and Life Science unit within the Regional Management Office before the approved funds can be paid out.</w:t>
        </w:r>
      </w:ins>
    </w:p>
    <w:p w14:paraId="3063DE46" w14:textId="77777777" w:rsidR="00CD7AEE" w:rsidRPr="00C23F3E" w:rsidRDefault="00CD7AEE" w:rsidP="00CD7AEE">
      <w:pPr>
        <w:spacing w:line="276" w:lineRule="auto"/>
        <w:jc w:val="both"/>
        <w:rPr>
          <w:ins w:id="642" w:author="Martin Gerdin Wärnberg" w:date="2026-01-19T11:24:00Z"/>
          <w:rFonts w:cs="Arial"/>
          <w:sz w:val="20"/>
          <w:szCs w:val="20"/>
          <w:lang w:val="en-US"/>
          <w:rPrChange w:id="643" w:author="Elinor Pejryd" w:date="2026-01-26T14:56:00Z">
            <w:rPr>
              <w:ins w:id="644" w:author="Martin Gerdin Wärnberg" w:date="2026-01-19T11:24:00Z"/>
              <w:rFonts w:cs="Arial"/>
              <w:sz w:val="20"/>
              <w:szCs w:val="20"/>
            </w:rPr>
          </w:rPrChange>
        </w:rPr>
      </w:pPr>
    </w:p>
    <w:p w14:paraId="0252E539" w14:textId="77777777" w:rsidR="00CD7AEE" w:rsidRPr="00C23F3E" w:rsidRDefault="00CD7AEE" w:rsidP="00CD7AEE">
      <w:pPr>
        <w:spacing w:line="276" w:lineRule="auto"/>
        <w:jc w:val="both"/>
        <w:rPr>
          <w:ins w:id="645" w:author="Martin Gerdin Wärnberg" w:date="2026-01-19T11:25:00Z"/>
          <w:rFonts w:cs="Arial"/>
          <w:sz w:val="20"/>
          <w:szCs w:val="20"/>
          <w:lang w:val="en-US"/>
          <w:rPrChange w:id="646" w:author="Elinor Pejryd" w:date="2026-01-26T14:56:00Z">
            <w:rPr>
              <w:ins w:id="647" w:author="Martin Gerdin Wärnberg" w:date="2026-01-19T11:25:00Z"/>
              <w:rFonts w:cs="Arial"/>
              <w:sz w:val="20"/>
              <w:szCs w:val="20"/>
            </w:rPr>
          </w:rPrChange>
        </w:rPr>
      </w:pPr>
      <w:ins w:id="648" w:author="Martin Gerdin Wärnberg" w:date="2026-01-19T11:24:00Z">
        <w:r>
          <w:rPr>
            <w:rFonts w:cs="Arial"/>
            <w:sz w:val="20"/>
            <w:szCs w:val="20"/>
            <w:lang w:val="en-US"/>
            <w:rPrChange w:id="649" w:author="Elinor Pejryd" w:date="2026-01-26T14:56:00Z">
              <w:rPr>
                <w:rFonts w:cs="Arial"/>
                <w:sz w:val="20"/>
                <w:szCs w:val="20"/>
              </w:rPr>
            </w:rPrChange>
          </w:rPr>
          <w:t xml:space="preserve">The main applicant </w:t>
        </w:r>
      </w:ins>
      <w:ins w:id="650" w:author="Martin Gerdin Wärnberg" w:date="2026-01-19T11:25:00Z">
        <w:r>
          <w:rPr>
            <w:rFonts w:cs="Arial"/>
            <w:sz w:val="20"/>
            <w:szCs w:val="20"/>
            <w:lang w:val="en-US"/>
            <w:rPrChange w:id="651" w:author="Elinor Pejryd" w:date="2026-01-26T14:56:00Z">
              <w:rPr>
                <w:rFonts w:cs="Arial"/>
                <w:sz w:val="20"/>
                <w:szCs w:val="20"/>
              </w:rPr>
            </w:rPrChange>
          </w:rPr>
          <w:t xml:space="preserve">(Martin Gerdin Wärnberg) </w:t>
        </w:r>
      </w:ins>
      <w:ins w:id="652" w:author="Martin Gerdin Wärnberg" w:date="2026-01-19T11:24:00Z">
        <w:r>
          <w:rPr>
            <w:rFonts w:cs="Arial"/>
            <w:sz w:val="20"/>
            <w:szCs w:val="20"/>
            <w:lang w:val="en-US"/>
            <w:rPrChange w:id="653" w:author="Elinor Pejryd" w:date="2026-01-26T14:56:00Z">
              <w:rPr>
                <w:rFonts w:cs="Arial"/>
                <w:sz w:val="20"/>
                <w:szCs w:val="20"/>
              </w:rPr>
            </w:rPrChange>
          </w:rPr>
          <w:t>is responsible for ensuring that the research funded by the grant has the relevant permits</w:t>
        </w:r>
      </w:ins>
      <w:ins w:id="654" w:author="Martin Gerdin Wärnberg" w:date="2026-01-19T11:25:00Z">
        <w:r>
          <w:rPr>
            <w:rFonts w:cs="Arial"/>
            <w:sz w:val="20"/>
            <w:szCs w:val="20"/>
            <w:lang w:val="en-US"/>
            <w:rPrChange w:id="655" w:author="Elinor Pejryd" w:date="2026-01-26T14:56:00Z">
              <w:rPr>
                <w:rFonts w:cs="Arial"/>
                <w:sz w:val="20"/>
                <w:szCs w:val="20"/>
              </w:rPr>
            </w:rPrChange>
          </w:rPr>
          <w:t xml:space="preserve"> </w:t>
        </w:r>
      </w:ins>
      <w:ins w:id="656" w:author="Martin Gerdin Wärnberg" w:date="2026-01-19T11:24:00Z">
        <w:r>
          <w:rPr>
            <w:rFonts w:cs="Arial"/>
            <w:sz w:val="20"/>
            <w:szCs w:val="20"/>
            <w:lang w:val="en-US"/>
            <w:rPrChange w:id="657" w:author="Elinor Pejryd" w:date="2026-01-26T14:56:00Z">
              <w:rPr>
                <w:rFonts w:cs="Arial"/>
                <w:sz w:val="20"/>
                <w:szCs w:val="20"/>
              </w:rPr>
            </w:rPrChange>
          </w:rPr>
          <w:t>and approvals, and that these are obtained before the research begins.</w:t>
        </w:r>
      </w:ins>
    </w:p>
    <w:p w14:paraId="41305B41" w14:textId="77777777" w:rsidR="00CD7AEE" w:rsidRPr="00C23F3E" w:rsidRDefault="00CD7AEE" w:rsidP="00CD7AEE">
      <w:pPr>
        <w:spacing w:line="276" w:lineRule="auto"/>
        <w:jc w:val="both"/>
        <w:rPr>
          <w:ins w:id="658" w:author="Martin Gerdin Wärnberg" w:date="2026-01-19T11:24:00Z"/>
          <w:rFonts w:cs="Arial"/>
          <w:sz w:val="20"/>
          <w:szCs w:val="20"/>
          <w:lang w:val="en-US"/>
          <w:rPrChange w:id="659" w:author="Elinor Pejryd" w:date="2026-01-26T14:56:00Z">
            <w:rPr>
              <w:ins w:id="660" w:author="Martin Gerdin Wärnberg" w:date="2026-01-19T11:24:00Z"/>
              <w:rFonts w:cs="Arial"/>
              <w:sz w:val="20"/>
              <w:szCs w:val="20"/>
            </w:rPr>
          </w:rPrChange>
        </w:rPr>
      </w:pPr>
    </w:p>
    <w:p w14:paraId="77299225" w14:textId="77777777" w:rsidR="00CD7AEE" w:rsidRPr="00C23F3E" w:rsidRDefault="00CD7AEE" w:rsidP="00CD7AEE">
      <w:pPr>
        <w:spacing w:line="276" w:lineRule="auto"/>
        <w:jc w:val="both"/>
        <w:rPr>
          <w:ins w:id="661" w:author="Martin Gerdin Wärnberg" w:date="2026-01-19T11:24:00Z"/>
          <w:rFonts w:cs="Arial"/>
          <w:sz w:val="20"/>
          <w:szCs w:val="20"/>
          <w:lang w:val="en-US"/>
          <w:rPrChange w:id="662" w:author="Elinor Pejryd" w:date="2026-01-26T14:56:00Z">
            <w:rPr>
              <w:ins w:id="663" w:author="Martin Gerdin Wärnberg" w:date="2026-01-19T11:24:00Z"/>
              <w:rFonts w:cs="Arial"/>
              <w:sz w:val="20"/>
              <w:szCs w:val="20"/>
            </w:rPr>
          </w:rPrChange>
        </w:rPr>
      </w:pPr>
      <w:ins w:id="664" w:author="Martin Gerdin Wärnberg" w:date="2026-01-19T11:24:00Z">
        <w:r>
          <w:rPr>
            <w:rFonts w:cs="Arial"/>
            <w:sz w:val="20"/>
            <w:szCs w:val="20"/>
            <w:lang w:val="en-US"/>
            <w:rPrChange w:id="665" w:author="Elinor Pejryd" w:date="2026-01-26T14:56:00Z">
              <w:rPr>
                <w:rFonts w:cs="Arial"/>
                <w:sz w:val="20"/>
                <w:szCs w:val="20"/>
              </w:rPr>
            </w:rPrChange>
          </w:rPr>
          <w:t>By signing the agreement, the project manager agrees that the scientific summary will be made</w:t>
        </w:r>
      </w:ins>
    </w:p>
    <w:p w14:paraId="10D89BDE" w14:textId="77777777" w:rsidR="00CD7AEE" w:rsidRPr="00C23F3E" w:rsidRDefault="00CD7AEE" w:rsidP="00CD7AEE">
      <w:pPr>
        <w:spacing w:line="276" w:lineRule="auto"/>
        <w:jc w:val="both"/>
        <w:rPr>
          <w:ins w:id="666" w:author="Martin Gerdin Wärnberg" w:date="2026-01-19T11:25:00Z"/>
          <w:rFonts w:cs="Arial"/>
          <w:sz w:val="20"/>
          <w:szCs w:val="20"/>
          <w:lang w:val="en-US"/>
          <w:rPrChange w:id="667" w:author="Elinor Pejryd" w:date="2026-01-26T14:56:00Z">
            <w:rPr>
              <w:ins w:id="668" w:author="Martin Gerdin Wärnberg" w:date="2026-01-19T11:25:00Z"/>
              <w:rFonts w:cs="Arial"/>
              <w:sz w:val="20"/>
              <w:szCs w:val="20"/>
            </w:rPr>
          </w:rPrChange>
        </w:rPr>
      </w:pPr>
      <w:ins w:id="669" w:author="Martin Gerdin Wärnberg" w:date="2026-01-19T11:24:00Z">
        <w:r>
          <w:rPr>
            <w:rFonts w:cs="Arial"/>
            <w:sz w:val="20"/>
            <w:szCs w:val="20"/>
            <w:lang w:val="en-US"/>
            <w:rPrChange w:id="670" w:author="Elinor Pejryd" w:date="2026-01-26T14:56:00Z">
              <w:rPr>
                <w:rFonts w:cs="Arial"/>
                <w:sz w:val="20"/>
                <w:szCs w:val="20"/>
              </w:rPr>
            </w:rPrChange>
          </w:rPr>
          <w:t>public online, including the project manager's contact details.</w:t>
        </w:r>
      </w:ins>
    </w:p>
    <w:p w14:paraId="60E04207" w14:textId="77777777" w:rsidR="00CD7AEE" w:rsidRPr="00C23F3E" w:rsidRDefault="00CD7AEE" w:rsidP="00CD7AEE">
      <w:pPr>
        <w:spacing w:line="276" w:lineRule="auto"/>
        <w:jc w:val="both"/>
        <w:rPr>
          <w:ins w:id="671" w:author="Martin Gerdin Wärnberg" w:date="2026-01-19T11:24:00Z"/>
          <w:rFonts w:cs="Arial"/>
          <w:sz w:val="20"/>
          <w:szCs w:val="20"/>
          <w:lang w:val="en-US"/>
          <w:rPrChange w:id="672" w:author="Elinor Pejryd" w:date="2026-01-26T14:56:00Z">
            <w:rPr>
              <w:ins w:id="673" w:author="Martin Gerdin Wärnberg" w:date="2026-01-19T11:24:00Z"/>
              <w:rFonts w:cs="Arial"/>
              <w:sz w:val="20"/>
              <w:szCs w:val="20"/>
            </w:rPr>
          </w:rPrChange>
        </w:rPr>
      </w:pPr>
    </w:p>
    <w:p w14:paraId="1651F118" w14:textId="77777777" w:rsidR="00CD7AEE" w:rsidRPr="00C23F3E" w:rsidRDefault="00CD7AEE" w:rsidP="00CD7AEE">
      <w:pPr>
        <w:spacing w:line="276" w:lineRule="auto"/>
        <w:jc w:val="both"/>
        <w:rPr>
          <w:ins w:id="674" w:author="Martin Gerdin Wärnberg" w:date="2026-01-19T11:24:00Z"/>
          <w:rFonts w:cs="Arial"/>
          <w:sz w:val="20"/>
          <w:szCs w:val="20"/>
          <w:lang w:val="en-US"/>
          <w:rPrChange w:id="675" w:author="Elinor Pejryd" w:date="2026-01-26T14:56:00Z">
            <w:rPr>
              <w:ins w:id="676" w:author="Martin Gerdin Wärnberg" w:date="2026-01-19T11:24:00Z"/>
              <w:rFonts w:cs="Arial"/>
              <w:sz w:val="20"/>
              <w:szCs w:val="20"/>
            </w:rPr>
          </w:rPrChange>
        </w:rPr>
      </w:pPr>
      <w:ins w:id="677" w:author="Martin Gerdin Wärnberg" w:date="2026-01-19T11:24:00Z">
        <w:r>
          <w:rPr>
            <w:rFonts w:cs="Arial"/>
            <w:sz w:val="20"/>
            <w:szCs w:val="20"/>
            <w:lang w:val="en-US"/>
            <w:rPrChange w:id="678" w:author="Elinor Pejryd" w:date="2026-01-26T14:56:00Z">
              <w:rPr>
                <w:rFonts w:cs="Arial"/>
                <w:sz w:val="20"/>
                <w:szCs w:val="20"/>
              </w:rPr>
            </w:rPrChange>
          </w:rPr>
          <w:t>When publishing or otherwise presenting research results, it must be stated that support has been received from ALF project funds, Region Stockholm.</w:t>
        </w:r>
      </w:ins>
    </w:p>
    <w:p w14:paraId="609AE46F" w14:textId="77777777" w:rsidR="00CD7AEE" w:rsidRPr="00C23F3E" w:rsidRDefault="00CD7AEE" w:rsidP="00CD7AEE">
      <w:pPr>
        <w:spacing w:line="276" w:lineRule="auto"/>
        <w:jc w:val="both"/>
        <w:rPr>
          <w:ins w:id="679" w:author="Martin Gerdin Wärnberg" w:date="2026-01-19T11:25:00Z"/>
          <w:rFonts w:cs="Arial"/>
          <w:sz w:val="20"/>
          <w:szCs w:val="20"/>
          <w:lang w:val="en-US"/>
          <w:rPrChange w:id="680" w:author="Elinor Pejryd" w:date="2026-01-26T14:56:00Z">
            <w:rPr>
              <w:ins w:id="681" w:author="Martin Gerdin Wärnberg" w:date="2026-01-19T11:25:00Z"/>
              <w:rFonts w:cs="Arial"/>
              <w:sz w:val="20"/>
              <w:szCs w:val="20"/>
            </w:rPr>
          </w:rPrChange>
        </w:rPr>
      </w:pPr>
    </w:p>
    <w:p w14:paraId="313A5170" w14:textId="77777777" w:rsidR="00CD7AEE" w:rsidRPr="00C23F3E" w:rsidRDefault="00CD7AEE" w:rsidP="00CD7AEE">
      <w:pPr>
        <w:spacing w:line="276" w:lineRule="auto"/>
        <w:jc w:val="both"/>
        <w:rPr>
          <w:ins w:id="682" w:author="Martin Gerdin Wärnberg" w:date="2026-01-19T11:24:00Z"/>
          <w:rFonts w:cs="Arial"/>
          <w:sz w:val="20"/>
          <w:szCs w:val="20"/>
          <w:lang w:val="en-US"/>
          <w:rPrChange w:id="683" w:author="Elinor Pejryd" w:date="2026-01-26T14:56:00Z">
            <w:rPr>
              <w:ins w:id="684" w:author="Martin Gerdin Wärnberg" w:date="2026-01-19T11:24:00Z"/>
              <w:rFonts w:cs="Arial"/>
              <w:sz w:val="20"/>
              <w:szCs w:val="20"/>
            </w:rPr>
          </w:rPrChange>
        </w:rPr>
      </w:pPr>
      <w:ins w:id="685" w:author="Martin Gerdin Wärnberg" w:date="2026-01-19T11:24:00Z">
        <w:r>
          <w:rPr>
            <w:rFonts w:cs="Arial"/>
            <w:sz w:val="20"/>
            <w:szCs w:val="20"/>
            <w:lang w:val="en-US"/>
            <w:rPrChange w:id="686" w:author="Elinor Pejryd" w:date="2026-01-26T14:56:00Z">
              <w:rPr>
                <w:rFonts w:cs="Arial"/>
                <w:sz w:val="20"/>
                <w:szCs w:val="20"/>
              </w:rPr>
            </w:rPrChange>
          </w:rPr>
          <w:t>English version: Supported by grants provided by Region Stockholm (ALF project).</w:t>
        </w:r>
      </w:ins>
    </w:p>
    <w:p w14:paraId="25530ABC" w14:textId="77777777" w:rsidR="00EA304E" w:rsidRPr="00C23F3E" w:rsidDel="00CD7AEE" w:rsidRDefault="00150BA9" w:rsidP="00CD7AEE">
      <w:pPr>
        <w:spacing w:line="276" w:lineRule="auto"/>
        <w:jc w:val="both"/>
        <w:rPr>
          <w:del w:id="687" w:author="Martin Gerdin Wärnberg" w:date="2026-01-19T11:24:00Z"/>
          <w:rFonts w:cs="Arial"/>
          <w:sz w:val="20"/>
          <w:szCs w:val="20"/>
          <w:lang w:val="en-US"/>
          <w:rPrChange w:id="688" w:author="Elinor Pejryd" w:date="2026-01-26T14:56:00Z">
            <w:rPr>
              <w:del w:id="689" w:author="Martin Gerdin Wärnberg" w:date="2026-01-19T11:24:00Z"/>
              <w:rFonts w:cs="Arial"/>
              <w:sz w:val="20"/>
              <w:szCs w:val="20"/>
            </w:rPr>
          </w:rPrChange>
        </w:rPr>
      </w:pPr>
      <w:ins w:id="690" w:author="Elinor Pejryd" w:date="2026-01-16T11:21:00Z">
        <w:del w:id="691" w:author="Martin Gerdin Wärnberg" w:date="2026-01-19T11:24:00Z">
          <w:r>
            <w:rPr>
              <w:rFonts w:cs="Arial"/>
              <w:sz w:val="20"/>
              <w:szCs w:val="20"/>
              <w:lang w:val="en-US"/>
              <w:rPrChange w:id="692" w:author="Elinor Pejryd" w:date="2026-01-26T14:56:00Z">
                <w:rPr>
                  <w:rFonts w:cs="Arial"/>
                  <w:sz w:val="20"/>
                  <w:szCs w:val="20"/>
                </w:rPr>
              </w:rPrChange>
            </w:rPr>
            <w:delText>[</w:delText>
          </w:r>
          <w:r>
            <w:rPr>
              <w:rFonts w:cs="Arial"/>
              <w:sz w:val="20"/>
              <w:szCs w:val="20"/>
              <w:highlight w:val="yellow"/>
              <w:lang w:val="en-US"/>
              <w:rPrChange w:id="693" w:author="Elinor Pejryd" w:date="2026-01-26T14:56:00Z">
                <w:rPr>
                  <w:rFonts w:cs="Arial"/>
                  <w:sz w:val="20"/>
                  <w:szCs w:val="20"/>
                  <w:highlight w:val="yellow"/>
                </w:rPr>
              </w:rPrChange>
            </w:rPr>
            <w:delText>Lägg in eventuella villkor som finansiären uppställer gentemot Karolinska Universitetssjukhuset</w:delText>
          </w:r>
          <w:r>
            <w:rPr>
              <w:rFonts w:cs="Arial"/>
              <w:sz w:val="20"/>
              <w:szCs w:val="20"/>
              <w:lang w:val="en-US"/>
              <w:rPrChange w:id="694" w:author="Elinor Pejryd" w:date="2026-01-26T14:56:00Z">
                <w:rPr>
                  <w:rFonts w:cs="Arial"/>
                  <w:sz w:val="20"/>
                  <w:szCs w:val="20"/>
                </w:rPr>
              </w:rPrChange>
            </w:rPr>
            <w:delText>]</w:delText>
          </w:r>
        </w:del>
      </w:ins>
    </w:p>
    <w:p w14:paraId="7DCF87FD" w14:textId="77777777" w:rsidR="00EA304E" w:rsidRPr="00405F25" w:rsidDel="00150BA9" w:rsidRDefault="00EA304E" w:rsidP="007B11A2">
      <w:pPr>
        <w:spacing w:line="276" w:lineRule="auto"/>
        <w:jc w:val="both"/>
        <w:rPr>
          <w:del w:id="695" w:author="Elinor Pejryd" w:date="2026-01-16T11:22:00Z"/>
          <w:rFonts w:cs="Arial"/>
          <w:b/>
          <w:bCs/>
          <w:sz w:val="20"/>
          <w:szCs w:val="20"/>
          <w:lang w:val="en-US"/>
        </w:rPr>
      </w:pPr>
      <w:del w:id="696" w:author="Elinor Pejryd" w:date="2026-01-16T11:22:00Z">
        <w:r>
          <w:rPr>
            <w:rFonts w:cs="Arial"/>
            <w:b/>
            <w:bCs/>
            <w:sz w:val="20"/>
            <w:szCs w:val="20"/>
            <w:lang w:val="en-US"/>
          </w:rPr>
          <w:delText>Vetenskapsrådet (Swedish Research Council) General Terms and Conditions</w:delText>
        </w:r>
      </w:del>
    </w:p>
    <w:p w14:paraId="1DA0EFDF" w14:textId="77777777" w:rsidR="00EA304E" w:rsidRPr="00EA304E" w:rsidDel="00150BA9" w:rsidRDefault="00EA304E" w:rsidP="007B11A2">
      <w:pPr>
        <w:spacing w:line="276" w:lineRule="auto"/>
        <w:jc w:val="both"/>
        <w:rPr>
          <w:del w:id="697" w:author="Elinor Pejryd" w:date="2026-01-16T11:22:00Z"/>
          <w:rFonts w:cs="Arial"/>
          <w:sz w:val="20"/>
          <w:szCs w:val="20"/>
          <w:lang w:val="en-US"/>
        </w:rPr>
      </w:pPr>
      <w:del w:id="698" w:author="Elinor Pejryd" w:date="2026-01-16T11:22:00Z">
        <w:r>
          <w:rPr>
            <w:rFonts w:cs="Arial"/>
            <w:sz w:val="20"/>
            <w:szCs w:val="20"/>
            <w:lang w:val="en-US"/>
          </w:rPr>
          <w:delText xml:space="preserve"> </w:delText>
        </w:r>
      </w:del>
    </w:p>
    <w:p w14:paraId="421EF456" w14:textId="77777777" w:rsidR="00EA304E" w:rsidRPr="00EA304E" w:rsidDel="00150BA9" w:rsidRDefault="00EA304E" w:rsidP="007B11A2">
      <w:pPr>
        <w:spacing w:line="276" w:lineRule="auto"/>
        <w:jc w:val="both"/>
        <w:rPr>
          <w:del w:id="699" w:author="Elinor Pejryd" w:date="2026-01-16T11:22:00Z"/>
          <w:rFonts w:cs="Arial"/>
          <w:sz w:val="20"/>
          <w:szCs w:val="20"/>
          <w:lang w:val="en-US"/>
        </w:rPr>
      </w:pPr>
      <w:del w:id="700" w:author="Elinor Pejryd" w:date="2026-01-16T11:22:00Z">
        <w:r>
          <w:rPr>
            <w:rFonts w:cs="Arial"/>
            <w:sz w:val="20"/>
            <w:szCs w:val="20"/>
            <w:lang w:val="en-US"/>
          </w:rPr>
          <w:delText xml:space="preserve">The Swedish Research Council’s general terms and conditions for funding awarded to research and research-supporting activities </w:delText>
        </w:r>
      </w:del>
    </w:p>
    <w:p w14:paraId="3890552B" w14:textId="77777777" w:rsidR="00EA304E" w:rsidRPr="00EA304E" w:rsidDel="00150BA9" w:rsidRDefault="00EA304E" w:rsidP="007B11A2">
      <w:pPr>
        <w:spacing w:line="276" w:lineRule="auto"/>
        <w:jc w:val="both"/>
        <w:rPr>
          <w:del w:id="701" w:author="Elinor Pejryd" w:date="2026-01-16T11:22:00Z"/>
          <w:rFonts w:cs="Arial"/>
          <w:sz w:val="20"/>
          <w:szCs w:val="20"/>
          <w:lang w:val="en-US"/>
        </w:rPr>
      </w:pPr>
      <w:del w:id="702" w:author="Elinor Pejryd" w:date="2026-01-16T11:22:00Z">
        <w:r>
          <w:rPr>
            <w:rFonts w:cs="Arial"/>
            <w:sz w:val="20"/>
            <w:szCs w:val="20"/>
            <w:lang w:val="en-US"/>
          </w:rPr>
          <w:delText xml:space="preserve"> </w:delText>
        </w:r>
      </w:del>
    </w:p>
    <w:p w14:paraId="142028DE" w14:textId="77777777" w:rsidR="00EA304E" w:rsidRPr="00EA304E" w:rsidDel="00150BA9" w:rsidRDefault="00EA304E" w:rsidP="007B11A2">
      <w:pPr>
        <w:spacing w:line="276" w:lineRule="auto"/>
        <w:jc w:val="both"/>
        <w:rPr>
          <w:del w:id="703" w:author="Elinor Pejryd" w:date="2026-01-16T11:22:00Z"/>
          <w:rFonts w:cs="Arial"/>
          <w:sz w:val="20"/>
          <w:szCs w:val="20"/>
          <w:lang w:val="en-US"/>
        </w:rPr>
      </w:pPr>
      <w:del w:id="704" w:author="Elinor Pejryd" w:date="2026-01-16T11:22:00Z">
        <w:r>
          <w:rPr>
            <w:rFonts w:cs="Arial"/>
            <w:sz w:val="20"/>
            <w:szCs w:val="20"/>
            <w:lang w:val="en-US"/>
          </w:rPr>
          <w:delText xml:space="preserve">The terms and conditions were adopted by the Swedish Research Council on 19 December 2022. The terms and conditions apply for decisions to award funding made as from 1 January 2023. The terms and conditions shall be applied unless otherwise follows from the decision to award funding or from specific terms and conditions. In the event of a conflict between the general terms and conditions and specific terms and conditions issued for a decision, the specific terms and conditions shall take precedence. </w:delText>
        </w:r>
      </w:del>
    </w:p>
    <w:p w14:paraId="30CC82BF" w14:textId="77777777" w:rsidR="00EA304E" w:rsidRPr="00EA304E" w:rsidDel="00150BA9" w:rsidRDefault="00EA304E" w:rsidP="007B11A2">
      <w:pPr>
        <w:spacing w:line="276" w:lineRule="auto"/>
        <w:jc w:val="both"/>
        <w:rPr>
          <w:del w:id="705" w:author="Elinor Pejryd" w:date="2026-01-16T11:22:00Z"/>
          <w:rFonts w:cs="Arial"/>
          <w:sz w:val="20"/>
          <w:szCs w:val="20"/>
          <w:lang w:val="en-US"/>
        </w:rPr>
      </w:pPr>
      <w:del w:id="706" w:author="Elinor Pejryd" w:date="2026-01-16T11:22:00Z">
        <w:r>
          <w:rPr>
            <w:rFonts w:cs="Arial"/>
            <w:sz w:val="20"/>
            <w:szCs w:val="20"/>
            <w:lang w:val="en-US"/>
          </w:rPr>
          <w:delText xml:space="preserve">Definitions </w:delText>
        </w:r>
      </w:del>
    </w:p>
    <w:p w14:paraId="30C0B8C6" w14:textId="77777777" w:rsidR="00EA304E" w:rsidRPr="00EA304E" w:rsidDel="00150BA9" w:rsidRDefault="00EA304E" w:rsidP="007B11A2">
      <w:pPr>
        <w:spacing w:line="276" w:lineRule="auto"/>
        <w:jc w:val="both"/>
        <w:rPr>
          <w:del w:id="707" w:author="Elinor Pejryd" w:date="2026-01-16T11:22:00Z"/>
          <w:rFonts w:cs="Arial"/>
          <w:sz w:val="20"/>
          <w:szCs w:val="20"/>
          <w:lang w:val="en-US"/>
        </w:rPr>
      </w:pPr>
      <w:del w:id="708" w:author="Elinor Pejryd" w:date="2026-01-16T11:22:00Z">
        <w:r>
          <w:rPr>
            <w:rFonts w:cs="Arial"/>
            <w:sz w:val="20"/>
            <w:szCs w:val="20"/>
            <w:lang w:val="en-US"/>
          </w:rPr>
          <w:delText xml:space="preserve">In these terms and conditions, the following definitions are used with the meaning stated below. </w:delText>
        </w:r>
      </w:del>
    </w:p>
    <w:p w14:paraId="6C7D402B" w14:textId="77777777" w:rsidR="00EA304E" w:rsidRPr="00EA304E" w:rsidDel="00150BA9" w:rsidRDefault="00EA304E" w:rsidP="007B11A2">
      <w:pPr>
        <w:spacing w:line="276" w:lineRule="auto"/>
        <w:jc w:val="both"/>
        <w:rPr>
          <w:del w:id="709" w:author="Elinor Pejryd" w:date="2026-01-16T11:22:00Z"/>
          <w:rFonts w:cs="Arial"/>
          <w:sz w:val="20"/>
          <w:szCs w:val="20"/>
          <w:lang w:val="en-US"/>
        </w:rPr>
      </w:pPr>
      <w:del w:id="710" w:author="Elinor Pejryd" w:date="2026-01-16T11:22:00Z">
        <w:r>
          <w:rPr>
            <w:rFonts w:cs="Arial"/>
            <w:sz w:val="20"/>
            <w:szCs w:val="20"/>
            <w:lang w:val="en-US"/>
          </w:rPr>
          <w:delText xml:space="preserve"> </w:delText>
        </w:r>
      </w:del>
    </w:p>
    <w:p w14:paraId="1C13B353" w14:textId="77777777" w:rsidR="00EA304E" w:rsidRPr="00EA304E" w:rsidDel="00150BA9" w:rsidRDefault="00EA304E" w:rsidP="007B11A2">
      <w:pPr>
        <w:spacing w:line="276" w:lineRule="auto"/>
        <w:jc w:val="both"/>
        <w:rPr>
          <w:del w:id="711" w:author="Elinor Pejryd" w:date="2026-01-16T11:22:00Z"/>
          <w:rFonts w:cs="Arial"/>
          <w:sz w:val="20"/>
          <w:szCs w:val="20"/>
          <w:lang w:val="en-US"/>
        </w:rPr>
      </w:pPr>
      <w:del w:id="712" w:author="Elinor Pejryd" w:date="2026-01-16T11:22:00Z">
        <w:r>
          <w:rPr>
            <w:rFonts w:cs="Arial"/>
            <w:sz w:val="20"/>
            <w:szCs w:val="20"/>
            <w:lang w:val="en-US"/>
          </w:rPr>
          <w:delText xml:space="preserve">Administrating organisation </w:delText>
        </w:r>
      </w:del>
    </w:p>
    <w:p w14:paraId="3AD33AD0" w14:textId="77777777" w:rsidR="00EA304E" w:rsidRPr="00EA304E" w:rsidDel="00150BA9" w:rsidRDefault="00EA304E" w:rsidP="007B11A2">
      <w:pPr>
        <w:spacing w:line="276" w:lineRule="auto"/>
        <w:jc w:val="both"/>
        <w:rPr>
          <w:del w:id="713" w:author="Elinor Pejryd" w:date="2026-01-16T11:22:00Z"/>
          <w:rFonts w:cs="Arial"/>
          <w:sz w:val="20"/>
          <w:szCs w:val="20"/>
          <w:lang w:val="en-US"/>
        </w:rPr>
      </w:pPr>
      <w:del w:id="714" w:author="Elinor Pejryd" w:date="2026-01-16T11:22:00Z">
        <w:r>
          <w:rPr>
            <w:rFonts w:cs="Arial"/>
            <w:sz w:val="20"/>
            <w:szCs w:val="20"/>
            <w:lang w:val="en-US"/>
          </w:rPr>
          <w:delText xml:space="preserve">A legal entity approved by the Swedish Research Council as a recipient of research funding awarded. </w:delText>
        </w:r>
      </w:del>
    </w:p>
    <w:p w14:paraId="5484183A" w14:textId="77777777" w:rsidR="00EA304E" w:rsidRPr="00EA304E" w:rsidDel="00150BA9" w:rsidRDefault="00EA304E" w:rsidP="007B11A2">
      <w:pPr>
        <w:spacing w:line="276" w:lineRule="auto"/>
        <w:jc w:val="both"/>
        <w:rPr>
          <w:del w:id="715" w:author="Elinor Pejryd" w:date="2026-01-16T11:22:00Z"/>
          <w:rFonts w:cs="Arial"/>
          <w:sz w:val="20"/>
          <w:szCs w:val="20"/>
          <w:lang w:val="en-US"/>
        </w:rPr>
      </w:pPr>
      <w:del w:id="716" w:author="Elinor Pejryd" w:date="2026-01-16T11:22:00Z">
        <w:r>
          <w:rPr>
            <w:rFonts w:cs="Arial"/>
            <w:sz w:val="20"/>
            <w:szCs w:val="20"/>
            <w:lang w:val="en-US"/>
          </w:rPr>
          <w:delText xml:space="preserve"> </w:delText>
        </w:r>
      </w:del>
    </w:p>
    <w:p w14:paraId="6AA23AAA" w14:textId="77777777" w:rsidR="00EA304E" w:rsidRPr="00EA304E" w:rsidDel="00150BA9" w:rsidRDefault="00EA304E" w:rsidP="007B11A2">
      <w:pPr>
        <w:spacing w:line="276" w:lineRule="auto"/>
        <w:jc w:val="both"/>
        <w:rPr>
          <w:del w:id="717" w:author="Elinor Pejryd" w:date="2026-01-16T11:22:00Z"/>
          <w:rFonts w:cs="Arial"/>
          <w:sz w:val="20"/>
          <w:szCs w:val="20"/>
          <w:lang w:val="en-US"/>
        </w:rPr>
      </w:pPr>
      <w:del w:id="718" w:author="Elinor Pejryd" w:date="2026-01-16T11:22:00Z">
        <w:r>
          <w:rPr>
            <w:rFonts w:cs="Arial"/>
            <w:sz w:val="20"/>
            <w:szCs w:val="20"/>
            <w:lang w:val="en-US"/>
          </w:rPr>
          <w:delText xml:space="preserve"> </w:delText>
        </w:r>
      </w:del>
    </w:p>
    <w:p w14:paraId="6CB1848A" w14:textId="77777777" w:rsidR="00EA304E" w:rsidRPr="00EA304E" w:rsidDel="00150BA9" w:rsidRDefault="00EA304E" w:rsidP="007B11A2">
      <w:pPr>
        <w:spacing w:line="276" w:lineRule="auto"/>
        <w:jc w:val="both"/>
        <w:rPr>
          <w:del w:id="719" w:author="Elinor Pejryd" w:date="2026-01-16T11:22:00Z"/>
          <w:rFonts w:cs="Arial"/>
          <w:sz w:val="20"/>
          <w:szCs w:val="20"/>
          <w:lang w:val="en-US"/>
        </w:rPr>
      </w:pPr>
      <w:del w:id="720" w:author="Elinor Pejryd" w:date="2026-01-16T11:22:00Z">
        <w:r>
          <w:rPr>
            <w:rFonts w:cs="Arial"/>
            <w:sz w:val="20"/>
            <w:szCs w:val="20"/>
            <w:lang w:val="en-US"/>
          </w:rPr>
          <w:delText xml:space="preserve">Applicant </w:delText>
        </w:r>
      </w:del>
    </w:p>
    <w:p w14:paraId="71369AD7" w14:textId="77777777" w:rsidR="00EA304E" w:rsidRPr="00EA304E" w:rsidDel="00150BA9" w:rsidRDefault="00EA304E" w:rsidP="007B11A2">
      <w:pPr>
        <w:spacing w:line="276" w:lineRule="auto"/>
        <w:jc w:val="both"/>
        <w:rPr>
          <w:del w:id="721" w:author="Elinor Pejryd" w:date="2026-01-16T11:22:00Z"/>
          <w:rFonts w:cs="Arial"/>
          <w:sz w:val="20"/>
          <w:szCs w:val="20"/>
          <w:lang w:val="en-US"/>
        </w:rPr>
      </w:pPr>
      <w:del w:id="722" w:author="Elinor Pejryd" w:date="2026-01-16T11:22:00Z">
        <w:r>
          <w:rPr>
            <w:rFonts w:cs="Arial"/>
            <w:sz w:val="20"/>
            <w:szCs w:val="20"/>
            <w:lang w:val="en-US"/>
          </w:rPr>
          <w:delText xml:space="preserve">A physical person (project leader) or legal entity who has applied for funding from the Swedish Research Council and is responsible for planning and implementing activities according to the approved application. </w:delText>
        </w:r>
      </w:del>
    </w:p>
    <w:p w14:paraId="56DF1BEC" w14:textId="77777777" w:rsidR="00EA304E" w:rsidRPr="00EA304E" w:rsidDel="00150BA9" w:rsidRDefault="00EA304E" w:rsidP="007B11A2">
      <w:pPr>
        <w:spacing w:line="276" w:lineRule="auto"/>
        <w:jc w:val="both"/>
        <w:rPr>
          <w:del w:id="723" w:author="Elinor Pejryd" w:date="2026-01-16T11:22:00Z"/>
          <w:rFonts w:cs="Arial"/>
          <w:sz w:val="20"/>
          <w:szCs w:val="20"/>
          <w:lang w:val="en-US"/>
        </w:rPr>
      </w:pPr>
      <w:del w:id="724" w:author="Elinor Pejryd" w:date="2026-01-16T11:22:00Z">
        <w:r>
          <w:rPr>
            <w:rFonts w:cs="Arial"/>
            <w:sz w:val="20"/>
            <w:szCs w:val="20"/>
            <w:lang w:val="en-US"/>
          </w:rPr>
          <w:delText xml:space="preserve"> </w:delText>
        </w:r>
      </w:del>
    </w:p>
    <w:p w14:paraId="483F0347" w14:textId="77777777" w:rsidR="00EA304E" w:rsidRPr="00EA304E" w:rsidDel="00150BA9" w:rsidRDefault="00EA304E" w:rsidP="007B11A2">
      <w:pPr>
        <w:spacing w:line="276" w:lineRule="auto"/>
        <w:jc w:val="both"/>
        <w:rPr>
          <w:del w:id="725" w:author="Elinor Pejryd" w:date="2026-01-16T11:22:00Z"/>
          <w:rFonts w:cs="Arial"/>
          <w:sz w:val="20"/>
          <w:szCs w:val="20"/>
          <w:lang w:val="en-US"/>
        </w:rPr>
      </w:pPr>
      <w:del w:id="726" w:author="Elinor Pejryd" w:date="2026-01-16T11:22:00Z">
        <w:r>
          <w:rPr>
            <w:rFonts w:cs="Arial"/>
            <w:sz w:val="20"/>
            <w:szCs w:val="20"/>
            <w:lang w:val="en-US"/>
          </w:rPr>
          <w:delText xml:space="preserve">Activities </w:delText>
        </w:r>
      </w:del>
    </w:p>
    <w:p w14:paraId="346D8CC4" w14:textId="77777777" w:rsidR="00EA304E" w:rsidRPr="00EA304E" w:rsidDel="00150BA9" w:rsidRDefault="00EA304E" w:rsidP="007B11A2">
      <w:pPr>
        <w:spacing w:line="276" w:lineRule="auto"/>
        <w:jc w:val="both"/>
        <w:rPr>
          <w:del w:id="727" w:author="Elinor Pejryd" w:date="2026-01-16T11:22:00Z"/>
          <w:rFonts w:cs="Arial"/>
          <w:sz w:val="20"/>
          <w:szCs w:val="20"/>
          <w:lang w:val="en-US"/>
        </w:rPr>
      </w:pPr>
      <w:del w:id="728" w:author="Elinor Pejryd" w:date="2026-01-16T11:22:00Z">
        <w:r>
          <w:rPr>
            <w:rFonts w:cs="Arial"/>
            <w:sz w:val="20"/>
            <w:szCs w:val="20"/>
            <w:lang w:val="en-US"/>
          </w:rPr>
          <w:delText xml:space="preserve">The research or research-supporting activities covered by the Swedish Research Council’s decision to award funding </w:delText>
        </w:r>
      </w:del>
    </w:p>
    <w:p w14:paraId="69BE0A1A" w14:textId="77777777" w:rsidR="00EA304E" w:rsidRPr="00EA304E" w:rsidDel="00150BA9" w:rsidRDefault="00EA304E" w:rsidP="007B11A2">
      <w:pPr>
        <w:spacing w:line="276" w:lineRule="auto"/>
        <w:jc w:val="both"/>
        <w:rPr>
          <w:del w:id="729" w:author="Elinor Pejryd" w:date="2026-01-16T11:22:00Z"/>
          <w:rFonts w:cs="Arial"/>
          <w:sz w:val="20"/>
          <w:szCs w:val="20"/>
          <w:lang w:val="en-US"/>
        </w:rPr>
      </w:pPr>
      <w:del w:id="730" w:author="Elinor Pejryd" w:date="2026-01-16T11:22:00Z">
        <w:r>
          <w:rPr>
            <w:rFonts w:cs="Arial"/>
            <w:sz w:val="20"/>
            <w:szCs w:val="20"/>
            <w:lang w:val="en-US"/>
          </w:rPr>
          <w:delText xml:space="preserve"> </w:delText>
        </w:r>
      </w:del>
    </w:p>
    <w:p w14:paraId="3A966B8D" w14:textId="77777777" w:rsidR="00EA304E" w:rsidRPr="00EA304E" w:rsidDel="00150BA9" w:rsidRDefault="00EA304E" w:rsidP="007B11A2">
      <w:pPr>
        <w:spacing w:line="276" w:lineRule="auto"/>
        <w:jc w:val="both"/>
        <w:rPr>
          <w:del w:id="731" w:author="Elinor Pejryd" w:date="2026-01-16T11:22:00Z"/>
          <w:rFonts w:cs="Arial"/>
          <w:sz w:val="20"/>
          <w:szCs w:val="20"/>
          <w:lang w:val="en-US"/>
        </w:rPr>
      </w:pPr>
      <w:del w:id="732" w:author="Elinor Pejryd" w:date="2026-01-16T11:22:00Z">
        <w:r>
          <w:rPr>
            <w:rFonts w:cs="Arial"/>
            <w:sz w:val="20"/>
            <w:szCs w:val="20"/>
            <w:lang w:val="en-US"/>
          </w:rPr>
          <w:delText xml:space="preserve">Terms and conditions </w:delText>
        </w:r>
      </w:del>
    </w:p>
    <w:p w14:paraId="37A8CD79" w14:textId="77777777" w:rsidR="00EA304E" w:rsidDel="00150BA9" w:rsidRDefault="00EA304E" w:rsidP="007B11A2">
      <w:pPr>
        <w:spacing w:line="276" w:lineRule="auto"/>
        <w:jc w:val="both"/>
        <w:rPr>
          <w:del w:id="733" w:author="Elinor Pejryd" w:date="2026-01-16T11:22:00Z"/>
          <w:rFonts w:cs="Arial"/>
          <w:sz w:val="20"/>
          <w:szCs w:val="20"/>
          <w:lang w:val="en-US"/>
        </w:rPr>
      </w:pPr>
      <w:del w:id="734" w:author="Elinor Pejryd" w:date="2026-01-16T11:22:00Z">
        <w:r>
          <w:rPr>
            <w:rFonts w:cs="Arial"/>
            <w:sz w:val="20"/>
            <w:szCs w:val="20"/>
            <w:lang w:val="en-US"/>
          </w:rPr>
          <w:delText xml:space="preserve">These general terms and conditions and the specific terms and conditions that follow from a decision or call text.  </w:delText>
        </w:r>
      </w:del>
    </w:p>
    <w:p w14:paraId="61DF7F36" w14:textId="77777777" w:rsidR="00EA304E" w:rsidRPr="00EA304E" w:rsidDel="00150BA9" w:rsidRDefault="00EA304E" w:rsidP="007B11A2">
      <w:pPr>
        <w:spacing w:line="276" w:lineRule="auto"/>
        <w:jc w:val="both"/>
        <w:rPr>
          <w:del w:id="735" w:author="Elinor Pejryd" w:date="2026-01-16T11:22:00Z"/>
          <w:rFonts w:cs="Arial"/>
          <w:sz w:val="20"/>
          <w:szCs w:val="20"/>
          <w:lang w:val="en-US"/>
        </w:rPr>
      </w:pPr>
    </w:p>
    <w:p w14:paraId="562015CE" w14:textId="77777777" w:rsidR="00EA304E" w:rsidDel="00150BA9" w:rsidRDefault="00EA304E" w:rsidP="007B11A2">
      <w:pPr>
        <w:spacing w:line="276" w:lineRule="auto"/>
        <w:jc w:val="both"/>
        <w:rPr>
          <w:del w:id="736" w:author="Elinor Pejryd" w:date="2026-01-16T11:22:00Z"/>
          <w:rFonts w:cs="Arial"/>
          <w:sz w:val="20"/>
          <w:szCs w:val="20"/>
          <w:lang w:val="en-US"/>
        </w:rPr>
      </w:pPr>
      <w:del w:id="737" w:author="Elinor Pejryd" w:date="2026-01-16T11:22:00Z">
        <w:r>
          <w:rPr>
            <w:rFonts w:cs="Arial"/>
            <w:sz w:val="20"/>
            <w:szCs w:val="20"/>
            <w:lang w:val="en-US"/>
          </w:rPr>
          <w:delText>1. About the Swedish Research Council’s decisions and terms and conditions</w:delText>
        </w:r>
      </w:del>
    </w:p>
    <w:p w14:paraId="27F15BDA" w14:textId="77777777" w:rsidR="00EA304E" w:rsidRPr="00EA304E" w:rsidDel="00150BA9" w:rsidRDefault="00EA304E" w:rsidP="007B11A2">
      <w:pPr>
        <w:spacing w:line="276" w:lineRule="auto"/>
        <w:jc w:val="both"/>
        <w:rPr>
          <w:del w:id="738" w:author="Elinor Pejryd" w:date="2026-01-16T11:22:00Z"/>
          <w:rFonts w:cs="Arial"/>
          <w:sz w:val="20"/>
          <w:szCs w:val="20"/>
          <w:lang w:val="en-US"/>
        </w:rPr>
      </w:pPr>
    </w:p>
    <w:p w14:paraId="715D6FC4" w14:textId="77777777" w:rsidR="00EA304E" w:rsidRPr="00EA304E" w:rsidDel="00150BA9" w:rsidRDefault="00EA304E" w:rsidP="007B11A2">
      <w:pPr>
        <w:spacing w:line="276" w:lineRule="auto"/>
        <w:jc w:val="both"/>
        <w:rPr>
          <w:del w:id="739" w:author="Elinor Pejryd" w:date="2026-01-16T11:22:00Z"/>
          <w:rFonts w:cs="Arial"/>
          <w:sz w:val="20"/>
          <w:szCs w:val="20"/>
          <w:lang w:val="en-US"/>
        </w:rPr>
      </w:pPr>
      <w:del w:id="740" w:author="Elinor Pejryd" w:date="2026-01-16T11:22:00Z">
        <w:r>
          <w:rPr>
            <w:rFonts w:cs="Arial"/>
            <w:sz w:val="20"/>
            <w:szCs w:val="20"/>
            <w:lang w:val="en-US"/>
          </w:rPr>
          <w:delText xml:space="preserve">1.1 Approval of terms and conditions </w:delText>
        </w:r>
      </w:del>
    </w:p>
    <w:p w14:paraId="2895AD89" w14:textId="77777777" w:rsidR="00EA304E" w:rsidDel="00150BA9" w:rsidRDefault="00EA304E" w:rsidP="007B11A2">
      <w:pPr>
        <w:spacing w:line="276" w:lineRule="auto"/>
        <w:jc w:val="both"/>
        <w:rPr>
          <w:del w:id="741" w:author="Elinor Pejryd" w:date="2026-01-16T11:22:00Z"/>
          <w:rFonts w:cs="Arial"/>
          <w:sz w:val="20"/>
          <w:szCs w:val="20"/>
          <w:lang w:val="en-US"/>
        </w:rPr>
      </w:pPr>
      <w:del w:id="742" w:author="Elinor Pejryd" w:date="2026-01-16T11:22:00Z">
        <w:r>
          <w:rPr>
            <w:rFonts w:cs="Arial"/>
            <w:sz w:val="20"/>
            <w:szCs w:val="20"/>
            <w:lang w:val="en-US"/>
          </w:rPr>
          <w:delText xml:space="preserve">The Swedish Research Council’s decision to award funding applies on condition that the administrating organisation and applicant agree to the terms and conditions according to the Swedish Research Council’s instructions. </w:delText>
        </w:r>
      </w:del>
    </w:p>
    <w:p w14:paraId="112F3A03" w14:textId="77777777" w:rsidR="00EA304E" w:rsidRPr="00EA304E" w:rsidDel="00150BA9" w:rsidRDefault="00EA304E" w:rsidP="007B11A2">
      <w:pPr>
        <w:spacing w:line="276" w:lineRule="auto"/>
        <w:jc w:val="both"/>
        <w:rPr>
          <w:del w:id="743" w:author="Elinor Pejryd" w:date="2026-01-16T11:22:00Z"/>
          <w:rFonts w:cs="Arial"/>
          <w:sz w:val="20"/>
          <w:szCs w:val="20"/>
          <w:lang w:val="en-US"/>
        </w:rPr>
      </w:pPr>
    </w:p>
    <w:p w14:paraId="5BD14560" w14:textId="77777777" w:rsidR="00EA304E" w:rsidRPr="00EA304E" w:rsidDel="00150BA9" w:rsidRDefault="00EA304E" w:rsidP="007B11A2">
      <w:pPr>
        <w:spacing w:line="276" w:lineRule="auto"/>
        <w:jc w:val="both"/>
        <w:rPr>
          <w:del w:id="744" w:author="Elinor Pejryd" w:date="2026-01-16T11:22:00Z"/>
          <w:rFonts w:cs="Arial"/>
          <w:sz w:val="20"/>
          <w:szCs w:val="20"/>
          <w:lang w:val="en-US"/>
        </w:rPr>
      </w:pPr>
      <w:del w:id="745" w:author="Elinor Pejryd" w:date="2026-01-16T11:22:00Z">
        <w:r>
          <w:rPr>
            <w:rFonts w:cs="Arial"/>
            <w:sz w:val="20"/>
            <w:szCs w:val="20"/>
            <w:lang w:val="en-US"/>
          </w:rPr>
          <w:delText xml:space="preserve">1.2 Responsibility to comply with terms and conditions  </w:delText>
        </w:r>
      </w:del>
    </w:p>
    <w:p w14:paraId="065F6E3D" w14:textId="77777777" w:rsidR="00EA304E" w:rsidDel="00150BA9" w:rsidRDefault="00EA304E" w:rsidP="007B11A2">
      <w:pPr>
        <w:spacing w:line="276" w:lineRule="auto"/>
        <w:jc w:val="both"/>
        <w:rPr>
          <w:del w:id="746" w:author="Elinor Pejryd" w:date="2026-01-16T11:22:00Z"/>
          <w:rFonts w:cs="Arial"/>
          <w:sz w:val="20"/>
          <w:szCs w:val="20"/>
          <w:lang w:val="en-US"/>
        </w:rPr>
      </w:pPr>
      <w:del w:id="747" w:author="Elinor Pejryd" w:date="2026-01-16T11:22:00Z">
        <w:r>
          <w:rPr>
            <w:rFonts w:cs="Arial"/>
            <w:sz w:val="20"/>
            <w:szCs w:val="20"/>
            <w:lang w:val="en-US"/>
          </w:rPr>
          <w:delText>The administrating organisation and applicant are responsible for complying with the terms and conditions. If the administrating organisation is also the applicant, the administrating organisation is responsible for complying with the terms and conditions in both these capacities.</w:delText>
        </w:r>
      </w:del>
    </w:p>
    <w:p w14:paraId="1614BF07" w14:textId="77777777" w:rsidR="00EA304E" w:rsidRPr="00EA304E" w:rsidDel="00150BA9" w:rsidRDefault="00EA304E" w:rsidP="007B11A2">
      <w:pPr>
        <w:spacing w:line="276" w:lineRule="auto"/>
        <w:jc w:val="both"/>
        <w:rPr>
          <w:del w:id="748" w:author="Elinor Pejryd" w:date="2026-01-16T11:22:00Z"/>
          <w:rFonts w:cs="Arial"/>
          <w:sz w:val="20"/>
          <w:szCs w:val="20"/>
          <w:lang w:val="en-US"/>
        </w:rPr>
      </w:pPr>
    </w:p>
    <w:p w14:paraId="34F1311B" w14:textId="77777777" w:rsidR="00EA304E" w:rsidRPr="00EA304E" w:rsidDel="00150BA9" w:rsidRDefault="00EA304E" w:rsidP="007B11A2">
      <w:pPr>
        <w:spacing w:line="276" w:lineRule="auto"/>
        <w:jc w:val="both"/>
        <w:rPr>
          <w:del w:id="749" w:author="Elinor Pejryd" w:date="2026-01-16T11:22:00Z"/>
          <w:rFonts w:cs="Arial"/>
          <w:sz w:val="20"/>
          <w:szCs w:val="20"/>
          <w:lang w:val="en-US"/>
        </w:rPr>
      </w:pPr>
      <w:del w:id="750" w:author="Elinor Pejryd" w:date="2026-01-16T11:22:00Z">
        <w:r>
          <w:rPr>
            <w:rFonts w:cs="Arial"/>
            <w:sz w:val="20"/>
            <w:szCs w:val="20"/>
            <w:lang w:val="en-US"/>
          </w:rPr>
          <w:delText xml:space="preserve">1.3 Period of validity of terms and conditions </w:delText>
        </w:r>
      </w:del>
    </w:p>
    <w:p w14:paraId="23F5B02D" w14:textId="77777777" w:rsidR="00EA304E" w:rsidRPr="00EA304E" w:rsidDel="00150BA9" w:rsidRDefault="00EA304E" w:rsidP="007B11A2">
      <w:pPr>
        <w:spacing w:line="276" w:lineRule="auto"/>
        <w:jc w:val="both"/>
        <w:rPr>
          <w:del w:id="751" w:author="Elinor Pejryd" w:date="2026-01-16T11:22:00Z"/>
          <w:rFonts w:cs="Arial"/>
          <w:sz w:val="20"/>
          <w:szCs w:val="20"/>
          <w:lang w:val="en-US"/>
        </w:rPr>
      </w:pPr>
      <w:del w:id="752" w:author="Elinor Pejryd" w:date="2026-01-16T11:22:00Z">
        <w:r>
          <w:rPr>
            <w:rFonts w:cs="Arial"/>
            <w:sz w:val="20"/>
            <w:szCs w:val="20"/>
            <w:lang w:val="en-US"/>
          </w:rPr>
          <w:delText xml:space="preserve">The terms and conditions are valid as from their approval up to and including the date when final reports have been received by the Swedish Research Council or, as applicable, unused funds have been repaid and the case has been closed. </w:delText>
        </w:r>
      </w:del>
    </w:p>
    <w:p w14:paraId="2374803F" w14:textId="77777777" w:rsidR="00EA304E" w:rsidRPr="00EA304E" w:rsidDel="00150BA9" w:rsidRDefault="00EA304E" w:rsidP="007B11A2">
      <w:pPr>
        <w:spacing w:line="276" w:lineRule="auto"/>
        <w:jc w:val="both"/>
        <w:rPr>
          <w:del w:id="753" w:author="Elinor Pejryd" w:date="2026-01-16T11:22:00Z"/>
          <w:rFonts w:cs="Arial"/>
          <w:sz w:val="20"/>
          <w:szCs w:val="20"/>
          <w:lang w:val="en-US"/>
        </w:rPr>
      </w:pPr>
      <w:del w:id="754" w:author="Elinor Pejryd" w:date="2026-01-16T11:22:00Z">
        <w:r>
          <w:rPr>
            <w:rFonts w:cs="Arial"/>
            <w:sz w:val="20"/>
            <w:szCs w:val="20"/>
            <w:lang w:val="en-US"/>
          </w:rPr>
          <w:delText xml:space="preserve"> </w:delText>
        </w:r>
      </w:del>
    </w:p>
    <w:p w14:paraId="4768B8D1" w14:textId="77777777" w:rsidR="00EA304E" w:rsidRPr="00EA304E" w:rsidDel="00150BA9" w:rsidRDefault="00EA304E" w:rsidP="007B11A2">
      <w:pPr>
        <w:spacing w:line="276" w:lineRule="auto"/>
        <w:jc w:val="both"/>
        <w:rPr>
          <w:del w:id="755" w:author="Elinor Pejryd" w:date="2026-01-16T11:22:00Z"/>
          <w:rFonts w:cs="Arial"/>
          <w:sz w:val="20"/>
          <w:szCs w:val="20"/>
          <w:lang w:val="en-US"/>
        </w:rPr>
      </w:pPr>
      <w:del w:id="756" w:author="Elinor Pejryd" w:date="2026-01-16T11:22:00Z">
        <w:r>
          <w:rPr>
            <w:rFonts w:cs="Arial"/>
            <w:sz w:val="20"/>
            <w:szCs w:val="20"/>
            <w:lang w:val="en-US"/>
          </w:rPr>
          <w:delText xml:space="preserve">1.4 Changed preconditions for the Swedish Research Council’s funding allocation </w:delText>
        </w:r>
      </w:del>
    </w:p>
    <w:p w14:paraId="17871227" w14:textId="77777777" w:rsidR="00EA304E" w:rsidRPr="00EA304E" w:rsidDel="00150BA9" w:rsidRDefault="00EA304E" w:rsidP="007B11A2">
      <w:pPr>
        <w:spacing w:line="276" w:lineRule="auto"/>
        <w:jc w:val="both"/>
        <w:rPr>
          <w:del w:id="757" w:author="Elinor Pejryd" w:date="2026-01-16T11:22:00Z"/>
          <w:rFonts w:cs="Arial"/>
          <w:sz w:val="20"/>
          <w:szCs w:val="20"/>
          <w:lang w:val="en-US"/>
        </w:rPr>
      </w:pPr>
      <w:del w:id="758" w:author="Elinor Pejryd" w:date="2026-01-16T11:22:00Z">
        <w:r>
          <w:rPr>
            <w:rFonts w:cs="Arial"/>
            <w:sz w:val="20"/>
            <w:szCs w:val="20"/>
            <w:lang w:val="en-US"/>
          </w:rPr>
          <w:delText xml:space="preserve">The Swedish Research Council may change its decision to award funding if the Swedish Research Council’s Government appropriation is not as large as the amount the decision was based on, or if the preconditions for the Swedish Research Council’s allocation of funding is changed in some other way. </w:delText>
        </w:r>
      </w:del>
    </w:p>
    <w:p w14:paraId="33D02F0C" w14:textId="77777777" w:rsidR="00EA304E" w:rsidRPr="00EA304E" w:rsidDel="00150BA9" w:rsidRDefault="00EA304E" w:rsidP="007B11A2">
      <w:pPr>
        <w:spacing w:line="276" w:lineRule="auto"/>
        <w:jc w:val="both"/>
        <w:rPr>
          <w:del w:id="759" w:author="Elinor Pejryd" w:date="2026-01-16T11:22:00Z"/>
          <w:rFonts w:cs="Arial"/>
          <w:sz w:val="20"/>
          <w:szCs w:val="20"/>
          <w:lang w:val="en-US"/>
        </w:rPr>
      </w:pPr>
      <w:del w:id="760" w:author="Elinor Pejryd" w:date="2026-01-16T11:22:00Z">
        <w:r>
          <w:rPr>
            <w:rFonts w:cs="Arial"/>
            <w:sz w:val="20"/>
            <w:szCs w:val="20"/>
            <w:lang w:val="en-US"/>
          </w:rPr>
          <w:delText xml:space="preserve"> </w:delText>
        </w:r>
      </w:del>
    </w:p>
    <w:p w14:paraId="54A9A0C5" w14:textId="77777777" w:rsidR="00EA304E" w:rsidDel="00150BA9" w:rsidRDefault="00EA304E" w:rsidP="007B11A2">
      <w:pPr>
        <w:spacing w:line="276" w:lineRule="auto"/>
        <w:jc w:val="both"/>
        <w:rPr>
          <w:del w:id="761" w:author="Elinor Pejryd" w:date="2026-01-16T11:22:00Z"/>
          <w:rFonts w:cs="Arial"/>
          <w:sz w:val="20"/>
          <w:szCs w:val="20"/>
          <w:lang w:val="en-US"/>
        </w:rPr>
      </w:pPr>
      <w:del w:id="762" w:author="Elinor Pejryd" w:date="2026-01-16T11:22:00Z">
        <w:r>
          <w:rPr>
            <w:rFonts w:cs="Arial"/>
            <w:sz w:val="20"/>
            <w:szCs w:val="20"/>
            <w:lang w:val="en-US"/>
          </w:rPr>
          <w:delText>2. Implementation</w:delText>
        </w:r>
      </w:del>
    </w:p>
    <w:p w14:paraId="0A89955D" w14:textId="77777777" w:rsidR="00EA304E" w:rsidRPr="00EA304E" w:rsidDel="00150BA9" w:rsidRDefault="00EA304E" w:rsidP="007B11A2">
      <w:pPr>
        <w:spacing w:line="276" w:lineRule="auto"/>
        <w:jc w:val="both"/>
        <w:rPr>
          <w:del w:id="763" w:author="Elinor Pejryd" w:date="2026-01-16T11:22:00Z"/>
          <w:rFonts w:cs="Arial"/>
          <w:sz w:val="20"/>
          <w:szCs w:val="20"/>
          <w:lang w:val="en-US"/>
        </w:rPr>
      </w:pPr>
    </w:p>
    <w:p w14:paraId="5B33C48F" w14:textId="77777777" w:rsidR="00EA304E" w:rsidRPr="00EA304E" w:rsidDel="00150BA9" w:rsidRDefault="00EA304E" w:rsidP="007B11A2">
      <w:pPr>
        <w:spacing w:line="276" w:lineRule="auto"/>
        <w:jc w:val="both"/>
        <w:rPr>
          <w:del w:id="764" w:author="Elinor Pejryd" w:date="2026-01-16T11:22:00Z"/>
          <w:rFonts w:cs="Arial"/>
          <w:sz w:val="20"/>
          <w:szCs w:val="20"/>
          <w:lang w:val="en-US"/>
        </w:rPr>
      </w:pPr>
      <w:del w:id="765" w:author="Elinor Pejryd" w:date="2026-01-16T11:22:00Z">
        <w:r>
          <w:rPr>
            <w:rFonts w:cs="Arial"/>
            <w:sz w:val="20"/>
            <w:szCs w:val="20"/>
            <w:lang w:val="en-US"/>
          </w:rPr>
          <w:delText xml:space="preserve">2.1 Implementation according to the decision and the terms and conditions  </w:delText>
        </w:r>
      </w:del>
    </w:p>
    <w:p w14:paraId="6C088F7E" w14:textId="77777777" w:rsidR="00EA304E" w:rsidDel="00150BA9" w:rsidRDefault="00EA304E" w:rsidP="007B11A2">
      <w:pPr>
        <w:spacing w:line="276" w:lineRule="auto"/>
        <w:jc w:val="both"/>
        <w:rPr>
          <w:del w:id="766" w:author="Elinor Pejryd" w:date="2026-01-16T11:22:00Z"/>
          <w:rFonts w:cs="Arial"/>
          <w:sz w:val="20"/>
          <w:szCs w:val="20"/>
          <w:lang w:val="en-US"/>
        </w:rPr>
      </w:pPr>
      <w:del w:id="767" w:author="Elinor Pejryd" w:date="2026-01-16T11:22:00Z">
        <w:r>
          <w:rPr>
            <w:rFonts w:cs="Arial"/>
            <w:sz w:val="20"/>
            <w:szCs w:val="20"/>
            <w:lang w:val="en-US"/>
          </w:rPr>
          <w:delText xml:space="preserve">The administrating organisation and applicant are responsible for ensuring activities are implemented according to the Swedish Research Council’s decision and the terms and conditions. </w:delText>
        </w:r>
      </w:del>
    </w:p>
    <w:p w14:paraId="1F75C40B" w14:textId="77777777" w:rsidR="00EA304E" w:rsidRPr="00EA304E" w:rsidDel="00150BA9" w:rsidRDefault="00EA304E" w:rsidP="007B11A2">
      <w:pPr>
        <w:spacing w:line="276" w:lineRule="auto"/>
        <w:jc w:val="both"/>
        <w:rPr>
          <w:del w:id="768" w:author="Elinor Pejryd" w:date="2026-01-16T11:22:00Z"/>
          <w:rFonts w:cs="Arial"/>
          <w:sz w:val="20"/>
          <w:szCs w:val="20"/>
          <w:lang w:val="en-US"/>
        </w:rPr>
      </w:pPr>
    </w:p>
    <w:p w14:paraId="03EEA9CC" w14:textId="77777777" w:rsidR="00EA304E" w:rsidRPr="00EA304E" w:rsidDel="00150BA9" w:rsidRDefault="00EA304E" w:rsidP="007B11A2">
      <w:pPr>
        <w:spacing w:line="276" w:lineRule="auto"/>
        <w:jc w:val="both"/>
        <w:rPr>
          <w:del w:id="769" w:author="Elinor Pejryd" w:date="2026-01-16T11:22:00Z"/>
          <w:rFonts w:cs="Arial"/>
          <w:sz w:val="20"/>
          <w:szCs w:val="20"/>
          <w:lang w:val="en-US"/>
        </w:rPr>
      </w:pPr>
      <w:del w:id="770" w:author="Elinor Pejryd" w:date="2026-01-16T11:22:00Z">
        <w:r>
          <w:rPr>
            <w:rFonts w:cs="Arial"/>
            <w:sz w:val="20"/>
            <w:szCs w:val="20"/>
            <w:lang w:val="en-US"/>
          </w:rPr>
          <w:delText xml:space="preserve">2.2 Implementation according to legislation as applicable in Sweden </w:delText>
        </w:r>
      </w:del>
    </w:p>
    <w:p w14:paraId="75F4BBBE" w14:textId="77777777" w:rsidR="00EA304E" w:rsidDel="00150BA9" w:rsidRDefault="00EA304E" w:rsidP="007B11A2">
      <w:pPr>
        <w:spacing w:line="276" w:lineRule="auto"/>
        <w:jc w:val="both"/>
        <w:rPr>
          <w:del w:id="771" w:author="Elinor Pejryd" w:date="2026-01-16T11:22:00Z"/>
          <w:rFonts w:cs="Arial"/>
          <w:sz w:val="20"/>
          <w:szCs w:val="20"/>
          <w:lang w:val="en-US"/>
        </w:rPr>
      </w:pPr>
      <w:del w:id="772" w:author="Elinor Pejryd" w:date="2026-01-16T11:22:00Z">
        <w:r>
          <w:rPr>
            <w:rFonts w:cs="Arial"/>
            <w:sz w:val="20"/>
            <w:szCs w:val="20"/>
            <w:lang w:val="en-US"/>
          </w:rPr>
          <w:delText xml:space="preserve">The administrating organisation and applicant are responsible for ensuring activities are implemented according to legislation as applicable in Sweden. </w:delText>
        </w:r>
      </w:del>
    </w:p>
    <w:p w14:paraId="48D3508C" w14:textId="77777777" w:rsidR="00EA304E" w:rsidRPr="00EA304E" w:rsidDel="00150BA9" w:rsidRDefault="00EA304E" w:rsidP="007B11A2">
      <w:pPr>
        <w:spacing w:line="276" w:lineRule="auto"/>
        <w:jc w:val="both"/>
        <w:rPr>
          <w:del w:id="773" w:author="Elinor Pejryd" w:date="2026-01-16T11:22:00Z"/>
          <w:rFonts w:cs="Arial"/>
          <w:sz w:val="20"/>
          <w:szCs w:val="20"/>
          <w:lang w:val="en-US"/>
        </w:rPr>
      </w:pPr>
    </w:p>
    <w:p w14:paraId="6DC5F3AE" w14:textId="77777777" w:rsidR="00EA304E" w:rsidRPr="00EA304E" w:rsidDel="00150BA9" w:rsidRDefault="00EA304E" w:rsidP="007B11A2">
      <w:pPr>
        <w:spacing w:line="276" w:lineRule="auto"/>
        <w:jc w:val="both"/>
        <w:rPr>
          <w:del w:id="774" w:author="Elinor Pejryd" w:date="2026-01-16T11:22:00Z"/>
          <w:rFonts w:cs="Arial"/>
          <w:sz w:val="20"/>
          <w:szCs w:val="20"/>
          <w:lang w:val="en-US"/>
        </w:rPr>
      </w:pPr>
      <w:del w:id="775" w:author="Elinor Pejryd" w:date="2026-01-16T11:22:00Z">
        <w:r>
          <w:rPr>
            <w:rFonts w:cs="Arial"/>
            <w:sz w:val="20"/>
            <w:szCs w:val="20"/>
            <w:lang w:val="en-US"/>
          </w:rPr>
          <w:delText xml:space="preserve">2.3 Implementation according to the application </w:delText>
        </w:r>
      </w:del>
    </w:p>
    <w:p w14:paraId="5E225ED5" w14:textId="77777777" w:rsidR="00EA304E" w:rsidDel="00150BA9" w:rsidRDefault="00EA304E" w:rsidP="007B11A2">
      <w:pPr>
        <w:spacing w:line="276" w:lineRule="auto"/>
        <w:jc w:val="both"/>
        <w:rPr>
          <w:del w:id="776" w:author="Elinor Pejryd" w:date="2026-01-16T11:22:00Z"/>
          <w:rFonts w:cs="Arial"/>
          <w:sz w:val="20"/>
          <w:szCs w:val="20"/>
          <w:lang w:val="en-US"/>
        </w:rPr>
      </w:pPr>
      <w:del w:id="777" w:author="Elinor Pejryd" w:date="2026-01-16T11:22:00Z">
        <w:r>
          <w:rPr>
            <w:rFonts w:cs="Arial"/>
            <w:sz w:val="20"/>
            <w:szCs w:val="20"/>
            <w:lang w:val="en-US"/>
          </w:rPr>
          <w:delText xml:space="preserve">The applicant is responsible for ensuring activities are implemented as described in the application to Swedish Research Council. The responsibility includes planning and conducting activities mainly according to the application and plan for implementation submitted. Necessary changes to the implementation are allowed, provided they do not significantly impact on the activities as stated in the application, and they comply with the applicable terms and conditions. Other changes to the implementation require approval from the Swedish Research Council.  </w:delText>
        </w:r>
      </w:del>
    </w:p>
    <w:p w14:paraId="679CFEB2" w14:textId="77777777" w:rsidR="00EA304E" w:rsidRPr="00EA304E" w:rsidDel="00150BA9" w:rsidRDefault="00EA304E" w:rsidP="007B11A2">
      <w:pPr>
        <w:spacing w:line="276" w:lineRule="auto"/>
        <w:jc w:val="both"/>
        <w:rPr>
          <w:del w:id="778" w:author="Elinor Pejryd" w:date="2026-01-16T11:22:00Z"/>
          <w:rFonts w:cs="Arial"/>
          <w:sz w:val="20"/>
          <w:szCs w:val="20"/>
          <w:lang w:val="en-US"/>
        </w:rPr>
      </w:pPr>
    </w:p>
    <w:p w14:paraId="0CE3F365" w14:textId="77777777" w:rsidR="00EA304E" w:rsidRPr="00EA304E" w:rsidDel="00150BA9" w:rsidRDefault="00EA304E" w:rsidP="007B11A2">
      <w:pPr>
        <w:spacing w:line="276" w:lineRule="auto"/>
        <w:jc w:val="both"/>
        <w:rPr>
          <w:del w:id="779" w:author="Elinor Pejryd" w:date="2026-01-16T11:22:00Z"/>
          <w:rFonts w:cs="Arial"/>
          <w:sz w:val="20"/>
          <w:szCs w:val="20"/>
          <w:lang w:val="en-US"/>
        </w:rPr>
      </w:pPr>
      <w:del w:id="780" w:author="Elinor Pejryd" w:date="2026-01-16T11:22:00Z">
        <w:r>
          <w:rPr>
            <w:rFonts w:cs="Arial"/>
            <w:sz w:val="20"/>
            <w:szCs w:val="20"/>
            <w:lang w:val="en-US"/>
          </w:rPr>
          <w:delText xml:space="preserve">2.4 Scientific responsibility </w:delText>
        </w:r>
      </w:del>
    </w:p>
    <w:p w14:paraId="1FFD1F6B" w14:textId="77777777" w:rsidR="00EA304E" w:rsidRPr="00EA304E" w:rsidDel="00150BA9" w:rsidRDefault="00EA304E" w:rsidP="007B11A2">
      <w:pPr>
        <w:spacing w:line="276" w:lineRule="auto"/>
        <w:jc w:val="both"/>
        <w:rPr>
          <w:del w:id="781" w:author="Elinor Pejryd" w:date="2026-01-16T11:22:00Z"/>
          <w:rFonts w:cs="Arial"/>
          <w:sz w:val="20"/>
          <w:szCs w:val="20"/>
          <w:lang w:val="en-US"/>
        </w:rPr>
      </w:pPr>
      <w:del w:id="782" w:author="Elinor Pejryd" w:date="2026-01-16T11:22:00Z">
        <w:r>
          <w:rPr>
            <w:rFonts w:cs="Arial"/>
            <w:sz w:val="20"/>
            <w:szCs w:val="20"/>
            <w:lang w:val="en-US"/>
          </w:rPr>
          <w:delText xml:space="preserve">If the activities include research, the applicant has scientific responsibility for the implementation of the research in respect of object and method. As scientifically responsible, the applicant is responsible for ensuring the research is implemented according to the application and research plan as stated in Section 2.3. </w:delText>
        </w:r>
      </w:del>
    </w:p>
    <w:p w14:paraId="4CAB086A" w14:textId="77777777" w:rsidR="00EA304E" w:rsidRPr="00EA304E" w:rsidDel="00150BA9" w:rsidRDefault="00EA304E" w:rsidP="007B11A2">
      <w:pPr>
        <w:spacing w:line="276" w:lineRule="auto"/>
        <w:jc w:val="both"/>
        <w:rPr>
          <w:del w:id="783" w:author="Elinor Pejryd" w:date="2026-01-16T11:22:00Z"/>
          <w:rFonts w:cs="Arial"/>
          <w:sz w:val="20"/>
          <w:szCs w:val="20"/>
          <w:lang w:val="en-US"/>
        </w:rPr>
      </w:pPr>
      <w:del w:id="784" w:author="Elinor Pejryd" w:date="2026-01-16T11:22:00Z">
        <w:r>
          <w:rPr>
            <w:rFonts w:cs="Arial"/>
            <w:sz w:val="20"/>
            <w:szCs w:val="20"/>
            <w:lang w:val="en-US"/>
          </w:rPr>
          <w:delText xml:space="preserve"> </w:delText>
        </w:r>
      </w:del>
    </w:p>
    <w:p w14:paraId="586E9B5B" w14:textId="77777777" w:rsidR="00EA304E" w:rsidRPr="00EA304E" w:rsidDel="00150BA9" w:rsidRDefault="00EA304E" w:rsidP="007B11A2">
      <w:pPr>
        <w:spacing w:line="276" w:lineRule="auto"/>
        <w:jc w:val="both"/>
        <w:rPr>
          <w:del w:id="785" w:author="Elinor Pejryd" w:date="2026-01-16T11:22:00Z"/>
          <w:rFonts w:cs="Arial"/>
          <w:sz w:val="20"/>
          <w:szCs w:val="20"/>
          <w:lang w:val="en-US"/>
        </w:rPr>
      </w:pPr>
      <w:del w:id="786" w:author="Elinor Pejryd" w:date="2026-01-16T11:22:00Z">
        <w:r>
          <w:rPr>
            <w:rFonts w:cs="Arial"/>
            <w:sz w:val="20"/>
            <w:szCs w:val="20"/>
            <w:lang w:val="en-US"/>
          </w:rPr>
          <w:delText xml:space="preserve">As scientifically responsible, the applicant shall also </w:delText>
        </w:r>
      </w:del>
    </w:p>
    <w:p w14:paraId="264ACB86" w14:textId="77777777" w:rsidR="00EA304E" w:rsidRPr="00EA304E" w:rsidDel="00150BA9" w:rsidRDefault="00EA304E" w:rsidP="007B11A2">
      <w:pPr>
        <w:spacing w:line="276" w:lineRule="auto"/>
        <w:jc w:val="both"/>
        <w:rPr>
          <w:del w:id="787" w:author="Elinor Pejryd" w:date="2026-01-16T11:22:00Z"/>
          <w:rFonts w:cs="Arial"/>
          <w:sz w:val="20"/>
          <w:szCs w:val="20"/>
          <w:lang w:val="en-US"/>
        </w:rPr>
      </w:pPr>
      <w:del w:id="788" w:author="Elinor Pejryd" w:date="2026-01-16T11:22:00Z">
        <w:r>
          <w:rPr>
            <w:rFonts w:cs="Arial"/>
            <w:sz w:val="20"/>
            <w:szCs w:val="20"/>
            <w:lang w:val="en-US"/>
          </w:rPr>
          <w:delText xml:space="preserve">• ensure that the research is implemented according to good research practice </w:delText>
        </w:r>
      </w:del>
    </w:p>
    <w:p w14:paraId="1E6EA8E0" w14:textId="77777777" w:rsidR="00EA304E" w:rsidRPr="00EA304E" w:rsidDel="00150BA9" w:rsidRDefault="00EA304E" w:rsidP="007B11A2">
      <w:pPr>
        <w:spacing w:line="276" w:lineRule="auto"/>
        <w:jc w:val="both"/>
        <w:rPr>
          <w:del w:id="789" w:author="Elinor Pejryd" w:date="2026-01-16T11:22:00Z"/>
          <w:rFonts w:cs="Arial"/>
          <w:sz w:val="20"/>
          <w:szCs w:val="20"/>
          <w:lang w:val="en-US"/>
        </w:rPr>
      </w:pPr>
      <w:del w:id="790" w:author="Elinor Pejryd" w:date="2026-01-16T11:22:00Z">
        <w:r>
          <w:rPr>
            <w:rFonts w:cs="Arial"/>
            <w:sz w:val="20"/>
            <w:szCs w:val="20"/>
            <w:lang w:val="en-US"/>
          </w:rPr>
          <w:delText xml:space="preserve">• ensure that the permits and approvals required have been obtained before the research is started. These may include permits from the Swedish Medical Products Agency or approval from the Swedish Ethical Review Authority or an ethical committee on animal experiments.  </w:delText>
        </w:r>
      </w:del>
    </w:p>
    <w:p w14:paraId="16516102" w14:textId="77777777" w:rsidR="00EA304E" w:rsidRPr="00EA304E" w:rsidDel="00150BA9" w:rsidRDefault="00EA304E" w:rsidP="007B11A2">
      <w:pPr>
        <w:spacing w:line="276" w:lineRule="auto"/>
        <w:jc w:val="both"/>
        <w:rPr>
          <w:del w:id="791" w:author="Elinor Pejryd" w:date="2026-01-16T11:22:00Z"/>
          <w:rFonts w:cs="Arial"/>
          <w:sz w:val="20"/>
          <w:szCs w:val="20"/>
          <w:lang w:val="en-US"/>
        </w:rPr>
      </w:pPr>
      <w:del w:id="792" w:author="Elinor Pejryd" w:date="2026-01-16T11:22:00Z">
        <w:r>
          <w:rPr>
            <w:rFonts w:cs="Arial"/>
            <w:sz w:val="20"/>
            <w:szCs w:val="20"/>
            <w:lang w:val="en-US"/>
          </w:rPr>
          <w:delText xml:space="preserve">• submit scientific reports according to the Swedish Research Council’s instructions and </w:delText>
        </w:r>
      </w:del>
    </w:p>
    <w:p w14:paraId="4B035614" w14:textId="77777777" w:rsidR="00EA304E" w:rsidRPr="00EA304E" w:rsidDel="00150BA9" w:rsidRDefault="00EA304E" w:rsidP="007B11A2">
      <w:pPr>
        <w:spacing w:line="276" w:lineRule="auto"/>
        <w:jc w:val="both"/>
        <w:rPr>
          <w:del w:id="793" w:author="Elinor Pejryd" w:date="2026-01-16T11:22:00Z"/>
          <w:rFonts w:cs="Arial"/>
          <w:sz w:val="20"/>
          <w:szCs w:val="20"/>
          <w:lang w:val="en-US"/>
        </w:rPr>
      </w:pPr>
      <w:del w:id="794" w:author="Elinor Pejryd" w:date="2026-01-16T11:22:00Z">
        <w:r>
          <w:rPr>
            <w:rFonts w:cs="Arial"/>
            <w:sz w:val="20"/>
            <w:szCs w:val="20"/>
            <w:lang w:val="en-US"/>
          </w:rPr>
          <w:delText xml:space="preserve">• publish the results of the research according to the Swedish Research Council’s instructions and terms and conditions (see Section 3.1). </w:delText>
        </w:r>
      </w:del>
    </w:p>
    <w:p w14:paraId="5A0A1AA0" w14:textId="77777777" w:rsidR="00EA304E" w:rsidRPr="00EA304E" w:rsidDel="00150BA9" w:rsidRDefault="00EA304E" w:rsidP="007B11A2">
      <w:pPr>
        <w:spacing w:line="276" w:lineRule="auto"/>
        <w:jc w:val="both"/>
        <w:rPr>
          <w:del w:id="795" w:author="Elinor Pejryd" w:date="2026-01-16T11:22:00Z"/>
          <w:rFonts w:cs="Arial"/>
          <w:sz w:val="20"/>
          <w:szCs w:val="20"/>
          <w:lang w:val="en-US"/>
        </w:rPr>
      </w:pPr>
    </w:p>
    <w:p w14:paraId="50AC5267" w14:textId="77777777" w:rsidR="00EA304E" w:rsidRPr="00EA304E" w:rsidDel="00150BA9" w:rsidRDefault="00EA304E" w:rsidP="007B11A2">
      <w:pPr>
        <w:spacing w:line="276" w:lineRule="auto"/>
        <w:jc w:val="both"/>
        <w:rPr>
          <w:del w:id="796" w:author="Elinor Pejryd" w:date="2026-01-16T11:22:00Z"/>
          <w:rFonts w:cs="Arial"/>
          <w:sz w:val="20"/>
          <w:szCs w:val="20"/>
          <w:lang w:val="en-US"/>
        </w:rPr>
      </w:pPr>
      <w:del w:id="797" w:author="Elinor Pejryd" w:date="2026-01-16T11:22:00Z">
        <w:r>
          <w:rPr>
            <w:rFonts w:cs="Arial"/>
            <w:sz w:val="20"/>
            <w:szCs w:val="20"/>
            <w:lang w:val="en-US"/>
          </w:rPr>
          <w:delText xml:space="preserve">2.5 Organisational responsibility </w:delText>
        </w:r>
      </w:del>
    </w:p>
    <w:p w14:paraId="7DE210EE" w14:textId="77777777" w:rsidR="00EA304E" w:rsidRPr="00EA304E" w:rsidDel="00150BA9" w:rsidRDefault="00EA304E" w:rsidP="007B11A2">
      <w:pPr>
        <w:spacing w:line="276" w:lineRule="auto"/>
        <w:jc w:val="both"/>
        <w:rPr>
          <w:del w:id="798" w:author="Elinor Pejryd" w:date="2026-01-16T11:22:00Z"/>
          <w:rFonts w:cs="Arial"/>
          <w:sz w:val="20"/>
          <w:szCs w:val="20"/>
          <w:lang w:val="en-US"/>
        </w:rPr>
      </w:pPr>
      <w:del w:id="799" w:author="Elinor Pejryd" w:date="2026-01-16T11:22:00Z">
        <w:r>
          <w:rPr>
            <w:rFonts w:cs="Arial"/>
            <w:sz w:val="20"/>
            <w:szCs w:val="20"/>
            <w:lang w:val="en-US"/>
          </w:rPr>
          <w:delText xml:space="preserve">The administrating organisation is responsible for ensuring there is a fit-for-purpose organisation for implementing the activities.  </w:delText>
        </w:r>
      </w:del>
    </w:p>
    <w:p w14:paraId="64B080A8" w14:textId="77777777" w:rsidR="00EA304E" w:rsidRPr="00EA304E" w:rsidDel="00150BA9" w:rsidRDefault="00EA304E" w:rsidP="007B11A2">
      <w:pPr>
        <w:spacing w:line="276" w:lineRule="auto"/>
        <w:jc w:val="both"/>
        <w:rPr>
          <w:del w:id="800" w:author="Elinor Pejryd" w:date="2026-01-16T11:22:00Z"/>
          <w:rFonts w:cs="Arial"/>
          <w:sz w:val="20"/>
          <w:szCs w:val="20"/>
          <w:lang w:val="en-US"/>
        </w:rPr>
      </w:pPr>
      <w:del w:id="801" w:author="Elinor Pejryd" w:date="2026-01-16T11:22:00Z">
        <w:r>
          <w:rPr>
            <w:rFonts w:cs="Arial"/>
            <w:sz w:val="20"/>
            <w:szCs w:val="20"/>
            <w:lang w:val="en-US"/>
          </w:rPr>
          <w:delText xml:space="preserve"> </w:delText>
        </w:r>
      </w:del>
    </w:p>
    <w:p w14:paraId="62449328" w14:textId="77777777" w:rsidR="00EA304E" w:rsidRPr="00EA304E" w:rsidDel="00150BA9" w:rsidRDefault="00EA304E" w:rsidP="007B11A2">
      <w:pPr>
        <w:spacing w:line="276" w:lineRule="auto"/>
        <w:jc w:val="both"/>
        <w:rPr>
          <w:del w:id="802" w:author="Elinor Pejryd" w:date="2026-01-16T11:22:00Z"/>
          <w:rFonts w:cs="Arial"/>
          <w:sz w:val="20"/>
          <w:szCs w:val="20"/>
          <w:lang w:val="en-US"/>
        </w:rPr>
      </w:pPr>
      <w:del w:id="803" w:author="Elinor Pejryd" w:date="2026-01-16T11:22:00Z">
        <w:r>
          <w:rPr>
            <w:rFonts w:cs="Arial"/>
            <w:sz w:val="20"/>
            <w:szCs w:val="20"/>
            <w:lang w:val="en-US"/>
          </w:rPr>
          <w:delText xml:space="preserve">The responsibility includes </w:delText>
        </w:r>
      </w:del>
    </w:p>
    <w:p w14:paraId="7BCE5579" w14:textId="77777777" w:rsidR="00EA304E" w:rsidRPr="00EA304E" w:rsidDel="00150BA9" w:rsidRDefault="00EA304E" w:rsidP="007B11A2">
      <w:pPr>
        <w:spacing w:line="276" w:lineRule="auto"/>
        <w:jc w:val="both"/>
        <w:rPr>
          <w:del w:id="804" w:author="Elinor Pejryd" w:date="2026-01-16T11:22:00Z"/>
          <w:rFonts w:cs="Arial"/>
          <w:sz w:val="20"/>
          <w:szCs w:val="20"/>
          <w:lang w:val="en-US"/>
        </w:rPr>
      </w:pPr>
      <w:del w:id="805" w:author="Elinor Pejryd" w:date="2026-01-16T11:22:00Z">
        <w:r>
          <w:rPr>
            <w:rFonts w:cs="Arial"/>
            <w:sz w:val="20"/>
            <w:szCs w:val="20"/>
            <w:lang w:val="en-US"/>
          </w:rPr>
          <w:delText xml:space="preserve">• in its capacity as employer, ensuring that the personnel involved, including the project leader, are able to use their working hours to the extent required to implement the activities according to the approved application which also includes publishing the results  </w:delText>
        </w:r>
      </w:del>
    </w:p>
    <w:p w14:paraId="35B1EB09" w14:textId="77777777" w:rsidR="00EA304E" w:rsidRPr="00EA304E" w:rsidDel="00150BA9" w:rsidRDefault="00EA304E" w:rsidP="007B11A2">
      <w:pPr>
        <w:spacing w:line="276" w:lineRule="auto"/>
        <w:jc w:val="both"/>
        <w:rPr>
          <w:del w:id="806" w:author="Elinor Pejryd" w:date="2026-01-16T11:22:00Z"/>
          <w:rFonts w:cs="Arial"/>
          <w:sz w:val="20"/>
          <w:szCs w:val="20"/>
          <w:lang w:val="en-US"/>
        </w:rPr>
      </w:pPr>
      <w:del w:id="807" w:author="Elinor Pejryd" w:date="2026-01-16T11:22:00Z">
        <w:r>
          <w:rPr>
            <w:rFonts w:cs="Arial"/>
            <w:sz w:val="20"/>
            <w:szCs w:val="20"/>
            <w:lang w:val="en-US"/>
          </w:rPr>
          <w:delText xml:space="preserve">• ensuring the personnel involved have access to premises, equipment and other resources required to implement the activities, and </w:delText>
        </w:r>
      </w:del>
    </w:p>
    <w:p w14:paraId="0592774A" w14:textId="77777777" w:rsidR="00EA304E" w:rsidRPr="00EA304E" w:rsidDel="00150BA9" w:rsidRDefault="00EA304E" w:rsidP="007B11A2">
      <w:pPr>
        <w:spacing w:line="276" w:lineRule="auto"/>
        <w:jc w:val="both"/>
        <w:rPr>
          <w:del w:id="808" w:author="Elinor Pejryd" w:date="2026-01-16T11:22:00Z"/>
          <w:rFonts w:cs="Arial"/>
          <w:sz w:val="20"/>
          <w:szCs w:val="20"/>
          <w:lang w:val="en-US"/>
        </w:rPr>
      </w:pPr>
      <w:del w:id="809" w:author="Elinor Pejryd" w:date="2026-01-16T11:22:00Z">
        <w:r>
          <w:rPr>
            <w:rFonts w:cs="Arial"/>
            <w:sz w:val="20"/>
            <w:szCs w:val="20"/>
            <w:lang w:val="en-US"/>
          </w:rPr>
          <w:delText xml:space="preserve">• ensuring that the permits and approvals required have been obtained before the activities are started.  </w:delText>
        </w:r>
      </w:del>
    </w:p>
    <w:p w14:paraId="5EF6FC24" w14:textId="77777777" w:rsidR="00EA304E" w:rsidRPr="00EA304E" w:rsidDel="00150BA9" w:rsidRDefault="00EA304E" w:rsidP="007B11A2">
      <w:pPr>
        <w:spacing w:line="276" w:lineRule="auto"/>
        <w:jc w:val="both"/>
        <w:rPr>
          <w:del w:id="810" w:author="Elinor Pejryd" w:date="2026-01-16T11:22:00Z"/>
          <w:rFonts w:cs="Arial"/>
          <w:sz w:val="20"/>
          <w:szCs w:val="20"/>
          <w:lang w:val="en-US"/>
        </w:rPr>
      </w:pPr>
      <w:del w:id="811" w:author="Elinor Pejryd" w:date="2026-01-16T11:22:00Z">
        <w:r>
          <w:rPr>
            <w:rFonts w:cs="Arial"/>
            <w:sz w:val="20"/>
            <w:szCs w:val="20"/>
            <w:lang w:val="en-US"/>
          </w:rPr>
          <w:delText xml:space="preserve"> </w:delText>
        </w:r>
      </w:del>
    </w:p>
    <w:p w14:paraId="4433DC00" w14:textId="77777777" w:rsidR="00EA304E" w:rsidRPr="00EA304E" w:rsidDel="00150BA9" w:rsidRDefault="00EA304E" w:rsidP="007B11A2">
      <w:pPr>
        <w:spacing w:line="276" w:lineRule="auto"/>
        <w:jc w:val="both"/>
        <w:rPr>
          <w:del w:id="812" w:author="Elinor Pejryd" w:date="2026-01-16T11:22:00Z"/>
          <w:rFonts w:cs="Arial"/>
          <w:sz w:val="20"/>
          <w:szCs w:val="20"/>
          <w:lang w:val="en-US"/>
        </w:rPr>
      </w:pPr>
      <w:del w:id="813" w:author="Elinor Pejryd" w:date="2026-01-16T11:22:00Z">
        <w:r>
          <w:rPr>
            <w:rFonts w:cs="Arial"/>
            <w:sz w:val="20"/>
            <w:szCs w:val="20"/>
            <w:lang w:val="en-US"/>
          </w:rPr>
          <w:delText xml:space="preserve">If the activities include research, the administrating organisation is also responsible for ensuring that </w:delText>
        </w:r>
      </w:del>
    </w:p>
    <w:p w14:paraId="148BCD8F" w14:textId="77777777" w:rsidR="00EA304E" w:rsidRPr="00EA304E" w:rsidDel="00150BA9" w:rsidRDefault="00EA304E" w:rsidP="007B11A2">
      <w:pPr>
        <w:spacing w:line="276" w:lineRule="auto"/>
        <w:jc w:val="both"/>
        <w:rPr>
          <w:del w:id="814" w:author="Elinor Pejryd" w:date="2026-01-16T11:22:00Z"/>
          <w:rFonts w:cs="Arial"/>
          <w:sz w:val="20"/>
          <w:szCs w:val="20"/>
          <w:lang w:val="en-US"/>
        </w:rPr>
      </w:pPr>
      <w:del w:id="815" w:author="Elinor Pejryd" w:date="2026-01-16T11:22:00Z">
        <w:r>
          <w:rPr>
            <w:rFonts w:cs="Arial"/>
            <w:sz w:val="20"/>
            <w:szCs w:val="20"/>
            <w:lang w:val="en-US"/>
          </w:rPr>
          <w:delText xml:space="preserve">• the research is implemented according to good research practice </w:delText>
        </w:r>
      </w:del>
    </w:p>
    <w:p w14:paraId="5259AD75" w14:textId="77777777" w:rsidR="00EA304E" w:rsidRPr="00EA304E" w:rsidDel="00150BA9" w:rsidRDefault="00EA304E" w:rsidP="007B11A2">
      <w:pPr>
        <w:spacing w:line="276" w:lineRule="auto"/>
        <w:jc w:val="both"/>
        <w:rPr>
          <w:del w:id="816" w:author="Elinor Pejryd" w:date="2026-01-16T11:22:00Z"/>
          <w:rFonts w:cs="Arial"/>
          <w:sz w:val="20"/>
          <w:szCs w:val="20"/>
          <w:lang w:val="en-US"/>
        </w:rPr>
      </w:pPr>
      <w:del w:id="817" w:author="Elinor Pejryd" w:date="2026-01-16T11:22:00Z">
        <w:r>
          <w:rPr>
            <w:rFonts w:cs="Arial"/>
            <w:sz w:val="20"/>
            <w:szCs w:val="20"/>
            <w:lang w:val="en-US"/>
          </w:rPr>
          <w:delText xml:space="preserve">• the research does not have commercial ties that affect its objectivity, independence or openness, and </w:delText>
        </w:r>
      </w:del>
    </w:p>
    <w:p w14:paraId="5560386B" w14:textId="77777777" w:rsidR="00EA304E" w:rsidDel="00150BA9" w:rsidRDefault="00EA304E" w:rsidP="007B11A2">
      <w:pPr>
        <w:spacing w:line="276" w:lineRule="auto"/>
        <w:jc w:val="both"/>
        <w:rPr>
          <w:del w:id="818" w:author="Elinor Pejryd" w:date="2026-01-16T11:22:00Z"/>
          <w:rFonts w:cs="Arial"/>
          <w:sz w:val="20"/>
          <w:szCs w:val="20"/>
          <w:lang w:val="en-US"/>
        </w:rPr>
      </w:pPr>
      <w:del w:id="819" w:author="Elinor Pejryd" w:date="2026-01-16T11:22:00Z">
        <w:r>
          <w:rPr>
            <w:rFonts w:cs="Arial"/>
            <w:sz w:val="20"/>
            <w:szCs w:val="20"/>
            <w:lang w:val="en-US"/>
          </w:rPr>
          <w:delText xml:space="preserve">• a data management plan is drawn up before the research starts, and that the plan is maintained and complied with. </w:delText>
        </w:r>
      </w:del>
    </w:p>
    <w:p w14:paraId="676155AF" w14:textId="77777777" w:rsidR="00EA304E" w:rsidRPr="00EA304E" w:rsidDel="00150BA9" w:rsidRDefault="00EA304E" w:rsidP="007B11A2">
      <w:pPr>
        <w:spacing w:line="276" w:lineRule="auto"/>
        <w:jc w:val="both"/>
        <w:rPr>
          <w:del w:id="820" w:author="Elinor Pejryd" w:date="2026-01-16T11:22:00Z"/>
          <w:rFonts w:cs="Arial"/>
          <w:sz w:val="20"/>
          <w:szCs w:val="20"/>
          <w:lang w:val="en-US"/>
        </w:rPr>
      </w:pPr>
    </w:p>
    <w:p w14:paraId="1C20FB3C" w14:textId="77777777" w:rsidR="00EA304E" w:rsidDel="00150BA9" w:rsidRDefault="00EA304E" w:rsidP="007B11A2">
      <w:pPr>
        <w:spacing w:line="276" w:lineRule="auto"/>
        <w:jc w:val="both"/>
        <w:rPr>
          <w:del w:id="821" w:author="Elinor Pejryd" w:date="2026-01-16T11:22:00Z"/>
          <w:rFonts w:cs="Arial"/>
          <w:sz w:val="20"/>
          <w:szCs w:val="20"/>
          <w:lang w:val="en-US"/>
        </w:rPr>
      </w:pPr>
      <w:del w:id="822" w:author="Elinor Pejryd" w:date="2026-01-16T11:22:00Z">
        <w:r>
          <w:rPr>
            <w:rFonts w:cs="Arial"/>
            <w:sz w:val="20"/>
            <w:szCs w:val="20"/>
            <w:lang w:val="en-US"/>
          </w:rPr>
          <w:delText>2.6 Reporting on implementation</w:delText>
        </w:r>
      </w:del>
    </w:p>
    <w:p w14:paraId="3852EC69" w14:textId="77777777" w:rsidR="00EA304E" w:rsidDel="00150BA9" w:rsidRDefault="00EA304E" w:rsidP="007B11A2">
      <w:pPr>
        <w:spacing w:line="276" w:lineRule="auto"/>
        <w:jc w:val="both"/>
        <w:rPr>
          <w:del w:id="823" w:author="Elinor Pejryd" w:date="2026-01-16T11:22:00Z"/>
          <w:rFonts w:cs="Arial"/>
          <w:sz w:val="20"/>
          <w:szCs w:val="20"/>
          <w:lang w:val="en-US"/>
        </w:rPr>
      </w:pPr>
      <w:del w:id="824" w:author="Elinor Pejryd" w:date="2026-01-16T11:22:00Z">
        <w:r>
          <w:rPr>
            <w:rFonts w:cs="Arial"/>
            <w:sz w:val="20"/>
            <w:szCs w:val="20"/>
            <w:lang w:val="en-US"/>
          </w:rPr>
          <w:delText xml:space="preserve">The applicant is responsible for submitting reporting on the implementation of activities according to the Swedish Research Council’s instructions. </w:delText>
        </w:r>
      </w:del>
    </w:p>
    <w:p w14:paraId="60445A26" w14:textId="77777777" w:rsidR="00EA304E" w:rsidRPr="00EA304E" w:rsidDel="00150BA9" w:rsidRDefault="00EA304E" w:rsidP="007B11A2">
      <w:pPr>
        <w:spacing w:line="276" w:lineRule="auto"/>
        <w:jc w:val="both"/>
        <w:rPr>
          <w:del w:id="825" w:author="Elinor Pejryd" w:date="2026-01-16T11:22:00Z"/>
          <w:rFonts w:cs="Arial"/>
          <w:sz w:val="20"/>
          <w:szCs w:val="20"/>
          <w:lang w:val="en-US"/>
        </w:rPr>
      </w:pPr>
    </w:p>
    <w:p w14:paraId="3943541F" w14:textId="77777777" w:rsidR="00EA304E" w:rsidRPr="00EA304E" w:rsidDel="00150BA9" w:rsidRDefault="00EA304E" w:rsidP="007B11A2">
      <w:pPr>
        <w:spacing w:line="276" w:lineRule="auto"/>
        <w:jc w:val="both"/>
        <w:rPr>
          <w:del w:id="826" w:author="Elinor Pejryd" w:date="2026-01-16T11:22:00Z"/>
          <w:rFonts w:cs="Arial"/>
          <w:sz w:val="20"/>
          <w:szCs w:val="20"/>
          <w:lang w:val="en-US"/>
        </w:rPr>
      </w:pPr>
      <w:del w:id="827" w:author="Elinor Pejryd" w:date="2026-01-16T11:22:00Z">
        <w:r>
          <w:rPr>
            <w:rFonts w:cs="Arial"/>
            <w:sz w:val="20"/>
            <w:szCs w:val="20"/>
            <w:lang w:val="en-US"/>
          </w:rPr>
          <w:delText xml:space="preserve">2.7 Employment relationship </w:delText>
        </w:r>
      </w:del>
    </w:p>
    <w:p w14:paraId="66FF0DD0" w14:textId="77777777" w:rsidR="00EA304E" w:rsidRPr="00EA304E" w:rsidDel="00150BA9" w:rsidRDefault="00EA304E" w:rsidP="007B11A2">
      <w:pPr>
        <w:spacing w:line="276" w:lineRule="auto"/>
        <w:jc w:val="both"/>
        <w:rPr>
          <w:del w:id="828" w:author="Elinor Pejryd" w:date="2026-01-16T11:22:00Z"/>
          <w:rFonts w:cs="Arial"/>
          <w:sz w:val="20"/>
          <w:szCs w:val="20"/>
          <w:lang w:val="en-US"/>
        </w:rPr>
      </w:pPr>
      <w:del w:id="829" w:author="Elinor Pejryd" w:date="2026-01-16T11:22:00Z">
        <w:r>
          <w:rPr>
            <w:rFonts w:cs="Arial"/>
            <w:sz w:val="20"/>
            <w:szCs w:val="20"/>
            <w:lang w:val="en-US"/>
          </w:rPr>
          <w:delText xml:space="preserve">If the applicant is a physical person, they shall be employed by the administrating organisation stated in the decision to award funding or by another approved administrating organisation that, following an application to change, has been approved by the Swedish Research Council. The employment relationship shall exist at the start of the grant payment period and last throughout the payment period and any further availability period. </w:delText>
        </w:r>
      </w:del>
    </w:p>
    <w:p w14:paraId="61C1DB9F" w14:textId="77777777" w:rsidR="00EA304E" w:rsidRPr="00EA304E" w:rsidDel="00150BA9" w:rsidRDefault="00EA304E" w:rsidP="007B11A2">
      <w:pPr>
        <w:spacing w:line="276" w:lineRule="auto"/>
        <w:jc w:val="both"/>
        <w:rPr>
          <w:del w:id="830" w:author="Elinor Pejryd" w:date="2026-01-16T11:22:00Z"/>
          <w:rFonts w:cs="Arial"/>
          <w:sz w:val="20"/>
          <w:szCs w:val="20"/>
          <w:lang w:val="en-US"/>
        </w:rPr>
      </w:pPr>
      <w:del w:id="831" w:author="Elinor Pejryd" w:date="2026-01-16T11:22:00Z">
        <w:r>
          <w:rPr>
            <w:rFonts w:cs="Arial"/>
            <w:sz w:val="20"/>
            <w:szCs w:val="20"/>
            <w:lang w:val="en-US"/>
          </w:rPr>
          <w:delText xml:space="preserve"> </w:delText>
        </w:r>
      </w:del>
    </w:p>
    <w:p w14:paraId="651354A7" w14:textId="77777777" w:rsidR="00EA304E" w:rsidDel="00150BA9" w:rsidRDefault="00EA304E" w:rsidP="007B11A2">
      <w:pPr>
        <w:spacing w:line="276" w:lineRule="auto"/>
        <w:jc w:val="both"/>
        <w:rPr>
          <w:del w:id="832" w:author="Elinor Pejryd" w:date="2026-01-16T11:22:00Z"/>
          <w:rFonts w:cs="Arial"/>
          <w:sz w:val="20"/>
          <w:szCs w:val="20"/>
          <w:lang w:val="en-US"/>
        </w:rPr>
      </w:pPr>
      <w:del w:id="833" w:author="Elinor Pejryd" w:date="2026-01-16T11:22:00Z">
        <w:r>
          <w:rPr>
            <w:rFonts w:cs="Arial"/>
            <w:sz w:val="20"/>
            <w:szCs w:val="20"/>
            <w:lang w:val="en-US"/>
          </w:rPr>
          <w:delText xml:space="preserve">An exception from the requirement to be employed by the administrating organisation may be allowed, after approval by the Swedish Research Council, for applicants employed by a Swedish region but where activities are implemented at an other administrating organisation, or otherwise where the Swedish Research Council on application allows an exception. </w:delText>
        </w:r>
      </w:del>
    </w:p>
    <w:p w14:paraId="31A3681B" w14:textId="77777777" w:rsidR="00EA304E" w:rsidRPr="00EA304E" w:rsidDel="00150BA9" w:rsidRDefault="00EA304E" w:rsidP="007B11A2">
      <w:pPr>
        <w:spacing w:line="276" w:lineRule="auto"/>
        <w:jc w:val="both"/>
        <w:rPr>
          <w:del w:id="834" w:author="Elinor Pejryd" w:date="2026-01-16T11:22:00Z"/>
          <w:rFonts w:cs="Arial"/>
          <w:sz w:val="20"/>
          <w:szCs w:val="20"/>
          <w:lang w:val="en-US"/>
        </w:rPr>
      </w:pPr>
    </w:p>
    <w:p w14:paraId="64DD9AB0" w14:textId="77777777" w:rsidR="00EA304E" w:rsidRPr="00EA304E" w:rsidDel="00150BA9" w:rsidRDefault="00EA304E" w:rsidP="007B11A2">
      <w:pPr>
        <w:spacing w:line="276" w:lineRule="auto"/>
        <w:jc w:val="both"/>
        <w:rPr>
          <w:del w:id="835" w:author="Elinor Pejryd" w:date="2026-01-16T11:22:00Z"/>
          <w:rFonts w:cs="Arial"/>
          <w:sz w:val="20"/>
          <w:szCs w:val="20"/>
          <w:lang w:val="en-US"/>
        </w:rPr>
      </w:pPr>
      <w:del w:id="836" w:author="Elinor Pejryd" w:date="2026-01-16T11:22:00Z">
        <w:r>
          <w:rPr>
            <w:rFonts w:cs="Arial"/>
            <w:sz w:val="20"/>
            <w:szCs w:val="20"/>
            <w:lang w:val="en-US"/>
          </w:rPr>
          <w:delText xml:space="preserve">2.8 Equipment </w:delText>
        </w:r>
      </w:del>
    </w:p>
    <w:p w14:paraId="24844BB3" w14:textId="77777777" w:rsidR="00EA304E" w:rsidDel="00150BA9" w:rsidRDefault="00EA304E" w:rsidP="007B11A2">
      <w:pPr>
        <w:spacing w:line="276" w:lineRule="auto"/>
        <w:jc w:val="both"/>
        <w:rPr>
          <w:del w:id="837" w:author="Elinor Pejryd" w:date="2026-01-16T11:22:00Z"/>
          <w:rFonts w:cs="Arial"/>
          <w:sz w:val="20"/>
          <w:szCs w:val="20"/>
          <w:lang w:val="en-US"/>
        </w:rPr>
      </w:pPr>
      <w:del w:id="838" w:author="Elinor Pejryd" w:date="2026-01-16T11:22:00Z">
        <w:r>
          <w:rPr>
            <w:rFonts w:cs="Arial"/>
            <w:sz w:val="20"/>
            <w:szCs w:val="20"/>
            <w:lang w:val="en-US"/>
          </w:rPr>
          <w:delText xml:space="preserve">The administrating organisation shall be the owner of the equipment and other fixtures and fittings procured for the activities. The equipment shall be used for the activities for as long as they are conducted. </w:delText>
        </w:r>
      </w:del>
    </w:p>
    <w:p w14:paraId="0258CBE0" w14:textId="77777777" w:rsidR="00EA304E" w:rsidRPr="00EA304E" w:rsidDel="00150BA9" w:rsidRDefault="00EA304E" w:rsidP="007B11A2">
      <w:pPr>
        <w:spacing w:line="276" w:lineRule="auto"/>
        <w:jc w:val="both"/>
        <w:rPr>
          <w:del w:id="839" w:author="Elinor Pejryd" w:date="2026-01-16T11:22:00Z"/>
          <w:rFonts w:cs="Arial"/>
          <w:sz w:val="20"/>
          <w:szCs w:val="20"/>
          <w:lang w:val="en-US"/>
        </w:rPr>
      </w:pPr>
    </w:p>
    <w:p w14:paraId="23920C8B" w14:textId="77777777" w:rsidR="00EA304E" w:rsidRPr="00EA304E" w:rsidDel="00150BA9" w:rsidRDefault="00EA304E" w:rsidP="007B11A2">
      <w:pPr>
        <w:spacing w:line="276" w:lineRule="auto"/>
        <w:jc w:val="both"/>
        <w:rPr>
          <w:del w:id="840" w:author="Elinor Pejryd" w:date="2026-01-16T11:22:00Z"/>
          <w:rFonts w:cs="Arial"/>
          <w:sz w:val="20"/>
          <w:szCs w:val="20"/>
          <w:lang w:val="en-US"/>
        </w:rPr>
      </w:pPr>
      <w:del w:id="841" w:author="Elinor Pejryd" w:date="2026-01-16T11:22:00Z">
        <w:r>
          <w:rPr>
            <w:rFonts w:cs="Arial"/>
            <w:sz w:val="20"/>
            <w:szCs w:val="20"/>
            <w:lang w:val="en-US"/>
          </w:rPr>
          <w:delText xml:space="preserve">2.9 Changed preconditions for implementation </w:delText>
        </w:r>
      </w:del>
    </w:p>
    <w:p w14:paraId="34F804DE" w14:textId="77777777" w:rsidR="00EA304E" w:rsidRPr="00EA304E" w:rsidDel="00150BA9" w:rsidRDefault="00EA304E" w:rsidP="007B11A2">
      <w:pPr>
        <w:spacing w:line="276" w:lineRule="auto"/>
        <w:jc w:val="both"/>
        <w:rPr>
          <w:del w:id="842" w:author="Elinor Pejryd" w:date="2026-01-16T11:22:00Z"/>
          <w:rFonts w:cs="Arial"/>
          <w:sz w:val="20"/>
          <w:szCs w:val="20"/>
          <w:lang w:val="en-US"/>
        </w:rPr>
      </w:pPr>
      <w:del w:id="843" w:author="Elinor Pejryd" w:date="2026-01-16T11:22:00Z">
        <w:r>
          <w:rPr>
            <w:rFonts w:cs="Arial"/>
            <w:sz w:val="20"/>
            <w:szCs w:val="20"/>
            <w:lang w:val="en-US"/>
          </w:rPr>
          <w:delText xml:space="preserve">The administrating organisation and applicant shall inform the Swedish Research Council without delay if circumstances arise that entail the activities cannot be implemented within the availability period according to what follows from the application, grant decision, or terms and conditions. The </w:delText>
        </w:r>
      </w:del>
    </w:p>
    <w:p w14:paraId="29DF975C" w14:textId="77777777" w:rsidR="00EA304E" w:rsidDel="00150BA9" w:rsidRDefault="00EA304E" w:rsidP="007B11A2">
      <w:pPr>
        <w:spacing w:line="276" w:lineRule="auto"/>
        <w:jc w:val="both"/>
        <w:rPr>
          <w:del w:id="844" w:author="Elinor Pejryd" w:date="2026-01-16T11:22:00Z"/>
          <w:rFonts w:cs="Arial"/>
          <w:sz w:val="20"/>
          <w:szCs w:val="20"/>
          <w:lang w:val="en-US"/>
        </w:rPr>
      </w:pPr>
      <w:del w:id="845" w:author="Elinor Pejryd" w:date="2026-01-16T11:22:00Z">
        <w:r>
          <w:rPr>
            <w:rFonts w:cs="Arial"/>
            <w:sz w:val="20"/>
            <w:szCs w:val="20"/>
            <w:lang w:val="en-US"/>
          </w:rPr>
          <w:delText>same applies if equipment, for which purchase funding has been awarded, cannot be procured. In this case, the administrating organisation shall also report how the activities are affected by the equipment being impossible to procure.</w:delText>
        </w:r>
      </w:del>
    </w:p>
    <w:p w14:paraId="01BE6EAE" w14:textId="77777777" w:rsidR="00EA304E" w:rsidRPr="00EA304E" w:rsidDel="00150BA9" w:rsidRDefault="00EA304E" w:rsidP="007B11A2">
      <w:pPr>
        <w:spacing w:line="276" w:lineRule="auto"/>
        <w:jc w:val="both"/>
        <w:rPr>
          <w:del w:id="846" w:author="Elinor Pejryd" w:date="2026-01-16T11:22:00Z"/>
          <w:rFonts w:cs="Arial"/>
          <w:sz w:val="20"/>
          <w:szCs w:val="20"/>
          <w:lang w:val="en-US"/>
        </w:rPr>
      </w:pPr>
    </w:p>
    <w:p w14:paraId="01A8BCEA" w14:textId="77777777" w:rsidR="00EA304E" w:rsidRPr="00EA304E" w:rsidDel="00150BA9" w:rsidRDefault="00EA304E" w:rsidP="007B11A2">
      <w:pPr>
        <w:spacing w:line="276" w:lineRule="auto"/>
        <w:jc w:val="both"/>
        <w:rPr>
          <w:del w:id="847" w:author="Elinor Pejryd" w:date="2026-01-16T11:22:00Z"/>
          <w:rFonts w:cs="Arial"/>
          <w:sz w:val="20"/>
          <w:szCs w:val="20"/>
          <w:lang w:val="en-US"/>
        </w:rPr>
      </w:pPr>
      <w:del w:id="848" w:author="Elinor Pejryd" w:date="2026-01-16T11:22:00Z">
        <w:r>
          <w:rPr>
            <w:rFonts w:cs="Arial"/>
            <w:sz w:val="20"/>
            <w:szCs w:val="20"/>
            <w:lang w:val="en-US"/>
          </w:rPr>
          <w:delText xml:space="preserve">2.10 Changing administrating organisations </w:delText>
        </w:r>
      </w:del>
    </w:p>
    <w:p w14:paraId="41641D39" w14:textId="77777777" w:rsidR="00EA304E" w:rsidDel="00150BA9" w:rsidRDefault="00EA304E" w:rsidP="007B11A2">
      <w:pPr>
        <w:spacing w:line="276" w:lineRule="auto"/>
        <w:jc w:val="both"/>
        <w:rPr>
          <w:del w:id="849" w:author="Elinor Pejryd" w:date="2026-01-16T11:22:00Z"/>
          <w:rFonts w:cs="Arial"/>
          <w:sz w:val="20"/>
          <w:szCs w:val="20"/>
          <w:lang w:val="en-US"/>
        </w:rPr>
      </w:pPr>
      <w:del w:id="850" w:author="Elinor Pejryd" w:date="2026-01-16T11:22:00Z">
        <w:r>
          <w:rPr>
            <w:rFonts w:cs="Arial"/>
            <w:sz w:val="20"/>
            <w:szCs w:val="20"/>
            <w:lang w:val="en-US"/>
          </w:rPr>
          <w:delText>If the activities can no longer be implemented at the administrating organisation due to changed circumstances, the Swedish Research Council may, on application from the administrating organisation and applicant, assess the issue of changing administrating organisations. The corresponding applies if the applicant is changing employers to another approved administrating organisation. An application to change administrating organisations shall be made in consultation with the administrating organisations involved.</w:delText>
        </w:r>
      </w:del>
    </w:p>
    <w:p w14:paraId="38C1F7BB" w14:textId="77777777" w:rsidR="00EA304E" w:rsidRPr="00EA304E" w:rsidDel="00150BA9" w:rsidRDefault="00EA304E" w:rsidP="007B11A2">
      <w:pPr>
        <w:spacing w:line="276" w:lineRule="auto"/>
        <w:jc w:val="both"/>
        <w:rPr>
          <w:del w:id="851" w:author="Elinor Pejryd" w:date="2026-01-16T11:22:00Z"/>
          <w:rFonts w:cs="Arial"/>
          <w:sz w:val="20"/>
          <w:szCs w:val="20"/>
          <w:lang w:val="en-US"/>
        </w:rPr>
      </w:pPr>
    </w:p>
    <w:p w14:paraId="04499A7A" w14:textId="77777777" w:rsidR="00EA304E" w:rsidRPr="00EA304E" w:rsidDel="00150BA9" w:rsidRDefault="00EA304E" w:rsidP="007B11A2">
      <w:pPr>
        <w:spacing w:line="276" w:lineRule="auto"/>
        <w:jc w:val="both"/>
        <w:rPr>
          <w:del w:id="852" w:author="Elinor Pejryd" w:date="2026-01-16T11:22:00Z"/>
          <w:rFonts w:cs="Arial"/>
          <w:sz w:val="20"/>
          <w:szCs w:val="20"/>
          <w:lang w:val="en-US"/>
        </w:rPr>
      </w:pPr>
      <w:del w:id="853" w:author="Elinor Pejryd" w:date="2026-01-16T11:22:00Z">
        <w:r>
          <w:rPr>
            <w:rFonts w:cs="Arial"/>
            <w:sz w:val="20"/>
            <w:szCs w:val="20"/>
            <w:lang w:val="en-US"/>
          </w:rPr>
          <w:delText xml:space="preserve">2.11 Changing project leaders </w:delText>
        </w:r>
      </w:del>
    </w:p>
    <w:p w14:paraId="16B7F01F" w14:textId="77777777" w:rsidR="00EA304E" w:rsidDel="00150BA9" w:rsidRDefault="00EA304E" w:rsidP="007B11A2">
      <w:pPr>
        <w:spacing w:line="276" w:lineRule="auto"/>
        <w:jc w:val="both"/>
        <w:rPr>
          <w:del w:id="854" w:author="Elinor Pejryd" w:date="2026-01-16T11:22:00Z"/>
          <w:rFonts w:cs="Arial"/>
          <w:sz w:val="20"/>
          <w:szCs w:val="20"/>
          <w:lang w:val="en-US"/>
        </w:rPr>
      </w:pPr>
      <w:del w:id="855" w:author="Elinor Pejryd" w:date="2026-01-16T11:22:00Z">
        <w:r>
          <w:rPr>
            <w:rFonts w:cs="Arial"/>
            <w:sz w:val="20"/>
            <w:szCs w:val="20"/>
            <w:lang w:val="en-US"/>
          </w:rPr>
          <w:delText xml:space="preserve">If the activities can no longer be implemented due to changed circumstances for the project leader, the Swedish Research Council may on application approve a change of project leaders. The Swedish Research Council’s decisions shall, if possible, be preceded by consultation with the project leaders. </w:delText>
        </w:r>
      </w:del>
    </w:p>
    <w:p w14:paraId="298398C6" w14:textId="77777777" w:rsidR="00EA304E" w:rsidRPr="00EA304E" w:rsidDel="00150BA9" w:rsidRDefault="00EA304E" w:rsidP="007B11A2">
      <w:pPr>
        <w:spacing w:line="276" w:lineRule="auto"/>
        <w:jc w:val="both"/>
        <w:rPr>
          <w:del w:id="856" w:author="Elinor Pejryd" w:date="2026-01-16T11:22:00Z"/>
          <w:rFonts w:cs="Arial"/>
          <w:sz w:val="20"/>
          <w:szCs w:val="20"/>
          <w:lang w:val="en-US"/>
        </w:rPr>
      </w:pPr>
    </w:p>
    <w:p w14:paraId="3888B0A8" w14:textId="77777777" w:rsidR="00EA304E" w:rsidRPr="00EA304E" w:rsidDel="00150BA9" w:rsidRDefault="00EA304E" w:rsidP="007B11A2">
      <w:pPr>
        <w:spacing w:line="276" w:lineRule="auto"/>
        <w:jc w:val="both"/>
        <w:rPr>
          <w:del w:id="857" w:author="Elinor Pejryd" w:date="2026-01-16T11:22:00Z"/>
          <w:rFonts w:cs="Arial"/>
          <w:sz w:val="20"/>
          <w:szCs w:val="20"/>
          <w:lang w:val="en-US"/>
        </w:rPr>
      </w:pPr>
      <w:del w:id="858" w:author="Elinor Pejryd" w:date="2026-01-16T11:22:00Z">
        <w:r>
          <w:rPr>
            <w:rFonts w:cs="Arial"/>
            <w:sz w:val="20"/>
            <w:szCs w:val="20"/>
            <w:lang w:val="en-US"/>
          </w:rPr>
          <w:delText xml:space="preserve">2.12 Other funding  </w:delText>
        </w:r>
      </w:del>
    </w:p>
    <w:p w14:paraId="6EEDF6DE" w14:textId="77777777" w:rsidR="00EA304E" w:rsidRPr="00EA304E" w:rsidDel="00150BA9" w:rsidRDefault="00EA304E" w:rsidP="007B11A2">
      <w:pPr>
        <w:spacing w:line="276" w:lineRule="auto"/>
        <w:jc w:val="both"/>
        <w:rPr>
          <w:del w:id="859" w:author="Elinor Pejryd" w:date="2026-01-16T11:22:00Z"/>
          <w:rFonts w:cs="Arial"/>
          <w:sz w:val="20"/>
          <w:szCs w:val="20"/>
          <w:lang w:val="en-US"/>
        </w:rPr>
      </w:pPr>
      <w:del w:id="860" w:author="Elinor Pejryd" w:date="2026-01-16T11:22:00Z">
        <w:r>
          <w:rPr>
            <w:rFonts w:cs="Arial"/>
            <w:sz w:val="20"/>
            <w:szCs w:val="20"/>
            <w:lang w:val="en-US"/>
          </w:rPr>
          <w:delText xml:space="preserve">A precondition for the Swedish Research Council’s decision is that the administrating organisation or applicant have not already received or will receive other funding for the same costs and purpose. </w:delText>
        </w:r>
      </w:del>
    </w:p>
    <w:p w14:paraId="3A249AAF" w14:textId="77777777" w:rsidR="00EA304E" w:rsidRPr="00EA304E" w:rsidDel="00150BA9" w:rsidRDefault="00EA304E" w:rsidP="007B11A2">
      <w:pPr>
        <w:spacing w:line="276" w:lineRule="auto"/>
        <w:jc w:val="both"/>
        <w:rPr>
          <w:del w:id="861" w:author="Elinor Pejryd" w:date="2026-01-16T11:22:00Z"/>
          <w:rFonts w:cs="Arial"/>
          <w:sz w:val="20"/>
          <w:szCs w:val="20"/>
          <w:lang w:val="en-US"/>
        </w:rPr>
      </w:pPr>
      <w:del w:id="862" w:author="Elinor Pejryd" w:date="2026-01-16T11:22:00Z">
        <w:r>
          <w:rPr>
            <w:rFonts w:cs="Arial"/>
            <w:sz w:val="20"/>
            <w:szCs w:val="20"/>
            <w:lang w:val="en-US"/>
          </w:rPr>
          <w:delText xml:space="preserve"> </w:delText>
        </w:r>
      </w:del>
    </w:p>
    <w:p w14:paraId="294F051E" w14:textId="77777777" w:rsidR="00EA304E" w:rsidRPr="00EA304E" w:rsidDel="00150BA9" w:rsidRDefault="00EA304E" w:rsidP="007B11A2">
      <w:pPr>
        <w:spacing w:line="276" w:lineRule="auto"/>
        <w:jc w:val="both"/>
        <w:rPr>
          <w:del w:id="863" w:author="Elinor Pejryd" w:date="2026-01-16T11:22:00Z"/>
          <w:rFonts w:cs="Arial"/>
          <w:sz w:val="20"/>
          <w:szCs w:val="20"/>
          <w:lang w:val="en-US"/>
        </w:rPr>
      </w:pPr>
      <w:del w:id="864" w:author="Elinor Pejryd" w:date="2026-01-16T11:22:00Z">
        <w:r>
          <w:rPr>
            <w:rFonts w:cs="Arial"/>
            <w:sz w:val="20"/>
            <w:szCs w:val="20"/>
            <w:lang w:val="en-US"/>
          </w:rPr>
          <w:delText xml:space="preserve">If other funding is awarded for the same costs and purpose, the administrating organisation and applicant must without delay notify the Swedish Research Council of this. The notice shall state what the overall funding for the purpose is, how the preconditions for the application the Swedish Research Council’s decision was based on have been affected, and also to what extent other funding may impact on the implementation of the activities. The notice shall also describe any impact on the analysis, interpretation or reporting of the results, and also who will dispose of these. </w:delText>
        </w:r>
      </w:del>
    </w:p>
    <w:p w14:paraId="578405B2" w14:textId="77777777" w:rsidR="00EA304E" w:rsidRPr="00EA304E" w:rsidDel="00150BA9" w:rsidRDefault="00EA304E" w:rsidP="007B11A2">
      <w:pPr>
        <w:spacing w:line="276" w:lineRule="auto"/>
        <w:jc w:val="both"/>
        <w:rPr>
          <w:del w:id="865" w:author="Elinor Pejryd" w:date="2026-01-16T11:22:00Z"/>
          <w:rFonts w:cs="Arial"/>
          <w:sz w:val="20"/>
          <w:szCs w:val="20"/>
          <w:lang w:val="en-US"/>
        </w:rPr>
      </w:pPr>
      <w:del w:id="866" w:author="Elinor Pejryd" w:date="2026-01-16T11:22:00Z">
        <w:r>
          <w:rPr>
            <w:rFonts w:cs="Arial"/>
            <w:sz w:val="20"/>
            <w:szCs w:val="20"/>
            <w:lang w:val="en-US"/>
          </w:rPr>
          <w:delText xml:space="preserve"> </w:delText>
        </w:r>
      </w:del>
    </w:p>
    <w:p w14:paraId="7EDB6789" w14:textId="77777777" w:rsidR="00EA304E" w:rsidDel="00150BA9" w:rsidRDefault="00EA304E" w:rsidP="007B11A2">
      <w:pPr>
        <w:spacing w:line="276" w:lineRule="auto"/>
        <w:jc w:val="both"/>
        <w:rPr>
          <w:del w:id="867" w:author="Elinor Pejryd" w:date="2026-01-16T11:22:00Z"/>
          <w:rFonts w:cs="Arial"/>
          <w:sz w:val="20"/>
          <w:szCs w:val="20"/>
          <w:lang w:val="en-US"/>
        </w:rPr>
      </w:pPr>
      <w:del w:id="868" w:author="Elinor Pejryd" w:date="2026-01-16T11:22:00Z">
        <w:r>
          <w:rPr>
            <w:rFonts w:cs="Arial"/>
            <w:sz w:val="20"/>
            <w:szCs w:val="20"/>
            <w:lang w:val="en-US"/>
          </w:rPr>
          <w:delText xml:space="preserve">The Swedish Research Council may change a decision to award funding on the basis of information about other funding. </w:delText>
        </w:r>
      </w:del>
    </w:p>
    <w:p w14:paraId="421FE5DC" w14:textId="77777777" w:rsidR="00EA304E" w:rsidRPr="00EA304E" w:rsidDel="00150BA9" w:rsidRDefault="00EA304E" w:rsidP="007B11A2">
      <w:pPr>
        <w:spacing w:line="276" w:lineRule="auto"/>
        <w:jc w:val="both"/>
        <w:rPr>
          <w:del w:id="869" w:author="Elinor Pejryd" w:date="2026-01-16T11:22:00Z"/>
          <w:rFonts w:cs="Arial"/>
          <w:sz w:val="20"/>
          <w:szCs w:val="20"/>
          <w:lang w:val="en-US"/>
        </w:rPr>
      </w:pPr>
    </w:p>
    <w:p w14:paraId="5CC202C2" w14:textId="77777777" w:rsidR="00EA304E" w:rsidDel="00150BA9" w:rsidRDefault="00EA304E" w:rsidP="007B11A2">
      <w:pPr>
        <w:spacing w:line="276" w:lineRule="auto"/>
        <w:jc w:val="both"/>
        <w:rPr>
          <w:del w:id="870" w:author="Elinor Pejryd" w:date="2026-01-16T11:22:00Z"/>
          <w:rFonts w:cs="Arial"/>
          <w:sz w:val="20"/>
          <w:szCs w:val="20"/>
          <w:lang w:val="en-US"/>
        </w:rPr>
      </w:pPr>
      <w:del w:id="871" w:author="Elinor Pejryd" w:date="2026-01-16T11:22:00Z">
        <w:r>
          <w:rPr>
            <w:rFonts w:cs="Arial"/>
            <w:sz w:val="20"/>
            <w:szCs w:val="20"/>
            <w:lang w:val="en-US"/>
          </w:rPr>
          <w:delText xml:space="preserve">3. Publication and dissemination of results and information </w:delText>
        </w:r>
      </w:del>
    </w:p>
    <w:p w14:paraId="19F0C484" w14:textId="77777777" w:rsidR="00EA304E" w:rsidRPr="00EA304E" w:rsidDel="00150BA9" w:rsidRDefault="00EA304E" w:rsidP="007B11A2">
      <w:pPr>
        <w:spacing w:line="276" w:lineRule="auto"/>
        <w:jc w:val="both"/>
        <w:rPr>
          <w:del w:id="872" w:author="Elinor Pejryd" w:date="2026-01-16T11:22:00Z"/>
          <w:rFonts w:cs="Arial"/>
          <w:sz w:val="20"/>
          <w:szCs w:val="20"/>
          <w:lang w:val="en-US"/>
        </w:rPr>
      </w:pPr>
    </w:p>
    <w:p w14:paraId="44AFAEFB" w14:textId="77777777" w:rsidR="00EA304E" w:rsidRPr="00EA304E" w:rsidDel="00150BA9" w:rsidRDefault="00EA304E" w:rsidP="007B11A2">
      <w:pPr>
        <w:spacing w:line="276" w:lineRule="auto"/>
        <w:jc w:val="both"/>
        <w:rPr>
          <w:del w:id="873" w:author="Elinor Pejryd" w:date="2026-01-16T11:22:00Z"/>
          <w:rFonts w:cs="Arial"/>
          <w:sz w:val="20"/>
          <w:szCs w:val="20"/>
          <w:lang w:val="en-US"/>
        </w:rPr>
      </w:pPr>
      <w:del w:id="874" w:author="Elinor Pejryd" w:date="2026-01-16T11:22:00Z">
        <w:r>
          <w:rPr>
            <w:rFonts w:cs="Arial"/>
            <w:sz w:val="20"/>
            <w:szCs w:val="20"/>
            <w:lang w:val="en-US"/>
          </w:rPr>
          <w:delText xml:space="preserve">3.1 Publication of results </w:delText>
        </w:r>
      </w:del>
    </w:p>
    <w:p w14:paraId="22D8A169" w14:textId="77777777" w:rsidR="00EA304E" w:rsidRPr="00EA304E" w:rsidDel="00150BA9" w:rsidRDefault="00EA304E" w:rsidP="007B11A2">
      <w:pPr>
        <w:spacing w:line="276" w:lineRule="auto"/>
        <w:jc w:val="both"/>
        <w:rPr>
          <w:del w:id="875" w:author="Elinor Pejryd" w:date="2026-01-16T11:22:00Z"/>
          <w:rFonts w:cs="Arial"/>
          <w:sz w:val="20"/>
          <w:szCs w:val="20"/>
          <w:lang w:val="en-US"/>
        </w:rPr>
      </w:pPr>
      <w:del w:id="876" w:author="Elinor Pejryd" w:date="2026-01-16T11:22:00Z">
        <w:r>
          <w:rPr>
            <w:rFonts w:cs="Arial"/>
            <w:sz w:val="20"/>
            <w:szCs w:val="20"/>
            <w:lang w:val="en-US"/>
          </w:rPr>
          <w:delText xml:space="preserve">The applicant is responsible for ensuring the results of activities are published according to the Swedish Research Council’s instructions. The obligation to publish results only applies to the extent the publication may be done according to legislation as applicable in Sweden. </w:delText>
        </w:r>
      </w:del>
    </w:p>
    <w:p w14:paraId="6BB504E5" w14:textId="77777777" w:rsidR="00EA304E" w:rsidRPr="00EA304E" w:rsidDel="00150BA9" w:rsidRDefault="00EA304E" w:rsidP="007B11A2">
      <w:pPr>
        <w:spacing w:line="276" w:lineRule="auto"/>
        <w:jc w:val="both"/>
        <w:rPr>
          <w:del w:id="877" w:author="Elinor Pejryd" w:date="2026-01-16T11:22:00Z"/>
          <w:rFonts w:cs="Arial"/>
          <w:sz w:val="20"/>
          <w:szCs w:val="20"/>
          <w:lang w:val="en-US"/>
        </w:rPr>
      </w:pPr>
      <w:del w:id="878" w:author="Elinor Pejryd" w:date="2026-01-16T11:22:00Z">
        <w:r>
          <w:rPr>
            <w:rFonts w:cs="Arial"/>
            <w:sz w:val="20"/>
            <w:szCs w:val="20"/>
            <w:lang w:val="en-US"/>
          </w:rPr>
          <w:delText xml:space="preserve"> </w:delText>
        </w:r>
      </w:del>
    </w:p>
    <w:p w14:paraId="1A89B789" w14:textId="77777777" w:rsidR="00EA304E" w:rsidRPr="00EA304E" w:rsidDel="00150BA9" w:rsidRDefault="00EA304E" w:rsidP="007B11A2">
      <w:pPr>
        <w:spacing w:line="276" w:lineRule="auto"/>
        <w:jc w:val="both"/>
        <w:rPr>
          <w:del w:id="879" w:author="Elinor Pejryd" w:date="2026-01-16T11:22:00Z"/>
          <w:rFonts w:cs="Arial"/>
          <w:sz w:val="20"/>
          <w:szCs w:val="20"/>
          <w:lang w:val="en-US"/>
        </w:rPr>
      </w:pPr>
      <w:del w:id="880" w:author="Elinor Pejryd" w:date="2026-01-16T11:22:00Z">
        <w:r>
          <w:rPr>
            <w:rFonts w:cs="Arial"/>
            <w:sz w:val="20"/>
            <w:szCs w:val="20"/>
            <w:lang w:val="en-US"/>
          </w:rPr>
          <w:delText xml:space="preserve">The results of research shall be published in scientific journals and books with national and international reach, or be made available in another corresponding way. An agreement with a commercial actor or other stakeholder must not limit the opportunities to publish the results of research carried out with funding from the Swedish Research Council. Nor may such an agreement delay publication by more than two months. However, the delay may amount to at most four months if the purpose is to enable a patent application based, wholly or partly, on the research results referred to above. </w:delText>
        </w:r>
      </w:del>
    </w:p>
    <w:p w14:paraId="3052BD71" w14:textId="77777777" w:rsidR="00EA304E" w:rsidRPr="00EA304E" w:rsidDel="00150BA9" w:rsidRDefault="00EA304E" w:rsidP="007B11A2">
      <w:pPr>
        <w:spacing w:line="276" w:lineRule="auto"/>
        <w:jc w:val="both"/>
        <w:rPr>
          <w:del w:id="881" w:author="Elinor Pejryd" w:date="2026-01-16T11:22:00Z"/>
          <w:rFonts w:cs="Arial"/>
          <w:sz w:val="20"/>
          <w:szCs w:val="20"/>
          <w:lang w:val="en-US"/>
        </w:rPr>
      </w:pPr>
      <w:del w:id="882" w:author="Elinor Pejryd" w:date="2026-01-16T11:22:00Z">
        <w:r>
          <w:rPr>
            <w:rFonts w:cs="Arial"/>
            <w:sz w:val="20"/>
            <w:szCs w:val="20"/>
            <w:lang w:val="en-US"/>
          </w:rPr>
          <w:delText xml:space="preserve"> </w:delText>
        </w:r>
      </w:del>
    </w:p>
    <w:p w14:paraId="713A5424" w14:textId="77777777" w:rsidR="00EA304E" w:rsidRPr="00EA304E" w:rsidDel="00150BA9" w:rsidRDefault="00EA304E" w:rsidP="007B11A2">
      <w:pPr>
        <w:spacing w:line="276" w:lineRule="auto"/>
        <w:jc w:val="both"/>
        <w:rPr>
          <w:del w:id="883" w:author="Elinor Pejryd" w:date="2026-01-16T11:22:00Z"/>
          <w:rFonts w:cs="Arial"/>
          <w:sz w:val="20"/>
          <w:szCs w:val="20"/>
          <w:lang w:val="en-US"/>
        </w:rPr>
      </w:pPr>
      <w:del w:id="884" w:author="Elinor Pejryd" w:date="2026-01-16T11:22:00Z">
        <w:r>
          <w:rPr>
            <w:rFonts w:cs="Arial"/>
            <w:sz w:val="20"/>
            <w:szCs w:val="20"/>
            <w:lang w:val="en-US"/>
          </w:rPr>
          <w:delText xml:space="preserve">Research results shall be published in accordance with the Swedish Research Council’s guidelines for publication with open access. </w:delText>
        </w:r>
      </w:del>
    </w:p>
    <w:p w14:paraId="65BADCD7" w14:textId="77777777" w:rsidR="00EA304E" w:rsidRPr="00EA304E" w:rsidDel="00150BA9" w:rsidRDefault="00EA304E" w:rsidP="007B11A2">
      <w:pPr>
        <w:spacing w:line="276" w:lineRule="auto"/>
        <w:jc w:val="both"/>
        <w:rPr>
          <w:del w:id="885" w:author="Elinor Pejryd" w:date="2026-01-16T11:22:00Z"/>
          <w:rFonts w:cs="Arial"/>
          <w:sz w:val="20"/>
          <w:szCs w:val="20"/>
          <w:lang w:val="en-US"/>
        </w:rPr>
      </w:pPr>
      <w:del w:id="886" w:author="Elinor Pejryd" w:date="2026-01-16T11:22:00Z">
        <w:r>
          <w:rPr>
            <w:rFonts w:cs="Arial"/>
            <w:sz w:val="20"/>
            <w:szCs w:val="20"/>
            <w:lang w:val="en-US"/>
          </w:rPr>
          <w:delText xml:space="preserve"> </w:delText>
        </w:r>
      </w:del>
    </w:p>
    <w:p w14:paraId="4CB7165F" w14:textId="77777777" w:rsidR="00EA304E" w:rsidDel="00150BA9" w:rsidRDefault="00EA304E" w:rsidP="007B11A2">
      <w:pPr>
        <w:spacing w:line="276" w:lineRule="auto"/>
        <w:jc w:val="both"/>
        <w:rPr>
          <w:del w:id="887" w:author="Elinor Pejryd" w:date="2026-01-16T11:22:00Z"/>
          <w:rFonts w:cs="Arial"/>
          <w:sz w:val="20"/>
          <w:szCs w:val="20"/>
          <w:lang w:val="en-US"/>
        </w:rPr>
      </w:pPr>
      <w:del w:id="888" w:author="Elinor Pejryd" w:date="2026-01-16T11:22:00Z">
        <w:r>
          <w:rPr>
            <w:rFonts w:cs="Arial"/>
            <w:sz w:val="20"/>
            <w:szCs w:val="20"/>
            <w:lang w:val="en-US"/>
          </w:rPr>
          <w:delText xml:space="preserve">The applicant is also responsible for ensuring research results of general interest are disseminated to recipients outside the research community. </w:delText>
        </w:r>
      </w:del>
    </w:p>
    <w:p w14:paraId="26E2146D" w14:textId="77777777" w:rsidR="00EA304E" w:rsidRPr="00EA304E" w:rsidDel="00150BA9" w:rsidRDefault="00EA304E" w:rsidP="007B11A2">
      <w:pPr>
        <w:spacing w:line="276" w:lineRule="auto"/>
        <w:jc w:val="both"/>
        <w:rPr>
          <w:del w:id="889" w:author="Elinor Pejryd" w:date="2026-01-16T11:22:00Z"/>
          <w:rFonts w:cs="Arial"/>
          <w:sz w:val="20"/>
          <w:szCs w:val="20"/>
          <w:lang w:val="en-US"/>
        </w:rPr>
      </w:pPr>
    </w:p>
    <w:p w14:paraId="4A36723D" w14:textId="77777777" w:rsidR="00EA304E" w:rsidRPr="00EA304E" w:rsidDel="00150BA9" w:rsidRDefault="00EA304E" w:rsidP="007B11A2">
      <w:pPr>
        <w:spacing w:line="276" w:lineRule="auto"/>
        <w:jc w:val="both"/>
        <w:rPr>
          <w:del w:id="890" w:author="Elinor Pejryd" w:date="2026-01-16T11:22:00Z"/>
          <w:rFonts w:cs="Arial"/>
          <w:sz w:val="20"/>
          <w:szCs w:val="20"/>
          <w:lang w:val="en-US"/>
        </w:rPr>
      </w:pPr>
      <w:del w:id="891" w:author="Elinor Pejryd" w:date="2026-01-16T11:22:00Z">
        <w:r>
          <w:rPr>
            <w:rFonts w:cs="Arial"/>
            <w:sz w:val="20"/>
            <w:szCs w:val="20"/>
            <w:lang w:val="en-US"/>
          </w:rPr>
          <w:delText xml:space="preserve">3.2 Information about the Swedish Research Council’s funding </w:delText>
        </w:r>
      </w:del>
    </w:p>
    <w:p w14:paraId="25C9636E" w14:textId="77777777" w:rsidR="00EA304E" w:rsidDel="00150BA9" w:rsidRDefault="00EA304E" w:rsidP="007B11A2">
      <w:pPr>
        <w:spacing w:line="276" w:lineRule="auto"/>
        <w:jc w:val="both"/>
        <w:rPr>
          <w:del w:id="892" w:author="Elinor Pejryd" w:date="2026-01-16T11:22:00Z"/>
          <w:rFonts w:cs="Arial"/>
          <w:sz w:val="20"/>
          <w:szCs w:val="20"/>
          <w:lang w:val="en-US"/>
        </w:rPr>
      </w:pPr>
      <w:del w:id="893" w:author="Elinor Pejryd" w:date="2026-01-16T11:22:00Z">
        <w:r>
          <w:rPr>
            <w:rFonts w:cs="Arial"/>
            <w:sz w:val="20"/>
            <w:szCs w:val="20"/>
            <w:lang w:val="en-US"/>
          </w:rPr>
          <w:delText xml:space="preserve">When publishing or otherwise disseminating results, the applicant is responsible for ensuring it is stated that the activities were conducted with funding awarded by the Swedish Research Council. When publishing original scientific articles, the name “Swedish Research Council” and the registration number of the application to the Swedish Research Council shall be stated under the heading “Acknowledgements” or corresponding. </w:delText>
        </w:r>
      </w:del>
    </w:p>
    <w:p w14:paraId="39F84190" w14:textId="77777777" w:rsidR="00EA304E" w:rsidRPr="00EA304E" w:rsidDel="00150BA9" w:rsidRDefault="00EA304E" w:rsidP="007B11A2">
      <w:pPr>
        <w:spacing w:line="276" w:lineRule="auto"/>
        <w:jc w:val="both"/>
        <w:rPr>
          <w:del w:id="894" w:author="Elinor Pejryd" w:date="2026-01-16T11:22:00Z"/>
          <w:rFonts w:cs="Arial"/>
          <w:sz w:val="20"/>
          <w:szCs w:val="20"/>
          <w:lang w:val="en-US"/>
        </w:rPr>
      </w:pPr>
    </w:p>
    <w:p w14:paraId="03F7F98C" w14:textId="77777777" w:rsidR="00EA304E" w:rsidRPr="00EA304E" w:rsidDel="00150BA9" w:rsidRDefault="00EA304E" w:rsidP="007B11A2">
      <w:pPr>
        <w:spacing w:line="276" w:lineRule="auto"/>
        <w:jc w:val="both"/>
        <w:rPr>
          <w:del w:id="895" w:author="Elinor Pejryd" w:date="2026-01-16T11:22:00Z"/>
          <w:rFonts w:cs="Arial"/>
          <w:sz w:val="20"/>
          <w:szCs w:val="20"/>
          <w:lang w:val="en-US"/>
        </w:rPr>
      </w:pPr>
      <w:del w:id="896" w:author="Elinor Pejryd" w:date="2026-01-16T11:22:00Z">
        <w:r>
          <w:rPr>
            <w:rFonts w:cs="Arial"/>
            <w:sz w:val="20"/>
            <w:szCs w:val="20"/>
            <w:lang w:val="en-US"/>
          </w:rPr>
          <w:delText xml:space="preserve">3.3 The Swedish Research Council’s right to disseminate data </w:delText>
        </w:r>
      </w:del>
    </w:p>
    <w:p w14:paraId="5B2D273B" w14:textId="77777777" w:rsidR="00EA304E" w:rsidDel="00150BA9" w:rsidRDefault="00EA304E" w:rsidP="007B11A2">
      <w:pPr>
        <w:spacing w:line="276" w:lineRule="auto"/>
        <w:jc w:val="both"/>
        <w:rPr>
          <w:del w:id="897" w:author="Elinor Pejryd" w:date="2026-01-16T11:22:00Z"/>
          <w:rFonts w:cs="Arial"/>
          <w:sz w:val="20"/>
          <w:szCs w:val="20"/>
          <w:lang w:val="en-US"/>
        </w:rPr>
      </w:pPr>
      <w:del w:id="898" w:author="Elinor Pejryd" w:date="2026-01-16T11:22:00Z">
        <w:r>
          <w:rPr>
            <w:rFonts w:cs="Arial"/>
            <w:sz w:val="20"/>
            <w:szCs w:val="20"/>
            <w:lang w:val="en-US"/>
          </w:rPr>
          <w:delText>The Swedish Research Council may reproduce and disseminate whole or parts of reports from activities submitted to the Swedish Research Council, and also otherwise make available information about the activities.</w:delText>
        </w:r>
      </w:del>
    </w:p>
    <w:p w14:paraId="6E46E530" w14:textId="77777777" w:rsidR="00EA304E" w:rsidRPr="00EA304E" w:rsidDel="00150BA9" w:rsidRDefault="00EA304E" w:rsidP="007B11A2">
      <w:pPr>
        <w:spacing w:line="276" w:lineRule="auto"/>
        <w:jc w:val="both"/>
        <w:rPr>
          <w:del w:id="899" w:author="Elinor Pejryd" w:date="2026-01-16T11:22:00Z"/>
          <w:rFonts w:cs="Arial"/>
          <w:sz w:val="20"/>
          <w:szCs w:val="20"/>
          <w:lang w:val="en-US"/>
        </w:rPr>
      </w:pPr>
    </w:p>
    <w:p w14:paraId="30D34BB7" w14:textId="77777777" w:rsidR="00EA304E" w:rsidDel="00150BA9" w:rsidRDefault="00EA304E" w:rsidP="007B11A2">
      <w:pPr>
        <w:spacing w:line="276" w:lineRule="auto"/>
        <w:jc w:val="both"/>
        <w:rPr>
          <w:del w:id="900" w:author="Elinor Pejryd" w:date="2026-01-16T11:22:00Z"/>
          <w:rFonts w:cs="Arial"/>
          <w:sz w:val="20"/>
          <w:szCs w:val="20"/>
          <w:lang w:val="en-US"/>
        </w:rPr>
      </w:pPr>
      <w:del w:id="901" w:author="Elinor Pejryd" w:date="2026-01-16T11:22:00Z">
        <w:r>
          <w:rPr>
            <w:rFonts w:cs="Arial"/>
            <w:sz w:val="20"/>
            <w:szCs w:val="20"/>
            <w:lang w:val="en-US"/>
          </w:rPr>
          <w:delText xml:space="preserve">4. Payment and use of the funding </w:delText>
        </w:r>
      </w:del>
    </w:p>
    <w:p w14:paraId="350C66E6" w14:textId="77777777" w:rsidR="00EA304E" w:rsidRPr="00EA304E" w:rsidDel="00150BA9" w:rsidRDefault="00EA304E" w:rsidP="007B11A2">
      <w:pPr>
        <w:spacing w:line="276" w:lineRule="auto"/>
        <w:jc w:val="both"/>
        <w:rPr>
          <w:del w:id="902" w:author="Elinor Pejryd" w:date="2026-01-16T11:22:00Z"/>
          <w:rFonts w:cs="Arial"/>
          <w:sz w:val="20"/>
          <w:szCs w:val="20"/>
          <w:lang w:val="en-US"/>
        </w:rPr>
      </w:pPr>
    </w:p>
    <w:p w14:paraId="37D460F8" w14:textId="77777777" w:rsidR="00EA304E" w:rsidRPr="00EA304E" w:rsidDel="00150BA9" w:rsidRDefault="00EA304E" w:rsidP="007B11A2">
      <w:pPr>
        <w:spacing w:line="276" w:lineRule="auto"/>
        <w:jc w:val="both"/>
        <w:rPr>
          <w:del w:id="903" w:author="Elinor Pejryd" w:date="2026-01-16T11:22:00Z"/>
          <w:rFonts w:cs="Arial"/>
          <w:sz w:val="20"/>
          <w:szCs w:val="20"/>
          <w:lang w:val="en-US"/>
        </w:rPr>
      </w:pPr>
      <w:del w:id="904" w:author="Elinor Pejryd" w:date="2026-01-16T11:22:00Z">
        <w:r>
          <w:rPr>
            <w:rFonts w:cs="Arial"/>
            <w:sz w:val="20"/>
            <w:szCs w:val="20"/>
            <w:lang w:val="en-US"/>
          </w:rPr>
          <w:delText xml:space="preserve">4.1 Payment and availability period </w:delText>
        </w:r>
      </w:del>
    </w:p>
    <w:p w14:paraId="6998D4A5" w14:textId="77777777" w:rsidR="00EA304E" w:rsidRPr="00EA304E" w:rsidDel="00150BA9" w:rsidRDefault="00EA304E" w:rsidP="007B11A2">
      <w:pPr>
        <w:spacing w:line="276" w:lineRule="auto"/>
        <w:jc w:val="both"/>
        <w:rPr>
          <w:del w:id="905" w:author="Elinor Pejryd" w:date="2026-01-16T11:22:00Z"/>
          <w:rFonts w:cs="Arial"/>
          <w:sz w:val="20"/>
          <w:szCs w:val="20"/>
          <w:lang w:val="en-US"/>
        </w:rPr>
      </w:pPr>
      <w:del w:id="906" w:author="Elinor Pejryd" w:date="2026-01-16T11:22:00Z">
        <w:r>
          <w:rPr>
            <w:rFonts w:cs="Arial"/>
            <w:sz w:val="20"/>
            <w:szCs w:val="20"/>
            <w:lang w:val="en-US"/>
          </w:rPr>
          <w:delText xml:space="preserve">The funding is paid out to the administrating organisation. The administrating organisation is responsible for receiving and administering the funding. </w:delText>
        </w:r>
      </w:del>
    </w:p>
    <w:p w14:paraId="2722B3E1" w14:textId="77777777" w:rsidR="00EA304E" w:rsidRPr="00EA304E" w:rsidDel="00150BA9" w:rsidRDefault="00EA304E" w:rsidP="007B11A2">
      <w:pPr>
        <w:spacing w:line="276" w:lineRule="auto"/>
        <w:jc w:val="both"/>
        <w:rPr>
          <w:del w:id="907" w:author="Elinor Pejryd" w:date="2026-01-16T11:22:00Z"/>
          <w:rFonts w:cs="Arial"/>
          <w:sz w:val="20"/>
          <w:szCs w:val="20"/>
          <w:lang w:val="en-US"/>
        </w:rPr>
      </w:pPr>
      <w:del w:id="908" w:author="Elinor Pejryd" w:date="2026-01-16T11:22:00Z">
        <w:r>
          <w:rPr>
            <w:rFonts w:cs="Arial"/>
            <w:sz w:val="20"/>
            <w:szCs w:val="20"/>
            <w:lang w:val="en-US"/>
          </w:rPr>
          <w:delText xml:space="preserve">The decision to award funding states the period during which the funds will be paid out (the ‘payment period’). Unless the decision states otherwise, the funding may be used for one additional year after the end of the payment period.  </w:delText>
        </w:r>
      </w:del>
    </w:p>
    <w:p w14:paraId="795B94D4" w14:textId="77777777" w:rsidR="00EA304E" w:rsidRPr="00EA304E" w:rsidDel="00150BA9" w:rsidRDefault="00EA304E" w:rsidP="007B11A2">
      <w:pPr>
        <w:spacing w:line="276" w:lineRule="auto"/>
        <w:jc w:val="both"/>
        <w:rPr>
          <w:del w:id="909" w:author="Elinor Pejryd" w:date="2026-01-16T11:22:00Z"/>
          <w:rFonts w:cs="Arial"/>
          <w:sz w:val="20"/>
          <w:szCs w:val="20"/>
          <w:lang w:val="en-US"/>
        </w:rPr>
      </w:pPr>
      <w:del w:id="910" w:author="Elinor Pejryd" w:date="2026-01-16T11:22:00Z">
        <w:r>
          <w:rPr>
            <w:rFonts w:cs="Arial"/>
            <w:sz w:val="20"/>
            <w:szCs w:val="20"/>
            <w:lang w:val="en-US"/>
          </w:rPr>
          <w:delText xml:space="preserve"> </w:delText>
        </w:r>
      </w:del>
    </w:p>
    <w:p w14:paraId="49697DE7" w14:textId="77777777" w:rsidR="00EA304E" w:rsidRPr="00EA304E" w:rsidDel="00150BA9" w:rsidRDefault="00EA304E" w:rsidP="007B11A2">
      <w:pPr>
        <w:spacing w:line="276" w:lineRule="auto"/>
        <w:jc w:val="both"/>
        <w:rPr>
          <w:del w:id="911" w:author="Elinor Pejryd" w:date="2026-01-16T11:22:00Z"/>
          <w:rFonts w:cs="Arial"/>
          <w:sz w:val="20"/>
          <w:szCs w:val="20"/>
          <w:lang w:val="en-US"/>
        </w:rPr>
      </w:pPr>
      <w:del w:id="912" w:author="Elinor Pejryd" w:date="2026-01-16T11:22:00Z">
        <w:r>
          <w:rPr>
            <w:rFonts w:cs="Arial"/>
            <w:sz w:val="20"/>
            <w:szCs w:val="20"/>
            <w:lang w:val="en-US"/>
          </w:rPr>
          <w:delText xml:space="preserve">If special reasons exist, and following application, an extension of the period during which funding paid out is available may be allowed.  </w:delText>
        </w:r>
      </w:del>
    </w:p>
    <w:p w14:paraId="6F0FEE8B" w14:textId="77777777" w:rsidR="00EA304E" w:rsidDel="00150BA9" w:rsidRDefault="00EA304E" w:rsidP="007B11A2">
      <w:pPr>
        <w:spacing w:line="276" w:lineRule="auto"/>
        <w:jc w:val="both"/>
        <w:rPr>
          <w:del w:id="913" w:author="Elinor Pejryd" w:date="2026-01-16T11:22:00Z"/>
          <w:rFonts w:cs="Arial"/>
          <w:sz w:val="20"/>
          <w:szCs w:val="20"/>
          <w:lang w:val="en-US"/>
        </w:rPr>
      </w:pPr>
      <w:del w:id="914" w:author="Elinor Pejryd" w:date="2026-01-16T11:22:00Z">
        <w:r>
          <w:rPr>
            <w:rFonts w:cs="Arial"/>
            <w:sz w:val="20"/>
            <w:szCs w:val="20"/>
            <w:lang w:val="en-US"/>
          </w:rPr>
          <w:delText xml:space="preserve">Such an application shall be submitted by the applicant and, as applicable, be approved by the administrating organisation via the Swedish Research Council’s application system after the end of the payment period, but no later than 60 calendar days before the end of the availability period. </w:delText>
        </w:r>
      </w:del>
    </w:p>
    <w:p w14:paraId="513F2C5A" w14:textId="77777777" w:rsidR="00D02503" w:rsidRPr="00EA304E" w:rsidDel="00150BA9" w:rsidRDefault="00D02503" w:rsidP="007B11A2">
      <w:pPr>
        <w:spacing w:line="276" w:lineRule="auto"/>
        <w:jc w:val="both"/>
        <w:rPr>
          <w:del w:id="915" w:author="Elinor Pejryd" w:date="2026-01-16T11:22:00Z"/>
          <w:rFonts w:cs="Arial"/>
          <w:sz w:val="20"/>
          <w:szCs w:val="20"/>
          <w:lang w:val="en-US"/>
        </w:rPr>
      </w:pPr>
    </w:p>
    <w:p w14:paraId="7F955B39" w14:textId="77777777" w:rsidR="00EA304E" w:rsidRPr="00EA304E" w:rsidDel="00150BA9" w:rsidRDefault="00EA304E" w:rsidP="007B11A2">
      <w:pPr>
        <w:spacing w:line="276" w:lineRule="auto"/>
        <w:jc w:val="both"/>
        <w:rPr>
          <w:del w:id="916" w:author="Elinor Pejryd" w:date="2026-01-16T11:22:00Z"/>
          <w:rFonts w:cs="Arial"/>
          <w:sz w:val="20"/>
          <w:szCs w:val="20"/>
          <w:lang w:val="en-US"/>
        </w:rPr>
      </w:pPr>
      <w:del w:id="917" w:author="Elinor Pejryd" w:date="2026-01-16T11:22:00Z">
        <w:r>
          <w:rPr>
            <w:rFonts w:cs="Arial"/>
            <w:sz w:val="20"/>
            <w:szCs w:val="20"/>
            <w:lang w:val="en-US"/>
          </w:rPr>
          <w:delText xml:space="preserve">4.2 Use of the funding </w:delText>
        </w:r>
      </w:del>
    </w:p>
    <w:p w14:paraId="1FD99471" w14:textId="77777777" w:rsidR="00EA304E" w:rsidRPr="00EA304E" w:rsidDel="00150BA9" w:rsidRDefault="00EA304E" w:rsidP="007B11A2">
      <w:pPr>
        <w:spacing w:line="276" w:lineRule="auto"/>
        <w:jc w:val="both"/>
        <w:rPr>
          <w:del w:id="918" w:author="Elinor Pejryd" w:date="2026-01-16T11:22:00Z"/>
          <w:rFonts w:cs="Arial"/>
          <w:sz w:val="20"/>
          <w:szCs w:val="20"/>
          <w:lang w:val="en-US"/>
        </w:rPr>
      </w:pPr>
      <w:del w:id="919" w:author="Elinor Pejryd" w:date="2026-01-16T11:22:00Z">
        <w:r>
          <w:rPr>
            <w:rFonts w:cs="Arial"/>
            <w:sz w:val="20"/>
            <w:szCs w:val="20"/>
            <w:lang w:val="en-US"/>
          </w:rPr>
          <w:delText xml:space="preserve">Funding awarded shall be used to cover costs for implementing the activities according to the terms and conditions and mainly in the way stated in the application, however with such adjustments as may be required if the funding awarded is less than the amount applied for, or the grant period is shorter. For more major changes to the use of the funding, approval by the Swedish Research Council is required. A ‘major change’ refers to a change in the cost type of more than 25 per cent of the amount awarded, and entails a change that amounts to no less than 500 000 SEK, in relation to the entire grant period. Such as request shall be made by the administrating organisation and the applicant in conjunction with the need for the change arising. </w:delText>
        </w:r>
      </w:del>
    </w:p>
    <w:p w14:paraId="79207AE7" w14:textId="77777777" w:rsidR="00EA304E" w:rsidRPr="00EA304E" w:rsidDel="00150BA9" w:rsidRDefault="00EA304E" w:rsidP="007B11A2">
      <w:pPr>
        <w:spacing w:line="276" w:lineRule="auto"/>
        <w:jc w:val="both"/>
        <w:rPr>
          <w:del w:id="920" w:author="Elinor Pejryd" w:date="2026-01-16T11:22:00Z"/>
          <w:rFonts w:cs="Arial"/>
          <w:sz w:val="20"/>
          <w:szCs w:val="20"/>
          <w:lang w:val="en-US"/>
        </w:rPr>
      </w:pPr>
      <w:del w:id="921" w:author="Elinor Pejryd" w:date="2026-01-16T11:22:00Z">
        <w:r>
          <w:rPr>
            <w:rFonts w:cs="Arial"/>
            <w:sz w:val="20"/>
            <w:szCs w:val="20"/>
            <w:lang w:val="en-US"/>
          </w:rPr>
          <w:delText xml:space="preserve"> </w:delText>
        </w:r>
      </w:del>
    </w:p>
    <w:p w14:paraId="6E17F789" w14:textId="77777777" w:rsidR="00EA304E" w:rsidRPr="00EA304E" w:rsidDel="00150BA9" w:rsidRDefault="00EA304E" w:rsidP="007B11A2">
      <w:pPr>
        <w:spacing w:line="276" w:lineRule="auto"/>
        <w:jc w:val="both"/>
        <w:rPr>
          <w:del w:id="922" w:author="Elinor Pejryd" w:date="2026-01-16T11:22:00Z"/>
          <w:rFonts w:cs="Arial"/>
          <w:sz w:val="20"/>
          <w:szCs w:val="20"/>
          <w:lang w:val="en-US"/>
        </w:rPr>
      </w:pPr>
      <w:del w:id="923" w:author="Elinor Pejryd" w:date="2026-01-16T11:22:00Z">
        <w:r>
          <w:rPr>
            <w:rFonts w:cs="Arial"/>
            <w:sz w:val="20"/>
            <w:szCs w:val="20"/>
            <w:lang w:val="en-US"/>
          </w:rPr>
          <w:delText xml:space="preserve">The funding covers direct costs and indirect costs as a percentage of the direct costs, according to the cost basis decided on by the administrating organisation. </w:delText>
        </w:r>
      </w:del>
    </w:p>
    <w:p w14:paraId="28803A48" w14:textId="77777777" w:rsidR="00EA304E" w:rsidRPr="00EA304E" w:rsidDel="00150BA9" w:rsidRDefault="00EA304E" w:rsidP="007B11A2">
      <w:pPr>
        <w:spacing w:line="276" w:lineRule="auto"/>
        <w:jc w:val="both"/>
        <w:rPr>
          <w:del w:id="924" w:author="Elinor Pejryd" w:date="2026-01-16T11:22:00Z"/>
          <w:rFonts w:cs="Arial"/>
          <w:sz w:val="20"/>
          <w:szCs w:val="20"/>
          <w:lang w:val="en-US"/>
        </w:rPr>
      </w:pPr>
      <w:del w:id="925" w:author="Elinor Pejryd" w:date="2026-01-16T11:22:00Z">
        <w:r>
          <w:rPr>
            <w:rFonts w:cs="Arial"/>
            <w:sz w:val="20"/>
            <w:szCs w:val="20"/>
            <w:lang w:val="en-US"/>
          </w:rPr>
          <w:delText xml:space="preserve"> </w:delText>
        </w:r>
      </w:del>
    </w:p>
    <w:p w14:paraId="5A48AB34" w14:textId="77777777" w:rsidR="00EA304E" w:rsidRPr="00EA304E" w:rsidDel="00150BA9" w:rsidRDefault="00EA304E" w:rsidP="007B11A2">
      <w:pPr>
        <w:spacing w:line="276" w:lineRule="auto"/>
        <w:jc w:val="both"/>
        <w:rPr>
          <w:del w:id="926" w:author="Elinor Pejryd" w:date="2026-01-16T11:22:00Z"/>
          <w:rFonts w:cs="Arial"/>
          <w:sz w:val="20"/>
          <w:szCs w:val="20"/>
          <w:lang w:val="en-US"/>
        </w:rPr>
      </w:pPr>
      <w:del w:id="927" w:author="Elinor Pejryd" w:date="2026-01-16T11:22:00Z">
        <w:r>
          <w:rPr>
            <w:rFonts w:cs="Arial"/>
            <w:sz w:val="20"/>
            <w:szCs w:val="20"/>
            <w:lang w:val="en-US"/>
          </w:rPr>
          <w:delText xml:space="preserve">Funding awarded may only be used for annual depreciation costs for equipment during the period when the funding is available.  </w:delText>
        </w:r>
      </w:del>
    </w:p>
    <w:p w14:paraId="30DCDBEF" w14:textId="77777777" w:rsidR="00EA304E" w:rsidRPr="00EA304E" w:rsidDel="00150BA9" w:rsidRDefault="00EA304E" w:rsidP="007B11A2">
      <w:pPr>
        <w:spacing w:line="276" w:lineRule="auto"/>
        <w:jc w:val="both"/>
        <w:rPr>
          <w:del w:id="928" w:author="Elinor Pejryd" w:date="2026-01-16T11:22:00Z"/>
          <w:rFonts w:cs="Arial"/>
          <w:sz w:val="20"/>
          <w:szCs w:val="20"/>
          <w:lang w:val="en-US"/>
        </w:rPr>
      </w:pPr>
      <w:del w:id="929" w:author="Elinor Pejryd" w:date="2026-01-16T11:22:00Z">
        <w:r>
          <w:rPr>
            <w:rFonts w:cs="Arial"/>
            <w:sz w:val="20"/>
            <w:szCs w:val="20"/>
            <w:lang w:val="en-US"/>
          </w:rPr>
          <w:delText xml:space="preserve"> </w:delText>
        </w:r>
      </w:del>
    </w:p>
    <w:p w14:paraId="23EE24D6" w14:textId="77777777" w:rsidR="00EA304E" w:rsidRPr="00EA304E" w:rsidDel="00150BA9" w:rsidRDefault="00EA304E" w:rsidP="007B11A2">
      <w:pPr>
        <w:spacing w:line="276" w:lineRule="auto"/>
        <w:jc w:val="both"/>
        <w:rPr>
          <w:del w:id="930" w:author="Elinor Pejryd" w:date="2026-01-16T11:22:00Z"/>
          <w:rFonts w:cs="Arial"/>
          <w:sz w:val="20"/>
          <w:szCs w:val="20"/>
          <w:lang w:val="en-US"/>
        </w:rPr>
      </w:pPr>
      <w:del w:id="931" w:author="Elinor Pejryd" w:date="2026-01-16T11:22:00Z">
        <w:r>
          <w:rPr>
            <w:rFonts w:cs="Arial"/>
            <w:sz w:val="20"/>
            <w:szCs w:val="20"/>
            <w:lang w:val="en-US"/>
          </w:rPr>
          <w:delText xml:space="preserve">The funding awarded may not be used </w:delText>
        </w:r>
      </w:del>
    </w:p>
    <w:p w14:paraId="0207E463" w14:textId="77777777" w:rsidR="00EA304E" w:rsidRPr="00EA304E" w:rsidDel="00150BA9" w:rsidRDefault="00EA304E" w:rsidP="007B11A2">
      <w:pPr>
        <w:spacing w:line="276" w:lineRule="auto"/>
        <w:jc w:val="both"/>
        <w:rPr>
          <w:del w:id="932" w:author="Elinor Pejryd" w:date="2026-01-16T11:22:00Z"/>
          <w:rFonts w:cs="Arial"/>
          <w:sz w:val="20"/>
          <w:szCs w:val="20"/>
          <w:lang w:val="en-US"/>
        </w:rPr>
      </w:pPr>
      <w:del w:id="933" w:author="Elinor Pejryd" w:date="2026-01-16T11:22:00Z">
        <w:r>
          <w:rPr>
            <w:rFonts w:cs="Arial"/>
            <w:sz w:val="20"/>
            <w:szCs w:val="20"/>
            <w:lang w:val="en-US"/>
          </w:rPr>
          <w:delText xml:space="preserve">• for scholarships </w:delText>
        </w:r>
      </w:del>
    </w:p>
    <w:p w14:paraId="03D157C0" w14:textId="77777777" w:rsidR="00EA304E" w:rsidRPr="00EA304E" w:rsidDel="00150BA9" w:rsidRDefault="00EA304E" w:rsidP="007B11A2">
      <w:pPr>
        <w:spacing w:line="276" w:lineRule="auto"/>
        <w:jc w:val="both"/>
        <w:rPr>
          <w:del w:id="934" w:author="Elinor Pejryd" w:date="2026-01-16T11:22:00Z"/>
          <w:rFonts w:cs="Arial"/>
          <w:sz w:val="20"/>
          <w:szCs w:val="20"/>
          <w:lang w:val="en-US"/>
        </w:rPr>
      </w:pPr>
      <w:del w:id="935" w:author="Elinor Pejryd" w:date="2026-01-16T11:22:00Z">
        <w:r>
          <w:rPr>
            <w:rFonts w:cs="Arial"/>
            <w:sz w:val="20"/>
            <w:szCs w:val="20"/>
            <w:lang w:val="en-US"/>
          </w:rPr>
          <w:delText xml:space="preserve">• for costs that are not directly related to implementing the activities, as described in the application </w:delText>
        </w:r>
      </w:del>
    </w:p>
    <w:p w14:paraId="1120138F" w14:textId="77777777" w:rsidR="00EA304E" w:rsidRPr="00EA304E" w:rsidDel="00150BA9" w:rsidRDefault="00EA304E" w:rsidP="007B11A2">
      <w:pPr>
        <w:spacing w:line="276" w:lineRule="auto"/>
        <w:jc w:val="both"/>
        <w:rPr>
          <w:del w:id="936" w:author="Elinor Pejryd" w:date="2026-01-16T11:22:00Z"/>
          <w:rFonts w:cs="Arial"/>
          <w:sz w:val="20"/>
          <w:szCs w:val="20"/>
          <w:lang w:val="en-US"/>
        </w:rPr>
      </w:pPr>
      <w:del w:id="937" w:author="Elinor Pejryd" w:date="2026-01-16T11:22:00Z">
        <w:r>
          <w:rPr>
            <w:rFonts w:cs="Arial"/>
            <w:sz w:val="20"/>
            <w:szCs w:val="20"/>
            <w:lang w:val="en-US"/>
          </w:rPr>
          <w:delText xml:space="preserve">• to co-fund projects funded by grants from other research funding bodies, or </w:delText>
        </w:r>
      </w:del>
    </w:p>
    <w:p w14:paraId="169AFEE7" w14:textId="77777777" w:rsidR="00EA304E" w:rsidRPr="00EA304E" w:rsidDel="00150BA9" w:rsidRDefault="00EA304E" w:rsidP="007B11A2">
      <w:pPr>
        <w:spacing w:line="276" w:lineRule="auto"/>
        <w:jc w:val="both"/>
        <w:rPr>
          <w:del w:id="938" w:author="Elinor Pejryd" w:date="2026-01-16T11:22:00Z"/>
          <w:rFonts w:cs="Arial"/>
          <w:sz w:val="20"/>
          <w:szCs w:val="20"/>
          <w:lang w:val="en-US"/>
        </w:rPr>
      </w:pPr>
      <w:del w:id="939" w:author="Elinor Pejryd" w:date="2026-01-16T11:22:00Z">
        <w:r>
          <w:rPr>
            <w:rFonts w:cs="Arial"/>
            <w:sz w:val="20"/>
            <w:szCs w:val="20"/>
            <w:lang w:val="en-US"/>
          </w:rPr>
          <w:delText xml:space="preserve">• for economic activities within the administrating organisation. </w:delText>
        </w:r>
      </w:del>
    </w:p>
    <w:p w14:paraId="5331A3B8" w14:textId="77777777" w:rsidR="00EA304E" w:rsidRPr="00EA304E" w:rsidDel="00150BA9" w:rsidRDefault="00EA304E" w:rsidP="007B11A2">
      <w:pPr>
        <w:spacing w:line="276" w:lineRule="auto"/>
        <w:jc w:val="both"/>
        <w:rPr>
          <w:del w:id="940" w:author="Elinor Pejryd" w:date="2026-01-16T11:22:00Z"/>
          <w:rFonts w:cs="Arial"/>
          <w:sz w:val="20"/>
          <w:szCs w:val="20"/>
          <w:lang w:val="en-US"/>
        </w:rPr>
      </w:pPr>
    </w:p>
    <w:p w14:paraId="3262AA17" w14:textId="77777777" w:rsidR="00EA304E" w:rsidDel="00150BA9" w:rsidRDefault="00EA304E" w:rsidP="007B11A2">
      <w:pPr>
        <w:spacing w:line="276" w:lineRule="auto"/>
        <w:jc w:val="both"/>
        <w:rPr>
          <w:del w:id="941" w:author="Elinor Pejryd" w:date="2026-01-16T11:22:00Z"/>
          <w:rFonts w:cs="Arial"/>
          <w:sz w:val="20"/>
          <w:szCs w:val="20"/>
          <w:lang w:val="en-US"/>
        </w:rPr>
      </w:pPr>
      <w:del w:id="942" w:author="Elinor Pejryd" w:date="2026-01-16T11:22:00Z">
        <w:r>
          <w:rPr>
            <w:rFonts w:cs="Arial"/>
            <w:sz w:val="20"/>
            <w:szCs w:val="20"/>
            <w:lang w:val="en-US"/>
          </w:rPr>
          <w:delText xml:space="preserve">5. Financial reporting </w:delText>
        </w:r>
      </w:del>
    </w:p>
    <w:p w14:paraId="0E24073B" w14:textId="77777777" w:rsidR="00EA304E" w:rsidRPr="00EA304E" w:rsidDel="00150BA9" w:rsidRDefault="00EA304E" w:rsidP="007B11A2">
      <w:pPr>
        <w:spacing w:line="276" w:lineRule="auto"/>
        <w:jc w:val="both"/>
        <w:rPr>
          <w:del w:id="943" w:author="Elinor Pejryd" w:date="2026-01-16T11:22:00Z"/>
          <w:rFonts w:cs="Arial"/>
          <w:sz w:val="20"/>
          <w:szCs w:val="20"/>
          <w:lang w:val="en-US"/>
        </w:rPr>
      </w:pPr>
    </w:p>
    <w:p w14:paraId="173611DE" w14:textId="77777777" w:rsidR="00EA304E" w:rsidRPr="00EA304E" w:rsidDel="00150BA9" w:rsidRDefault="00EA304E" w:rsidP="007B11A2">
      <w:pPr>
        <w:spacing w:line="276" w:lineRule="auto"/>
        <w:jc w:val="both"/>
        <w:rPr>
          <w:del w:id="944" w:author="Elinor Pejryd" w:date="2026-01-16T11:22:00Z"/>
          <w:rFonts w:cs="Arial"/>
          <w:sz w:val="20"/>
          <w:szCs w:val="20"/>
          <w:lang w:val="en-US"/>
        </w:rPr>
      </w:pPr>
      <w:del w:id="945" w:author="Elinor Pejryd" w:date="2026-01-16T11:22:00Z">
        <w:r>
          <w:rPr>
            <w:rFonts w:cs="Arial"/>
            <w:sz w:val="20"/>
            <w:szCs w:val="20"/>
            <w:lang w:val="en-US"/>
          </w:rPr>
          <w:delText xml:space="preserve">5.1 Annual financial report </w:delText>
        </w:r>
      </w:del>
    </w:p>
    <w:p w14:paraId="1058244E" w14:textId="77777777" w:rsidR="00EA304E" w:rsidRPr="00EA304E" w:rsidDel="00150BA9" w:rsidRDefault="00EA304E" w:rsidP="007B11A2">
      <w:pPr>
        <w:spacing w:line="276" w:lineRule="auto"/>
        <w:jc w:val="both"/>
        <w:rPr>
          <w:del w:id="946" w:author="Elinor Pejryd" w:date="2026-01-16T11:22:00Z"/>
          <w:rFonts w:cs="Arial"/>
          <w:sz w:val="20"/>
          <w:szCs w:val="20"/>
          <w:lang w:val="en-US"/>
        </w:rPr>
      </w:pPr>
      <w:del w:id="947" w:author="Elinor Pejryd" w:date="2026-01-16T11:22:00Z">
        <w:r>
          <w:rPr>
            <w:rFonts w:cs="Arial"/>
            <w:sz w:val="20"/>
            <w:szCs w:val="20"/>
            <w:lang w:val="en-US"/>
          </w:rPr>
          <w:delText xml:space="preserve">The administrating organisation shall submit an annual financial report to the Swedish Research Council. The financial report shall be submitted according to the Swedish Research Council’s instructions. </w:delText>
        </w:r>
      </w:del>
    </w:p>
    <w:p w14:paraId="20756FB9" w14:textId="77777777" w:rsidR="00EA304E" w:rsidDel="00150BA9" w:rsidRDefault="00EA304E" w:rsidP="007B11A2">
      <w:pPr>
        <w:spacing w:line="276" w:lineRule="auto"/>
        <w:jc w:val="both"/>
        <w:rPr>
          <w:del w:id="948" w:author="Elinor Pejryd" w:date="2026-01-16T11:22:00Z"/>
          <w:rFonts w:cs="Arial"/>
          <w:sz w:val="20"/>
          <w:szCs w:val="20"/>
          <w:lang w:val="en-US"/>
        </w:rPr>
      </w:pPr>
      <w:del w:id="949" w:author="Elinor Pejryd" w:date="2026-01-16T11:22:00Z">
        <w:r>
          <w:rPr>
            <w:rFonts w:cs="Arial"/>
            <w:sz w:val="20"/>
            <w:szCs w:val="20"/>
            <w:lang w:val="en-US"/>
          </w:rPr>
          <w:delText xml:space="preserve">The Swedish Research Council does not accept costs that are not directly related to implementing the activities, as described in the application. </w:delText>
        </w:r>
      </w:del>
    </w:p>
    <w:p w14:paraId="544BC633" w14:textId="77777777" w:rsidR="00EA304E" w:rsidRPr="00EA304E" w:rsidDel="00150BA9" w:rsidRDefault="00EA304E" w:rsidP="007B11A2">
      <w:pPr>
        <w:spacing w:line="276" w:lineRule="auto"/>
        <w:jc w:val="both"/>
        <w:rPr>
          <w:del w:id="950" w:author="Elinor Pejryd" w:date="2026-01-16T11:22:00Z"/>
          <w:rFonts w:cs="Arial"/>
          <w:sz w:val="20"/>
          <w:szCs w:val="20"/>
          <w:lang w:val="en-US"/>
        </w:rPr>
      </w:pPr>
    </w:p>
    <w:p w14:paraId="79FF82FE" w14:textId="77777777" w:rsidR="00EA304E" w:rsidRPr="00EA304E" w:rsidDel="00150BA9" w:rsidRDefault="00EA304E" w:rsidP="007B11A2">
      <w:pPr>
        <w:spacing w:line="276" w:lineRule="auto"/>
        <w:jc w:val="both"/>
        <w:rPr>
          <w:del w:id="951" w:author="Elinor Pejryd" w:date="2026-01-16T11:22:00Z"/>
          <w:rFonts w:cs="Arial"/>
          <w:sz w:val="20"/>
          <w:szCs w:val="20"/>
          <w:lang w:val="en-US"/>
        </w:rPr>
      </w:pPr>
      <w:del w:id="952" w:author="Elinor Pejryd" w:date="2026-01-16T11:22:00Z">
        <w:r>
          <w:rPr>
            <w:rFonts w:cs="Arial"/>
            <w:sz w:val="20"/>
            <w:szCs w:val="20"/>
            <w:lang w:val="en-US"/>
          </w:rPr>
          <w:delText xml:space="preserve">5.2 Final financial report  </w:delText>
        </w:r>
      </w:del>
    </w:p>
    <w:p w14:paraId="5A513CC3" w14:textId="77777777" w:rsidR="00EA304E" w:rsidRPr="00EA304E" w:rsidDel="00150BA9" w:rsidRDefault="00EA304E" w:rsidP="007B11A2">
      <w:pPr>
        <w:spacing w:line="276" w:lineRule="auto"/>
        <w:jc w:val="both"/>
        <w:rPr>
          <w:del w:id="953" w:author="Elinor Pejryd" w:date="2026-01-16T11:22:00Z"/>
          <w:rFonts w:cs="Arial"/>
          <w:sz w:val="20"/>
          <w:szCs w:val="20"/>
          <w:lang w:val="en-US"/>
        </w:rPr>
      </w:pPr>
      <w:del w:id="954" w:author="Elinor Pejryd" w:date="2026-01-16T11:22:00Z">
        <w:r>
          <w:rPr>
            <w:rFonts w:cs="Arial"/>
            <w:sz w:val="20"/>
            <w:szCs w:val="20"/>
            <w:lang w:val="en-US"/>
          </w:rPr>
          <w:delText xml:space="preserve">The administrating organisation shall submit a final financial report no later than three months after the end of the availability period. The financial report shall be submitted according to the Swedish Research Council’s instructions. The Swedish Research Council may decide that the financial report shall be submitted at another time. </w:delText>
        </w:r>
      </w:del>
    </w:p>
    <w:p w14:paraId="7994F3A8" w14:textId="77777777" w:rsidR="00EA304E" w:rsidDel="00150BA9" w:rsidRDefault="00EA304E" w:rsidP="007B11A2">
      <w:pPr>
        <w:spacing w:line="276" w:lineRule="auto"/>
        <w:jc w:val="both"/>
        <w:rPr>
          <w:del w:id="955" w:author="Elinor Pejryd" w:date="2026-01-16T11:22:00Z"/>
          <w:rFonts w:cs="Arial"/>
          <w:sz w:val="20"/>
          <w:szCs w:val="20"/>
          <w:lang w:val="en-US"/>
        </w:rPr>
      </w:pPr>
      <w:del w:id="956" w:author="Elinor Pejryd" w:date="2026-01-16T11:22:00Z">
        <w:r>
          <w:rPr>
            <w:rFonts w:cs="Arial"/>
            <w:sz w:val="20"/>
            <w:szCs w:val="20"/>
            <w:lang w:val="en-US"/>
          </w:rPr>
          <w:delText xml:space="preserve">The Swedish Research Council does not accept costs that are not directly related to implementing the activities, as described in the application. </w:delText>
        </w:r>
      </w:del>
    </w:p>
    <w:p w14:paraId="625466AB" w14:textId="77777777" w:rsidR="00EA304E" w:rsidRPr="00EA304E" w:rsidDel="00150BA9" w:rsidRDefault="00EA304E" w:rsidP="007B11A2">
      <w:pPr>
        <w:spacing w:line="276" w:lineRule="auto"/>
        <w:jc w:val="both"/>
        <w:rPr>
          <w:del w:id="957" w:author="Elinor Pejryd" w:date="2026-01-16T11:22:00Z"/>
          <w:rFonts w:cs="Arial"/>
          <w:sz w:val="20"/>
          <w:szCs w:val="20"/>
          <w:lang w:val="en-US"/>
        </w:rPr>
      </w:pPr>
    </w:p>
    <w:p w14:paraId="5AF3AB06" w14:textId="77777777" w:rsidR="00EA304E" w:rsidRPr="00EA304E" w:rsidDel="00150BA9" w:rsidRDefault="00EA304E" w:rsidP="007B11A2">
      <w:pPr>
        <w:spacing w:line="276" w:lineRule="auto"/>
        <w:jc w:val="both"/>
        <w:rPr>
          <w:del w:id="958" w:author="Elinor Pejryd" w:date="2026-01-16T11:22:00Z"/>
          <w:rFonts w:cs="Arial"/>
          <w:sz w:val="20"/>
          <w:szCs w:val="20"/>
          <w:lang w:val="en-US"/>
        </w:rPr>
      </w:pPr>
      <w:del w:id="959" w:author="Elinor Pejryd" w:date="2026-01-16T11:22:00Z">
        <w:r>
          <w:rPr>
            <w:rFonts w:cs="Arial"/>
            <w:sz w:val="20"/>
            <w:szCs w:val="20"/>
            <w:lang w:val="en-US"/>
          </w:rPr>
          <w:delText xml:space="preserve">5.3 Final financial report if funding is discontinued or the activities are terminated early </w:delText>
        </w:r>
      </w:del>
    </w:p>
    <w:p w14:paraId="50F4FD84" w14:textId="77777777" w:rsidR="00EA304E" w:rsidDel="00150BA9" w:rsidRDefault="00EA304E" w:rsidP="007B11A2">
      <w:pPr>
        <w:spacing w:line="276" w:lineRule="auto"/>
        <w:jc w:val="both"/>
        <w:rPr>
          <w:del w:id="960" w:author="Elinor Pejryd" w:date="2026-01-16T11:22:00Z"/>
          <w:rFonts w:cs="Arial"/>
          <w:sz w:val="20"/>
          <w:szCs w:val="20"/>
          <w:lang w:val="en-US"/>
        </w:rPr>
      </w:pPr>
      <w:del w:id="961" w:author="Elinor Pejryd" w:date="2026-01-16T11:22:00Z">
        <w:r>
          <w:rPr>
            <w:rFonts w:cs="Arial"/>
            <w:sz w:val="20"/>
            <w:szCs w:val="20"/>
            <w:lang w:val="en-US"/>
          </w:rPr>
          <w:delText xml:space="preserve">If the Swedish Research Council decides that the funding shall be discontinued or if the activities are terminated early, the administrating organisation shall submit a final financial report to the Swedish Research Council within 30 days. The time is calculated from the day the activities were terminated early or the day the Swedish Research Council decided to discontinue the payment of funding. The Swedish Research Council may decide that the financial report shall be submitted at another time. </w:delText>
        </w:r>
      </w:del>
    </w:p>
    <w:p w14:paraId="61AE7FDA" w14:textId="77777777" w:rsidR="00EA304E" w:rsidRPr="00EA304E" w:rsidDel="00150BA9" w:rsidRDefault="00EA304E" w:rsidP="007B11A2">
      <w:pPr>
        <w:spacing w:line="276" w:lineRule="auto"/>
        <w:jc w:val="both"/>
        <w:rPr>
          <w:del w:id="962" w:author="Elinor Pejryd" w:date="2026-01-16T11:22:00Z"/>
          <w:rFonts w:cs="Arial"/>
          <w:sz w:val="20"/>
          <w:szCs w:val="20"/>
          <w:lang w:val="en-US"/>
        </w:rPr>
      </w:pPr>
    </w:p>
    <w:p w14:paraId="7E6BB24C" w14:textId="77777777" w:rsidR="00EA304E" w:rsidRPr="00EA304E" w:rsidDel="00150BA9" w:rsidRDefault="00EA304E" w:rsidP="007B11A2">
      <w:pPr>
        <w:spacing w:line="276" w:lineRule="auto"/>
        <w:jc w:val="both"/>
        <w:rPr>
          <w:del w:id="963" w:author="Elinor Pejryd" w:date="2026-01-16T11:22:00Z"/>
          <w:rFonts w:cs="Arial"/>
          <w:sz w:val="20"/>
          <w:szCs w:val="20"/>
          <w:lang w:val="en-US"/>
        </w:rPr>
      </w:pPr>
      <w:del w:id="964" w:author="Elinor Pejryd" w:date="2026-01-16T11:22:00Z">
        <w:r>
          <w:rPr>
            <w:rFonts w:cs="Arial"/>
            <w:sz w:val="20"/>
            <w:szCs w:val="20"/>
            <w:lang w:val="en-US"/>
          </w:rPr>
          <w:delText xml:space="preserve">5.4 Final financial report after changing administrating organisations </w:delText>
        </w:r>
      </w:del>
    </w:p>
    <w:p w14:paraId="04A4013A" w14:textId="77777777" w:rsidR="00EA304E" w:rsidDel="00150BA9" w:rsidRDefault="00EA304E" w:rsidP="007B11A2">
      <w:pPr>
        <w:spacing w:line="276" w:lineRule="auto"/>
        <w:jc w:val="both"/>
        <w:rPr>
          <w:del w:id="965" w:author="Elinor Pejryd" w:date="2026-01-16T11:22:00Z"/>
          <w:rFonts w:cs="Arial"/>
          <w:sz w:val="20"/>
          <w:szCs w:val="20"/>
          <w:lang w:val="en-US"/>
        </w:rPr>
      </w:pPr>
      <w:del w:id="966" w:author="Elinor Pejryd" w:date="2026-01-16T11:22:00Z">
        <w:r>
          <w:rPr>
            <w:rFonts w:cs="Arial"/>
            <w:sz w:val="20"/>
            <w:szCs w:val="20"/>
            <w:lang w:val="en-US"/>
          </w:rPr>
          <w:delText xml:space="preserve">If the Swedish Research Council has decided on a change of administration organisations, the retiring administrating organisation shall submit a final financial report to the Swedish Research Council within 30 days after the Swedish Research Council’s decision.  </w:delText>
        </w:r>
      </w:del>
    </w:p>
    <w:p w14:paraId="22CFCC0A" w14:textId="77777777" w:rsidR="00EA304E" w:rsidRPr="00EA304E" w:rsidDel="00150BA9" w:rsidRDefault="00EA304E" w:rsidP="007B11A2">
      <w:pPr>
        <w:spacing w:line="276" w:lineRule="auto"/>
        <w:jc w:val="both"/>
        <w:rPr>
          <w:del w:id="967" w:author="Elinor Pejryd" w:date="2026-01-16T11:22:00Z"/>
          <w:rFonts w:cs="Arial"/>
          <w:sz w:val="20"/>
          <w:szCs w:val="20"/>
          <w:lang w:val="en-US"/>
        </w:rPr>
      </w:pPr>
    </w:p>
    <w:p w14:paraId="18D3576E" w14:textId="77777777" w:rsidR="00EA304E" w:rsidRPr="00EA304E" w:rsidDel="00150BA9" w:rsidRDefault="00EA304E" w:rsidP="007B11A2">
      <w:pPr>
        <w:spacing w:line="276" w:lineRule="auto"/>
        <w:jc w:val="both"/>
        <w:rPr>
          <w:del w:id="968" w:author="Elinor Pejryd" w:date="2026-01-16T11:22:00Z"/>
          <w:rFonts w:cs="Arial"/>
          <w:sz w:val="20"/>
          <w:szCs w:val="20"/>
          <w:lang w:val="en-US"/>
        </w:rPr>
      </w:pPr>
      <w:del w:id="969" w:author="Elinor Pejryd" w:date="2026-01-16T11:22:00Z">
        <w:r>
          <w:rPr>
            <w:rFonts w:cs="Arial"/>
            <w:sz w:val="20"/>
            <w:szCs w:val="20"/>
            <w:lang w:val="en-US"/>
          </w:rPr>
          <w:delText xml:space="preserve">5.5 Repayment of unused funding </w:delText>
        </w:r>
      </w:del>
    </w:p>
    <w:p w14:paraId="7ECDC87C" w14:textId="77777777" w:rsidR="00EA304E" w:rsidRPr="00EA304E" w:rsidDel="00150BA9" w:rsidRDefault="00EA304E" w:rsidP="007B11A2">
      <w:pPr>
        <w:spacing w:line="276" w:lineRule="auto"/>
        <w:jc w:val="both"/>
        <w:rPr>
          <w:del w:id="970" w:author="Elinor Pejryd" w:date="2026-01-16T11:22:00Z"/>
          <w:rFonts w:cs="Arial"/>
          <w:sz w:val="20"/>
          <w:szCs w:val="20"/>
          <w:lang w:val="en-US"/>
        </w:rPr>
      </w:pPr>
      <w:del w:id="971" w:author="Elinor Pejryd" w:date="2026-01-16T11:22:00Z">
        <w:r>
          <w:rPr>
            <w:rFonts w:cs="Arial"/>
            <w:sz w:val="20"/>
            <w:szCs w:val="20"/>
            <w:lang w:val="en-US"/>
          </w:rPr>
          <w:delText xml:space="preserve">Unused funding accounted for in the final financial report shall be repaid to the Swedish Research Council within 30 days after the final financial report was submitted via the Swedish Research Council’s application system. </w:delText>
        </w:r>
      </w:del>
    </w:p>
    <w:p w14:paraId="37913FB9" w14:textId="77777777" w:rsidR="00EA304E" w:rsidRPr="00EA304E" w:rsidDel="00150BA9" w:rsidRDefault="00EA304E" w:rsidP="007B11A2">
      <w:pPr>
        <w:spacing w:line="276" w:lineRule="auto"/>
        <w:jc w:val="both"/>
        <w:rPr>
          <w:del w:id="972" w:author="Elinor Pejryd" w:date="2026-01-16T11:22:00Z"/>
          <w:rFonts w:cs="Arial"/>
          <w:sz w:val="20"/>
          <w:szCs w:val="20"/>
          <w:lang w:val="en-US"/>
        </w:rPr>
      </w:pPr>
      <w:del w:id="973" w:author="Elinor Pejryd" w:date="2026-01-16T11:22:00Z">
        <w:r>
          <w:rPr>
            <w:rFonts w:cs="Arial"/>
            <w:sz w:val="20"/>
            <w:szCs w:val="20"/>
            <w:lang w:val="en-US"/>
          </w:rPr>
          <w:delText xml:space="preserve"> </w:delText>
        </w:r>
      </w:del>
    </w:p>
    <w:p w14:paraId="5A466DA7" w14:textId="77777777" w:rsidR="00EA304E" w:rsidDel="00150BA9" w:rsidRDefault="00EA304E" w:rsidP="007B11A2">
      <w:pPr>
        <w:spacing w:line="276" w:lineRule="auto"/>
        <w:jc w:val="both"/>
        <w:rPr>
          <w:del w:id="974" w:author="Elinor Pejryd" w:date="2026-01-16T11:22:00Z"/>
          <w:rFonts w:cs="Arial"/>
          <w:sz w:val="20"/>
          <w:szCs w:val="20"/>
          <w:lang w:val="en-US"/>
        </w:rPr>
      </w:pPr>
      <w:del w:id="975" w:author="Elinor Pejryd" w:date="2026-01-16T11:22:00Z">
        <w:r>
          <w:rPr>
            <w:rFonts w:cs="Arial"/>
            <w:sz w:val="20"/>
            <w:szCs w:val="20"/>
            <w:lang w:val="en-US"/>
          </w:rPr>
          <w:delText xml:space="preserve">Unused funding corresponding to less than one half of a price base amount for the year the final report is submitted may be retained on condition that it can be used for purposes similar to that of the grant. If the unused funding exceeds one half of a price base amount, it must be repaid in its entirety. </w:delText>
        </w:r>
      </w:del>
    </w:p>
    <w:p w14:paraId="5AE98A84" w14:textId="77777777" w:rsidR="00EA304E" w:rsidRPr="00EA304E" w:rsidDel="00150BA9" w:rsidRDefault="00EA304E" w:rsidP="007B11A2">
      <w:pPr>
        <w:spacing w:line="276" w:lineRule="auto"/>
        <w:jc w:val="both"/>
        <w:rPr>
          <w:del w:id="976" w:author="Elinor Pejryd" w:date="2026-01-16T11:22:00Z"/>
          <w:rFonts w:cs="Arial"/>
          <w:sz w:val="20"/>
          <w:szCs w:val="20"/>
          <w:lang w:val="en-US"/>
        </w:rPr>
      </w:pPr>
    </w:p>
    <w:p w14:paraId="4C73C48A" w14:textId="77777777" w:rsidR="00EA304E" w:rsidDel="00150BA9" w:rsidRDefault="00EA304E" w:rsidP="007B11A2">
      <w:pPr>
        <w:spacing w:line="276" w:lineRule="auto"/>
        <w:jc w:val="both"/>
        <w:rPr>
          <w:del w:id="977" w:author="Elinor Pejryd" w:date="2026-01-16T11:22:00Z"/>
          <w:rFonts w:cs="Arial"/>
          <w:sz w:val="20"/>
          <w:szCs w:val="20"/>
          <w:lang w:val="en-US"/>
        </w:rPr>
      </w:pPr>
      <w:del w:id="978" w:author="Elinor Pejryd" w:date="2026-01-16T11:22:00Z">
        <w:r>
          <w:rPr>
            <w:rFonts w:cs="Arial"/>
            <w:sz w:val="20"/>
            <w:szCs w:val="20"/>
            <w:lang w:val="en-US"/>
          </w:rPr>
          <w:delText xml:space="preserve">6. Follow-up and audit </w:delText>
        </w:r>
      </w:del>
    </w:p>
    <w:p w14:paraId="1047D321" w14:textId="77777777" w:rsidR="00EA304E" w:rsidRPr="00EA304E" w:rsidDel="00150BA9" w:rsidRDefault="00EA304E" w:rsidP="007B11A2">
      <w:pPr>
        <w:spacing w:line="276" w:lineRule="auto"/>
        <w:jc w:val="both"/>
        <w:rPr>
          <w:del w:id="979" w:author="Elinor Pejryd" w:date="2026-01-16T11:22:00Z"/>
          <w:rFonts w:cs="Arial"/>
          <w:sz w:val="20"/>
          <w:szCs w:val="20"/>
          <w:lang w:val="en-US"/>
        </w:rPr>
      </w:pPr>
    </w:p>
    <w:p w14:paraId="2E7B492B" w14:textId="77777777" w:rsidR="00EA304E" w:rsidRPr="00EA304E" w:rsidDel="00150BA9" w:rsidRDefault="00EA304E" w:rsidP="007B11A2">
      <w:pPr>
        <w:spacing w:line="276" w:lineRule="auto"/>
        <w:jc w:val="both"/>
        <w:rPr>
          <w:del w:id="980" w:author="Elinor Pejryd" w:date="2026-01-16T11:22:00Z"/>
          <w:rFonts w:cs="Arial"/>
          <w:sz w:val="20"/>
          <w:szCs w:val="20"/>
          <w:lang w:val="en-US"/>
        </w:rPr>
      </w:pPr>
      <w:del w:id="981" w:author="Elinor Pejryd" w:date="2026-01-16T11:22:00Z">
        <w:r>
          <w:rPr>
            <w:rFonts w:cs="Arial"/>
            <w:sz w:val="20"/>
            <w:szCs w:val="20"/>
            <w:lang w:val="en-US"/>
          </w:rPr>
          <w:delText xml:space="preserve">6.1 Providing information for follow-up, etc. </w:delText>
        </w:r>
      </w:del>
    </w:p>
    <w:p w14:paraId="4AB2C898" w14:textId="77777777" w:rsidR="00EA304E" w:rsidRPr="00EA304E" w:rsidDel="00150BA9" w:rsidRDefault="00EA304E" w:rsidP="007B11A2">
      <w:pPr>
        <w:spacing w:line="276" w:lineRule="auto"/>
        <w:jc w:val="both"/>
        <w:rPr>
          <w:del w:id="982" w:author="Elinor Pejryd" w:date="2026-01-16T11:22:00Z"/>
          <w:rFonts w:cs="Arial"/>
          <w:sz w:val="20"/>
          <w:szCs w:val="20"/>
          <w:lang w:val="en-US"/>
        </w:rPr>
      </w:pPr>
      <w:del w:id="983" w:author="Elinor Pejryd" w:date="2026-01-16T11:22:00Z">
        <w:r>
          <w:rPr>
            <w:rFonts w:cs="Arial"/>
            <w:sz w:val="20"/>
            <w:szCs w:val="20"/>
            <w:lang w:val="en-US"/>
          </w:rPr>
          <w:delText xml:space="preserve">The administrating organisation and the applicant shall provide the information requested by the Swedish Research Council in conjunction with follow-up and evaluation of the activities, both during and after the payment period.  </w:delText>
        </w:r>
      </w:del>
    </w:p>
    <w:p w14:paraId="47C63E1E" w14:textId="77777777" w:rsidR="00EA304E" w:rsidRPr="00EA304E" w:rsidDel="00150BA9" w:rsidRDefault="00EA304E" w:rsidP="007B11A2">
      <w:pPr>
        <w:spacing w:line="276" w:lineRule="auto"/>
        <w:jc w:val="both"/>
        <w:rPr>
          <w:del w:id="984" w:author="Elinor Pejryd" w:date="2026-01-16T11:22:00Z"/>
          <w:rFonts w:cs="Arial"/>
          <w:sz w:val="20"/>
          <w:szCs w:val="20"/>
          <w:lang w:val="en-US"/>
        </w:rPr>
      </w:pPr>
      <w:del w:id="985" w:author="Elinor Pejryd" w:date="2026-01-16T11:22:00Z">
        <w:r>
          <w:rPr>
            <w:rFonts w:cs="Arial"/>
            <w:sz w:val="20"/>
            <w:szCs w:val="20"/>
            <w:lang w:val="en-US"/>
          </w:rPr>
          <w:delText xml:space="preserve"> </w:delText>
        </w:r>
      </w:del>
    </w:p>
    <w:p w14:paraId="1B49E901" w14:textId="77777777" w:rsidR="00EA304E" w:rsidDel="00150BA9" w:rsidRDefault="00EA304E" w:rsidP="007B11A2">
      <w:pPr>
        <w:spacing w:line="276" w:lineRule="auto"/>
        <w:jc w:val="both"/>
        <w:rPr>
          <w:del w:id="986" w:author="Elinor Pejryd" w:date="2026-01-16T11:22:00Z"/>
          <w:rFonts w:cs="Arial"/>
          <w:sz w:val="20"/>
          <w:szCs w:val="20"/>
          <w:lang w:val="en-US"/>
        </w:rPr>
      </w:pPr>
      <w:del w:id="987" w:author="Elinor Pejryd" w:date="2026-01-16T11:22:00Z">
        <w:r>
          <w:rPr>
            <w:rFonts w:cs="Arial"/>
            <w:sz w:val="20"/>
            <w:szCs w:val="20"/>
            <w:lang w:val="en-US"/>
          </w:rPr>
          <w:delText xml:space="preserve">Accounts and reports relating to the activities funded by the Swedish Research Council shall be submitted according in the order stated in the decision to award funding, or when the Swedish Research Council so requests. </w:delText>
        </w:r>
      </w:del>
    </w:p>
    <w:p w14:paraId="7D7C989C" w14:textId="77777777" w:rsidR="00EA304E" w:rsidRPr="00EA304E" w:rsidDel="00150BA9" w:rsidRDefault="00EA304E" w:rsidP="007B11A2">
      <w:pPr>
        <w:spacing w:line="276" w:lineRule="auto"/>
        <w:jc w:val="both"/>
        <w:rPr>
          <w:del w:id="988" w:author="Elinor Pejryd" w:date="2026-01-16T11:22:00Z"/>
          <w:rFonts w:cs="Arial"/>
          <w:sz w:val="20"/>
          <w:szCs w:val="20"/>
          <w:lang w:val="en-US"/>
        </w:rPr>
      </w:pPr>
    </w:p>
    <w:p w14:paraId="2FF7A34A" w14:textId="77777777" w:rsidR="00EA304E" w:rsidRPr="00EA304E" w:rsidDel="00150BA9" w:rsidRDefault="00EA304E" w:rsidP="007B11A2">
      <w:pPr>
        <w:spacing w:line="276" w:lineRule="auto"/>
        <w:jc w:val="both"/>
        <w:rPr>
          <w:del w:id="989" w:author="Elinor Pejryd" w:date="2026-01-16T11:22:00Z"/>
          <w:rFonts w:cs="Arial"/>
          <w:sz w:val="20"/>
          <w:szCs w:val="20"/>
          <w:lang w:val="en-US"/>
        </w:rPr>
      </w:pPr>
      <w:del w:id="990" w:author="Elinor Pejryd" w:date="2026-01-16T11:22:00Z">
        <w:r>
          <w:rPr>
            <w:rFonts w:cs="Arial"/>
            <w:sz w:val="20"/>
            <w:szCs w:val="20"/>
            <w:lang w:val="en-US"/>
          </w:rPr>
          <w:delText xml:space="preserve">6.2 Audit </w:delText>
        </w:r>
      </w:del>
    </w:p>
    <w:p w14:paraId="4A402938" w14:textId="77777777" w:rsidR="00EA304E" w:rsidDel="00150BA9" w:rsidRDefault="00EA304E" w:rsidP="007B11A2">
      <w:pPr>
        <w:spacing w:line="276" w:lineRule="auto"/>
        <w:jc w:val="both"/>
        <w:rPr>
          <w:del w:id="991" w:author="Elinor Pejryd" w:date="2026-01-16T11:22:00Z"/>
          <w:rFonts w:cs="Arial"/>
          <w:sz w:val="20"/>
          <w:szCs w:val="20"/>
          <w:lang w:val="en-US"/>
        </w:rPr>
      </w:pPr>
      <w:del w:id="992" w:author="Elinor Pejryd" w:date="2026-01-16T11:22:00Z">
        <w:r>
          <w:rPr>
            <w:rFonts w:cs="Arial"/>
            <w:sz w:val="20"/>
            <w:szCs w:val="20"/>
            <w:lang w:val="en-US"/>
          </w:rPr>
          <w:delText xml:space="preserve">An auditor or corresponding appointed by the Swedish Research Council is entitled to scrutinise the book-keeping and reporting relating to the activities awarded funding by the Swedish Research Council. For this purpose, the administrating organisation shall give the person conducting the audit full insight, for example by supplying copies of all verifications relating to expenses and income attributable to the activities. </w:delText>
        </w:r>
      </w:del>
    </w:p>
    <w:p w14:paraId="1A7A334C" w14:textId="77777777" w:rsidR="00EA304E" w:rsidRPr="00EA304E" w:rsidDel="00150BA9" w:rsidRDefault="00EA304E" w:rsidP="007B11A2">
      <w:pPr>
        <w:spacing w:line="276" w:lineRule="auto"/>
        <w:jc w:val="both"/>
        <w:rPr>
          <w:del w:id="993" w:author="Elinor Pejryd" w:date="2026-01-16T11:22:00Z"/>
          <w:rFonts w:cs="Arial"/>
          <w:sz w:val="20"/>
          <w:szCs w:val="20"/>
          <w:lang w:val="en-US"/>
        </w:rPr>
      </w:pPr>
    </w:p>
    <w:p w14:paraId="5D0E97F1" w14:textId="77777777" w:rsidR="00EA304E" w:rsidDel="00150BA9" w:rsidRDefault="00EA304E" w:rsidP="007B11A2">
      <w:pPr>
        <w:spacing w:line="276" w:lineRule="auto"/>
        <w:jc w:val="both"/>
        <w:rPr>
          <w:del w:id="994" w:author="Elinor Pejryd" w:date="2026-01-16T11:22:00Z"/>
          <w:rFonts w:cs="Arial"/>
          <w:sz w:val="20"/>
          <w:szCs w:val="20"/>
          <w:lang w:val="en-US"/>
        </w:rPr>
      </w:pPr>
      <w:del w:id="995" w:author="Elinor Pejryd" w:date="2026-01-16T11:22:00Z">
        <w:r>
          <w:rPr>
            <w:rFonts w:cs="Arial"/>
            <w:sz w:val="20"/>
            <w:szCs w:val="20"/>
            <w:lang w:val="en-US"/>
          </w:rPr>
          <w:delText xml:space="preserve">7. Actions if terms and conditions are not complied with   </w:delText>
        </w:r>
      </w:del>
    </w:p>
    <w:p w14:paraId="13E7CE46" w14:textId="77777777" w:rsidR="00EA304E" w:rsidRPr="00EA304E" w:rsidDel="00150BA9" w:rsidRDefault="00EA304E" w:rsidP="007B11A2">
      <w:pPr>
        <w:spacing w:line="276" w:lineRule="auto"/>
        <w:jc w:val="both"/>
        <w:rPr>
          <w:del w:id="996" w:author="Elinor Pejryd" w:date="2026-01-16T11:22:00Z"/>
          <w:rFonts w:cs="Arial"/>
          <w:sz w:val="20"/>
          <w:szCs w:val="20"/>
          <w:lang w:val="en-US"/>
        </w:rPr>
      </w:pPr>
    </w:p>
    <w:p w14:paraId="3EE0FF1D" w14:textId="77777777" w:rsidR="00EA304E" w:rsidRPr="00EA304E" w:rsidDel="00150BA9" w:rsidRDefault="00EA304E" w:rsidP="007B11A2">
      <w:pPr>
        <w:spacing w:line="276" w:lineRule="auto"/>
        <w:jc w:val="both"/>
        <w:rPr>
          <w:del w:id="997" w:author="Elinor Pejryd" w:date="2026-01-16T11:22:00Z"/>
          <w:rFonts w:cs="Arial"/>
          <w:sz w:val="20"/>
          <w:szCs w:val="20"/>
          <w:lang w:val="en-US"/>
        </w:rPr>
      </w:pPr>
      <w:del w:id="998" w:author="Elinor Pejryd" w:date="2026-01-16T11:22:00Z">
        <w:r>
          <w:rPr>
            <w:rFonts w:cs="Arial"/>
            <w:sz w:val="20"/>
            <w:szCs w:val="20"/>
            <w:lang w:val="en-US"/>
          </w:rPr>
          <w:delText xml:space="preserve">7.1 Demand to comply with terms and conditions and action plan </w:delText>
        </w:r>
      </w:del>
    </w:p>
    <w:p w14:paraId="58A7D167" w14:textId="77777777" w:rsidR="00EA304E" w:rsidRPr="00EA304E" w:rsidDel="00150BA9" w:rsidRDefault="00EA304E" w:rsidP="007B11A2">
      <w:pPr>
        <w:spacing w:line="276" w:lineRule="auto"/>
        <w:jc w:val="both"/>
        <w:rPr>
          <w:del w:id="999" w:author="Elinor Pejryd" w:date="2026-01-16T11:22:00Z"/>
          <w:rFonts w:cs="Arial"/>
          <w:sz w:val="20"/>
          <w:szCs w:val="20"/>
          <w:lang w:val="en-US"/>
        </w:rPr>
      </w:pPr>
      <w:del w:id="1000" w:author="Elinor Pejryd" w:date="2026-01-16T11:22:00Z">
        <w:r>
          <w:rPr>
            <w:rFonts w:cs="Arial"/>
            <w:sz w:val="20"/>
            <w:szCs w:val="20"/>
            <w:lang w:val="en-US"/>
          </w:rPr>
          <w:delText xml:space="preserve">If the administrating organisation or applicant disregards or otherwise fails to comply with terms and conditions, and the failure cannot easily be corrected, the Swedish Research Council may require correction within a certain time. The Swedish Research Council may also require that the administrating organisation or applicant submits an action plan describing when and how the terms and conditions will be complied with. The Swedish Research Council will evaluate whether the action plan can be approved, or whether the funding shall no longer be paid out. </w:delText>
        </w:r>
      </w:del>
    </w:p>
    <w:p w14:paraId="39193C67" w14:textId="77777777" w:rsidR="00EA304E" w:rsidRPr="00EA304E" w:rsidDel="00150BA9" w:rsidRDefault="00EA304E" w:rsidP="007B11A2">
      <w:pPr>
        <w:spacing w:line="276" w:lineRule="auto"/>
        <w:jc w:val="both"/>
        <w:rPr>
          <w:del w:id="1001" w:author="Elinor Pejryd" w:date="2026-01-16T11:22:00Z"/>
          <w:rFonts w:cs="Arial"/>
          <w:sz w:val="20"/>
          <w:szCs w:val="20"/>
          <w:lang w:val="en-US"/>
        </w:rPr>
      </w:pPr>
      <w:del w:id="1002" w:author="Elinor Pejryd" w:date="2026-01-16T11:22:00Z">
        <w:r>
          <w:rPr>
            <w:rFonts w:cs="Arial"/>
            <w:sz w:val="20"/>
            <w:szCs w:val="20"/>
            <w:lang w:val="en-US"/>
          </w:rPr>
          <w:delText xml:space="preserve"> </w:delText>
        </w:r>
      </w:del>
    </w:p>
    <w:p w14:paraId="182F090C" w14:textId="77777777" w:rsidR="00EA304E" w:rsidRPr="00EA304E" w:rsidDel="00150BA9" w:rsidRDefault="00EA304E" w:rsidP="007B11A2">
      <w:pPr>
        <w:spacing w:line="276" w:lineRule="auto"/>
        <w:jc w:val="both"/>
        <w:rPr>
          <w:del w:id="1003" w:author="Elinor Pejryd" w:date="2026-01-16T11:22:00Z"/>
          <w:rFonts w:cs="Arial"/>
          <w:sz w:val="20"/>
          <w:szCs w:val="20"/>
          <w:lang w:val="en-US"/>
        </w:rPr>
      </w:pPr>
      <w:del w:id="1004" w:author="Elinor Pejryd" w:date="2026-01-16T11:22:00Z">
        <w:r>
          <w:rPr>
            <w:rFonts w:cs="Arial"/>
            <w:sz w:val="20"/>
            <w:szCs w:val="20"/>
            <w:lang w:val="en-US"/>
          </w:rPr>
          <w:delText xml:space="preserve">7.3 Decision to discontinue payment of funding </w:delText>
        </w:r>
      </w:del>
    </w:p>
    <w:p w14:paraId="5F7ACBBA" w14:textId="77777777" w:rsidR="00EA304E" w:rsidRPr="00EA304E" w:rsidDel="00150BA9" w:rsidRDefault="00EA304E" w:rsidP="007B11A2">
      <w:pPr>
        <w:spacing w:line="276" w:lineRule="auto"/>
        <w:jc w:val="both"/>
        <w:rPr>
          <w:del w:id="1005" w:author="Elinor Pejryd" w:date="2026-01-16T11:22:00Z"/>
          <w:rFonts w:cs="Arial"/>
          <w:sz w:val="20"/>
          <w:szCs w:val="20"/>
          <w:lang w:val="en-US"/>
        </w:rPr>
      </w:pPr>
      <w:del w:id="1006" w:author="Elinor Pejryd" w:date="2026-01-16T11:22:00Z">
        <w:r>
          <w:rPr>
            <w:rFonts w:cs="Arial"/>
            <w:sz w:val="20"/>
            <w:szCs w:val="20"/>
            <w:lang w:val="en-US"/>
          </w:rPr>
          <w:delText xml:space="preserve">The Swedish Research Council may decide to discontinue the payment of funding wholly or partly if </w:delText>
        </w:r>
      </w:del>
    </w:p>
    <w:p w14:paraId="04E68B85" w14:textId="77777777" w:rsidR="00EA304E" w:rsidRPr="00EA304E" w:rsidDel="00150BA9" w:rsidRDefault="00EA304E" w:rsidP="007B11A2">
      <w:pPr>
        <w:spacing w:line="276" w:lineRule="auto"/>
        <w:jc w:val="both"/>
        <w:rPr>
          <w:del w:id="1007" w:author="Elinor Pejryd" w:date="2026-01-16T11:22:00Z"/>
          <w:rFonts w:cs="Arial"/>
          <w:sz w:val="20"/>
          <w:szCs w:val="20"/>
          <w:lang w:val="en-US"/>
        </w:rPr>
      </w:pPr>
      <w:del w:id="1008" w:author="Elinor Pejryd" w:date="2026-01-16T11:22:00Z">
        <w:r>
          <w:rPr>
            <w:rFonts w:cs="Arial"/>
            <w:sz w:val="20"/>
            <w:szCs w:val="20"/>
            <w:lang w:val="en-US"/>
          </w:rPr>
          <w:delText xml:space="preserve">• there are no preconditions for implementing the activities according to the application, decision, or terms and conditions </w:delText>
        </w:r>
      </w:del>
    </w:p>
    <w:p w14:paraId="1B8324D7" w14:textId="77777777" w:rsidR="00EA304E" w:rsidRPr="00EA304E" w:rsidDel="00150BA9" w:rsidRDefault="00EA304E" w:rsidP="007B11A2">
      <w:pPr>
        <w:spacing w:line="276" w:lineRule="auto"/>
        <w:jc w:val="both"/>
        <w:rPr>
          <w:del w:id="1009" w:author="Elinor Pejryd" w:date="2026-01-16T11:22:00Z"/>
          <w:rFonts w:cs="Arial"/>
          <w:sz w:val="20"/>
          <w:szCs w:val="20"/>
          <w:lang w:val="en-US"/>
        </w:rPr>
      </w:pPr>
      <w:del w:id="1010" w:author="Elinor Pejryd" w:date="2026-01-16T11:22:00Z">
        <w:r>
          <w:rPr>
            <w:rFonts w:cs="Arial"/>
            <w:sz w:val="20"/>
            <w:szCs w:val="20"/>
            <w:lang w:val="en-US"/>
          </w:rPr>
          <w:delText xml:space="preserve">• the funding has not been used according to the terms and conditions </w:delText>
        </w:r>
      </w:del>
    </w:p>
    <w:p w14:paraId="11291670" w14:textId="77777777" w:rsidR="00EA304E" w:rsidRPr="00EA304E" w:rsidDel="00150BA9" w:rsidRDefault="00EA304E" w:rsidP="007B11A2">
      <w:pPr>
        <w:spacing w:line="276" w:lineRule="auto"/>
        <w:jc w:val="both"/>
        <w:rPr>
          <w:del w:id="1011" w:author="Elinor Pejryd" w:date="2026-01-16T11:22:00Z"/>
          <w:rFonts w:cs="Arial"/>
          <w:sz w:val="20"/>
          <w:szCs w:val="20"/>
          <w:lang w:val="en-US"/>
        </w:rPr>
      </w:pPr>
      <w:del w:id="1012" w:author="Elinor Pejryd" w:date="2026-01-16T11:22:00Z">
        <w:r>
          <w:rPr>
            <w:rFonts w:cs="Arial"/>
            <w:sz w:val="20"/>
            <w:szCs w:val="20"/>
            <w:lang w:val="en-US"/>
          </w:rPr>
          <w:delText xml:space="preserve">• the applicant or the administrating organisation caused the funding to be awarded incorrectly or in too high an amount, through providing incorrect information or in some other way </w:delText>
        </w:r>
      </w:del>
    </w:p>
    <w:p w14:paraId="704E815B" w14:textId="77777777" w:rsidR="00EA304E" w:rsidRPr="00EA304E" w:rsidDel="00150BA9" w:rsidRDefault="00EA304E" w:rsidP="007B11A2">
      <w:pPr>
        <w:spacing w:line="276" w:lineRule="auto"/>
        <w:jc w:val="both"/>
        <w:rPr>
          <w:del w:id="1013" w:author="Elinor Pejryd" w:date="2026-01-16T11:22:00Z"/>
          <w:rFonts w:cs="Arial"/>
          <w:sz w:val="20"/>
          <w:szCs w:val="20"/>
          <w:lang w:val="en-US"/>
        </w:rPr>
      </w:pPr>
      <w:del w:id="1014" w:author="Elinor Pejryd" w:date="2026-01-16T11:22:00Z">
        <w:r>
          <w:rPr>
            <w:rFonts w:cs="Arial"/>
            <w:sz w:val="20"/>
            <w:szCs w:val="20"/>
            <w:lang w:val="en-US"/>
          </w:rPr>
          <w:delText xml:space="preserve">• the funding was awarded incorrectly or in too high an amount for some other reason, and the administrating organisation or applicant should have realised this </w:delText>
        </w:r>
      </w:del>
    </w:p>
    <w:p w14:paraId="0EC56285" w14:textId="77777777" w:rsidR="00EA304E" w:rsidRPr="00EA304E" w:rsidDel="00150BA9" w:rsidRDefault="00EA304E" w:rsidP="007B11A2">
      <w:pPr>
        <w:spacing w:line="276" w:lineRule="auto"/>
        <w:jc w:val="both"/>
        <w:rPr>
          <w:del w:id="1015" w:author="Elinor Pejryd" w:date="2026-01-16T11:22:00Z"/>
          <w:rFonts w:cs="Arial"/>
          <w:sz w:val="20"/>
          <w:szCs w:val="20"/>
          <w:lang w:val="en-US"/>
        </w:rPr>
      </w:pPr>
      <w:del w:id="1016" w:author="Elinor Pejryd" w:date="2026-01-16T11:22:00Z">
        <w:r>
          <w:rPr>
            <w:rFonts w:cs="Arial"/>
            <w:sz w:val="20"/>
            <w:szCs w:val="20"/>
            <w:lang w:val="en-US"/>
          </w:rPr>
          <w:delText xml:space="preserve">• the applicant, or another person participating in the implementation of the activities, has been found guilty of scientific misconduct according to Swedish legislation on good research practice (SFS 2019:504), or in some other way has not complied with good research practice </w:delText>
        </w:r>
      </w:del>
    </w:p>
    <w:p w14:paraId="45612F81" w14:textId="77777777" w:rsidR="00EA304E" w:rsidRPr="00EA304E" w:rsidDel="00150BA9" w:rsidRDefault="00EA304E" w:rsidP="007B11A2">
      <w:pPr>
        <w:spacing w:line="276" w:lineRule="auto"/>
        <w:jc w:val="both"/>
        <w:rPr>
          <w:del w:id="1017" w:author="Elinor Pejryd" w:date="2026-01-16T11:22:00Z"/>
          <w:rFonts w:cs="Arial"/>
          <w:sz w:val="20"/>
          <w:szCs w:val="20"/>
          <w:lang w:val="en-US"/>
        </w:rPr>
      </w:pPr>
      <w:del w:id="1018" w:author="Elinor Pejryd" w:date="2026-01-16T11:22:00Z">
        <w:r>
          <w:rPr>
            <w:rFonts w:cs="Arial"/>
            <w:sz w:val="20"/>
            <w:szCs w:val="20"/>
            <w:lang w:val="en-US"/>
          </w:rPr>
          <w:delText xml:space="preserve">• the applicant, in or in conjunction with the research, through actions or otherwise has shown themselves to be an unsuitable recipient of funding from the Swedish Research Council, or </w:delText>
        </w:r>
      </w:del>
    </w:p>
    <w:p w14:paraId="3C6841A1" w14:textId="77777777" w:rsidR="00EA304E" w:rsidRPr="00EA304E" w:rsidDel="00150BA9" w:rsidRDefault="00EA304E" w:rsidP="007B11A2">
      <w:pPr>
        <w:spacing w:line="276" w:lineRule="auto"/>
        <w:jc w:val="both"/>
        <w:rPr>
          <w:del w:id="1019" w:author="Elinor Pejryd" w:date="2026-01-16T11:22:00Z"/>
          <w:rFonts w:cs="Arial"/>
          <w:sz w:val="20"/>
          <w:szCs w:val="20"/>
          <w:lang w:val="en-US"/>
        </w:rPr>
      </w:pPr>
      <w:del w:id="1020" w:author="Elinor Pejryd" w:date="2026-01-16T11:22:00Z">
        <w:r>
          <w:rPr>
            <w:rFonts w:cs="Arial"/>
            <w:sz w:val="20"/>
            <w:szCs w:val="20"/>
            <w:lang w:val="en-US"/>
          </w:rPr>
          <w:delText xml:space="preserve">• the terms and conditions have not been complied with in some other way, and the failure cannot easily be corrected.  </w:delText>
        </w:r>
      </w:del>
    </w:p>
    <w:p w14:paraId="06AA8832" w14:textId="77777777" w:rsidR="00EA304E" w:rsidRPr="00EA304E" w:rsidDel="00150BA9" w:rsidRDefault="00EA304E" w:rsidP="007B11A2">
      <w:pPr>
        <w:spacing w:line="276" w:lineRule="auto"/>
        <w:jc w:val="both"/>
        <w:rPr>
          <w:del w:id="1021" w:author="Elinor Pejryd" w:date="2026-01-16T11:22:00Z"/>
          <w:rFonts w:cs="Arial"/>
          <w:sz w:val="20"/>
          <w:szCs w:val="20"/>
          <w:lang w:val="en-US"/>
        </w:rPr>
      </w:pPr>
    </w:p>
    <w:p w14:paraId="57379D4F" w14:textId="77777777" w:rsidR="00EA304E" w:rsidRPr="007B11A2" w:rsidDel="00150BA9" w:rsidRDefault="00EA304E" w:rsidP="007B11A2">
      <w:pPr>
        <w:spacing w:line="276" w:lineRule="auto"/>
        <w:jc w:val="both"/>
        <w:rPr>
          <w:del w:id="1022" w:author="Elinor Pejryd" w:date="2026-01-16T11:22:00Z"/>
          <w:rFonts w:cs="Arial"/>
          <w:b/>
          <w:bCs/>
          <w:sz w:val="20"/>
          <w:szCs w:val="20"/>
          <w:lang w:val="en-US"/>
        </w:rPr>
      </w:pPr>
      <w:del w:id="1023" w:author="Elinor Pejryd" w:date="2026-01-16T11:22:00Z">
        <w:r>
          <w:rPr>
            <w:rFonts w:cs="Arial"/>
            <w:b/>
            <w:bCs/>
            <w:sz w:val="20"/>
            <w:szCs w:val="20"/>
            <w:lang w:val="en-US"/>
          </w:rPr>
          <w:delText xml:space="preserve">Laerdal Foundation </w:delText>
        </w:r>
      </w:del>
    </w:p>
    <w:p w14:paraId="0B9AD3EB" w14:textId="77777777" w:rsidR="00D961E3" w:rsidDel="00150BA9" w:rsidRDefault="00D961E3" w:rsidP="007B11A2">
      <w:pPr>
        <w:spacing w:line="276" w:lineRule="auto"/>
        <w:jc w:val="both"/>
        <w:rPr>
          <w:del w:id="1024" w:author="Elinor Pejryd" w:date="2026-01-16T11:22:00Z"/>
          <w:rFonts w:cs="Arial"/>
          <w:sz w:val="20"/>
          <w:szCs w:val="20"/>
          <w:lang w:val="en-US"/>
        </w:rPr>
      </w:pPr>
    </w:p>
    <w:p w14:paraId="4DC08748" w14:textId="77777777" w:rsidR="00D961E3" w:rsidDel="00150BA9" w:rsidRDefault="00EA304E" w:rsidP="007B11A2">
      <w:pPr>
        <w:spacing w:line="276" w:lineRule="auto"/>
        <w:jc w:val="both"/>
        <w:rPr>
          <w:del w:id="1025" w:author="Elinor Pejryd" w:date="2026-01-16T11:22:00Z"/>
          <w:rFonts w:cs="Arial"/>
          <w:sz w:val="20"/>
          <w:szCs w:val="20"/>
          <w:lang w:val="en-US"/>
        </w:rPr>
      </w:pPr>
      <w:del w:id="1026" w:author="Elinor Pejryd" w:date="2026-01-16T11:22:00Z">
        <w:r>
          <w:rPr>
            <w:rFonts w:cs="Arial"/>
            <w:sz w:val="20"/>
            <w:szCs w:val="20"/>
            <w:lang w:val="en-US"/>
          </w:rPr>
          <w:delText>1.</w:delText>
        </w:r>
      </w:del>
    </w:p>
    <w:p w14:paraId="6E12B5BD" w14:textId="77777777" w:rsidR="00D961E3" w:rsidDel="00150BA9" w:rsidRDefault="00D961E3" w:rsidP="007B11A2">
      <w:pPr>
        <w:spacing w:line="276" w:lineRule="auto"/>
        <w:jc w:val="both"/>
        <w:rPr>
          <w:del w:id="1027" w:author="Elinor Pejryd" w:date="2026-01-16T11:22:00Z"/>
          <w:rFonts w:cs="Arial"/>
          <w:sz w:val="20"/>
          <w:szCs w:val="20"/>
          <w:lang w:val="en-US"/>
        </w:rPr>
      </w:pPr>
    </w:p>
    <w:p w14:paraId="5ED2F2AB" w14:textId="77777777" w:rsidR="00EA304E" w:rsidRPr="00EA304E" w:rsidDel="00150BA9" w:rsidRDefault="00EA304E" w:rsidP="007B11A2">
      <w:pPr>
        <w:spacing w:line="276" w:lineRule="auto"/>
        <w:jc w:val="both"/>
        <w:rPr>
          <w:del w:id="1028" w:author="Elinor Pejryd" w:date="2026-01-16T11:22:00Z"/>
          <w:rFonts w:cs="Arial"/>
          <w:sz w:val="20"/>
          <w:szCs w:val="20"/>
          <w:lang w:val="en-US"/>
        </w:rPr>
      </w:pPr>
      <w:del w:id="1029" w:author="Elinor Pejryd" w:date="2026-01-16T11:22:00Z">
        <w:r>
          <w:rPr>
            <w:rFonts w:cs="Arial"/>
            <w:sz w:val="20"/>
            <w:szCs w:val="20"/>
            <w:lang w:val="en-US"/>
          </w:rPr>
          <w:delText xml:space="preserve">The following will be sent to the administrator of the Foundation within 12 months from date: </w:delText>
        </w:r>
      </w:del>
    </w:p>
    <w:p w14:paraId="5DB4703F" w14:textId="77777777" w:rsidR="00EA304E" w:rsidRPr="00EA304E" w:rsidDel="00150BA9" w:rsidRDefault="00EA304E" w:rsidP="007B11A2">
      <w:pPr>
        <w:spacing w:line="276" w:lineRule="auto"/>
        <w:jc w:val="both"/>
        <w:rPr>
          <w:del w:id="1030" w:author="Elinor Pejryd" w:date="2026-01-16T11:22:00Z"/>
          <w:rFonts w:cs="Arial"/>
          <w:sz w:val="20"/>
          <w:szCs w:val="20"/>
          <w:lang w:val="en-US"/>
        </w:rPr>
      </w:pPr>
      <w:del w:id="1031" w:author="Elinor Pejryd" w:date="2026-01-16T11:22:00Z">
        <w:r>
          <w:rPr>
            <w:rFonts w:cs="Arial"/>
            <w:sz w:val="20"/>
            <w:szCs w:val="20"/>
            <w:lang w:val="en-US"/>
          </w:rPr>
          <w:delText xml:space="preserve">a. </w:delText>
        </w:r>
      </w:del>
    </w:p>
    <w:p w14:paraId="6E4310D4" w14:textId="77777777" w:rsidR="00EA304E" w:rsidRPr="00EA304E" w:rsidDel="00150BA9" w:rsidRDefault="00EA304E" w:rsidP="007B11A2">
      <w:pPr>
        <w:spacing w:line="276" w:lineRule="auto"/>
        <w:jc w:val="both"/>
        <w:rPr>
          <w:del w:id="1032" w:author="Elinor Pejryd" w:date="2026-01-16T11:22:00Z"/>
          <w:rFonts w:cs="Arial"/>
          <w:sz w:val="20"/>
          <w:szCs w:val="20"/>
          <w:lang w:val="en-US"/>
        </w:rPr>
      </w:pPr>
      <w:del w:id="1033" w:author="Elinor Pejryd" w:date="2026-01-16T11:22:00Z">
        <w:r>
          <w:rPr>
            <w:rFonts w:cs="Arial"/>
            <w:sz w:val="20"/>
            <w:szCs w:val="20"/>
            <w:lang w:val="en-US"/>
          </w:rPr>
          <w:delText xml:space="preserve">a report of the progress/results of the project (e.g. an abstract, or a published article), and </w:delText>
        </w:r>
      </w:del>
    </w:p>
    <w:p w14:paraId="1DE97D18" w14:textId="77777777" w:rsidR="00EA304E" w:rsidRPr="00EA304E" w:rsidDel="00150BA9" w:rsidRDefault="00EA304E" w:rsidP="007B11A2">
      <w:pPr>
        <w:spacing w:line="276" w:lineRule="auto"/>
        <w:jc w:val="both"/>
        <w:rPr>
          <w:del w:id="1034" w:author="Elinor Pejryd" w:date="2026-01-16T11:22:00Z"/>
          <w:rFonts w:cs="Arial"/>
          <w:sz w:val="20"/>
          <w:szCs w:val="20"/>
          <w:lang w:val="en-US"/>
        </w:rPr>
      </w:pPr>
    </w:p>
    <w:p w14:paraId="2170C0BC" w14:textId="77777777" w:rsidR="00EA304E" w:rsidRPr="00EA304E" w:rsidDel="00150BA9" w:rsidRDefault="00EA304E" w:rsidP="007B11A2">
      <w:pPr>
        <w:spacing w:line="276" w:lineRule="auto"/>
        <w:jc w:val="both"/>
        <w:rPr>
          <w:del w:id="1035" w:author="Elinor Pejryd" w:date="2026-01-16T11:22:00Z"/>
          <w:rFonts w:cs="Arial"/>
          <w:sz w:val="20"/>
          <w:szCs w:val="20"/>
          <w:lang w:val="en-US"/>
        </w:rPr>
      </w:pPr>
      <w:del w:id="1036" w:author="Elinor Pejryd" w:date="2026-01-16T11:22:00Z">
        <w:r>
          <w:rPr>
            <w:rFonts w:cs="Arial"/>
            <w:sz w:val="20"/>
            <w:szCs w:val="20"/>
            <w:lang w:val="en-US"/>
          </w:rPr>
          <w:delText xml:space="preserve">b. </w:delText>
        </w:r>
      </w:del>
    </w:p>
    <w:p w14:paraId="7D9EBCEB" w14:textId="77777777" w:rsidR="00EA304E" w:rsidRPr="00EA304E" w:rsidDel="00150BA9" w:rsidRDefault="00EA304E" w:rsidP="007B11A2">
      <w:pPr>
        <w:spacing w:line="276" w:lineRule="auto"/>
        <w:jc w:val="both"/>
        <w:rPr>
          <w:del w:id="1037" w:author="Elinor Pejryd" w:date="2026-01-16T11:22:00Z"/>
          <w:rFonts w:cs="Arial"/>
          <w:sz w:val="20"/>
          <w:szCs w:val="20"/>
          <w:lang w:val="en-US"/>
        </w:rPr>
      </w:pPr>
      <w:del w:id="1038" w:author="Elinor Pejryd" w:date="2026-01-16T11:22:00Z">
        <w:r>
          <w:rPr>
            <w:rFonts w:cs="Arial"/>
            <w:sz w:val="20"/>
            <w:szCs w:val="20"/>
            <w:lang w:val="en-US"/>
          </w:rPr>
          <w:delText xml:space="preserve">a specification of expenditures from the grant money, as well as total funding of the project. </w:delText>
        </w:r>
      </w:del>
    </w:p>
    <w:p w14:paraId="4DC26E4B" w14:textId="77777777" w:rsidR="00EA304E" w:rsidRPr="00EA304E" w:rsidDel="00150BA9" w:rsidRDefault="00EA304E" w:rsidP="007B11A2">
      <w:pPr>
        <w:spacing w:line="276" w:lineRule="auto"/>
        <w:jc w:val="both"/>
        <w:rPr>
          <w:del w:id="1039" w:author="Elinor Pejryd" w:date="2026-01-16T11:22:00Z"/>
          <w:rFonts w:cs="Arial"/>
          <w:sz w:val="20"/>
          <w:szCs w:val="20"/>
          <w:lang w:val="en-US"/>
        </w:rPr>
      </w:pPr>
    </w:p>
    <w:p w14:paraId="370E14E1" w14:textId="77777777" w:rsidR="00EA304E" w:rsidRPr="00EA304E" w:rsidDel="00150BA9" w:rsidRDefault="00EA304E" w:rsidP="007B11A2">
      <w:pPr>
        <w:spacing w:line="276" w:lineRule="auto"/>
        <w:jc w:val="both"/>
        <w:rPr>
          <w:del w:id="1040" w:author="Elinor Pejryd" w:date="2026-01-16T11:22:00Z"/>
          <w:rFonts w:cs="Arial"/>
          <w:sz w:val="20"/>
          <w:szCs w:val="20"/>
          <w:lang w:val="en-US"/>
        </w:rPr>
      </w:pPr>
      <w:del w:id="1041" w:author="Elinor Pejryd" w:date="2026-01-16T11:22:00Z">
        <w:r>
          <w:rPr>
            <w:rFonts w:cs="Arial"/>
            <w:sz w:val="20"/>
            <w:szCs w:val="20"/>
            <w:lang w:val="en-US"/>
          </w:rPr>
          <w:delText xml:space="preserve">2. </w:delText>
        </w:r>
      </w:del>
    </w:p>
    <w:p w14:paraId="3243C937" w14:textId="77777777" w:rsidR="00D961E3" w:rsidDel="00150BA9" w:rsidRDefault="00D961E3" w:rsidP="007B11A2">
      <w:pPr>
        <w:spacing w:line="276" w:lineRule="auto"/>
        <w:jc w:val="both"/>
        <w:rPr>
          <w:del w:id="1042" w:author="Elinor Pejryd" w:date="2026-01-16T11:22:00Z"/>
          <w:rFonts w:cs="Arial"/>
          <w:sz w:val="20"/>
          <w:szCs w:val="20"/>
          <w:lang w:val="en-US"/>
        </w:rPr>
      </w:pPr>
    </w:p>
    <w:p w14:paraId="6D8B15C6" w14:textId="77777777" w:rsidR="00EA304E" w:rsidRPr="00EA304E" w:rsidDel="00150BA9" w:rsidRDefault="00EA304E" w:rsidP="007B11A2">
      <w:pPr>
        <w:spacing w:line="276" w:lineRule="auto"/>
        <w:jc w:val="both"/>
        <w:rPr>
          <w:del w:id="1043" w:author="Elinor Pejryd" w:date="2026-01-16T11:22:00Z"/>
          <w:rFonts w:cs="Arial"/>
          <w:sz w:val="20"/>
          <w:szCs w:val="20"/>
          <w:lang w:val="en-US"/>
        </w:rPr>
      </w:pPr>
      <w:del w:id="1044" w:author="Elinor Pejryd" w:date="2026-01-16T11:22:00Z">
        <w:r>
          <w:rPr>
            <w:rFonts w:cs="Arial"/>
            <w:sz w:val="20"/>
            <w:szCs w:val="20"/>
            <w:lang w:val="en-US"/>
          </w:rPr>
          <w:delText xml:space="preserve">It is realized and agreed that the Foundation shall bear no responsibility for the project, whether legal, ethical or of any other nature. </w:delText>
        </w:r>
      </w:del>
    </w:p>
    <w:p w14:paraId="0BCF421F" w14:textId="77777777" w:rsidR="00EA304E" w:rsidRPr="00EA304E" w:rsidDel="00150BA9" w:rsidRDefault="00EA304E" w:rsidP="007B11A2">
      <w:pPr>
        <w:spacing w:line="276" w:lineRule="auto"/>
        <w:jc w:val="both"/>
        <w:rPr>
          <w:del w:id="1045" w:author="Elinor Pejryd" w:date="2026-01-16T11:22:00Z"/>
          <w:rFonts w:cs="Arial"/>
          <w:sz w:val="20"/>
          <w:szCs w:val="20"/>
          <w:lang w:val="en-US"/>
        </w:rPr>
      </w:pPr>
    </w:p>
    <w:p w14:paraId="29285609" w14:textId="77777777" w:rsidR="00EA304E" w:rsidRPr="00EA304E" w:rsidDel="00150BA9" w:rsidRDefault="00EA304E" w:rsidP="007B11A2">
      <w:pPr>
        <w:spacing w:line="276" w:lineRule="auto"/>
        <w:jc w:val="both"/>
        <w:rPr>
          <w:del w:id="1046" w:author="Elinor Pejryd" w:date="2026-01-16T11:22:00Z"/>
          <w:rFonts w:cs="Arial"/>
          <w:sz w:val="20"/>
          <w:szCs w:val="20"/>
          <w:lang w:val="en-US"/>
        </w:rPr>
      </w:pPr>
      <w:del w:id="1047" w:author="Elinor Pejryd" w:date="2026-01-16T11:22:00Z">
        <w:r>
          <w:rPr>
            <w:rFonts w:cs="Arial"/>
            <w:sz w:val="20"/>
            <w:szCs w:val="20"/>
            <w:lang w:val="en-US"/>
          </w:rPr>
          <w:delText xml:space="preserve">It is further agreed that any involvement of patients/persons in the project shall be in accordance with the regulations of the Institutional Research Review Committee, or equivalent which is acceptable to the nation(s) concerned. </w:delText>
        </w:r>
      </w:del>
    </w:p>
    <w:p w14:paraId="0B7968A5" w14:textId="77777777" w:rsidR="00EA304E" w:rsidRPr="00EA304E" w:rsidDel="00150BA9" w:rsidRDefault="00EA304E" w:rsidP="007B11A2">
      <w:pPr>
        <w:spacing w:line="276" w:lineRule="auto"/>
        <w:jc w:val="both"/>
        <w:rPr>
          <w:del w:id="1048" w:author="Elinor Pejryd" w:date="2026-01-16T11:22:00Z"/>
          <w:rFonts w:cs="Arial"/>
          <w:sz w:val="20"/>
          <w:szCs w:val="20"/>
          <w:lang w:val="en-US"/>
        </w:rPr>
      </w:pPr>
    </w:p>
    <w:p w14:paraId="4BB03F75" w14:textId="77777777" w:rsidR="00D961E3" w:rsidDel="00150BA9" w:rsidRDefault="00EA304E" w:rsidP="007B11A2">
      <w:pPr>
        <w:spacing w:line="276" w:lineRule="auto"/>
        <w:jc w:val="both"/>
        <w:rPr>
          <w:del w:id="1049" w:author="Elinor Pejryd" w:date="2026-01-16T11:22:00Z"/>
          <w:rFonts w:cs="Arial"/>
          <w:sz w:val="20"/>
          <w:szCs w:val="20"/>
          <w:lang w:val="en-US"/>
        </w:rPr>
      </w:pPr>
      <w:del w:id="1050" w:author="Elinor Pejryd" w:date="2026-01-16T11:22:00Z">
        <w:r>
          <w:rPr>
            <w:rFonts w:cs="Arial"/>
            <w:sz w:val="20"/>
            <w:szCs w:val="20"/>
            <w:lang w:val="en-US"/>
          </w:rPr>
          <w:delText>3.</w:delText>
        </w:r>
      </w:del>
    </w:p>
    <w:p w14:paraId="437F4A37" w14:textId="77777777" w:rsidR="00D961E3" w:rsidDel="00150BA9" w:rsidRDefault="00D961E3" w:rsidP="007B11A2">
      <w:pPr>
        <w:spacing w:line="276" w:lineRule="auto"/>
        <w:jc w:val="both"/>
        <w:rPr>
          <w:del w:id="1051" w:author="Elinor Pejryd" w:date="2026-01-16T11:22:00Z"/>
          <w:rFonts w:cs="Arial"/>
          <w:sz w:val="20"/>
          <w:szCs w:val="20"/>
          <w:lang w:val="en-US"/>
        </w:rPr>
      </w:pPr>
    </w:p>
    <w:p w14:paraId="054EEA3D" w14:textId="77777777" w:rsidR="00EA304E" w:rsidRPr="00EA304E" w:rsidDel="00150BA9" w:rsidRDefault="00EA304E" w:rsidP="007B11A2">
      <w:pPr>
        <w:spacing w:line="276" w:lineRule="auto"/>
        <w:jc w:val="both"/>
        <w:rPr>
          <w:del w:id="1052" w:author="Elinor Pejryd" w:date="2026-01-16T11:22:00Z"/>
          <w:rFonts w:cs="Arial"/>
          <w:sz w:val="20"/>
          <w:szCs w:val="20"/>
          <w:lang w:val="en-US"/>
        </w:rPr>
      </w:pPr>
      <w:del w:id="1053" w:author="Elinor Pejryd" w:date="2026-01-16T11:22:00Z">
        <w:r>
          <w:rPr>
            <w:rFonts w:cs="Arial"/>
            <w:sz w:val="20"/>
            <w:szCs w:val="20"/>
            <w:lang w:val="en-US"/>
          </w:rPr>
          <w:delText xml:space="preserve">In any publication about the project, the Laerdal Foundation will be referenced/.acknowledged. </w:delText>
        </w:r>
      </w:del>
    </w:p>
    <w:p w14:paraId="3F7CD9DC" w14:textId="77777777" w:rsidR="00EA304E" w:rsidRPr="00EA304E" w:rsidDel="00150BA9" w:rsidRDefault="00EA304E" w:rsidP="007B11A2">
      <w:pPr>
        <w:spacing w:line="276" w:lineRule="auto"/>
        <w:jc w:val="both"/>
        <w:rPr>
          <w:del w:id="1054" w:author="Elinor Pejryd" w:date="2026-01-16T11:22:00Z"/>
          <w:rFonts w:cs="Arial"/>
          <w:sz w:val="20"/>
          <w:szCs w:val="20"/>
          <w:lang w:val="en-US"/>
        </w:rPr>
      </w:pPr>
    </w:p>
    <w:p w14:paraId="33BEB380" w14:textId="77777777" w:rsidR="00D961E3" w:rsidDel="00150BA9" w:rsidRDefault="00EA304E" w:rsidP="007B11A2">
      <w:pPr>
        <w:spacing w:line="276" w:lineRule="auto"/>
        <w:jc w:val="both"/>
        <w:rPr>
          <w:del w:id="1055" w:author="Elinor Pejryd" w:date="2026-01-16T11:22:00Z"/>
          <w:rFonts w:cs="Arial"/>
          <w:sz w:val="20"/>
          <w:szCs w:val="20"/>
          <w:lang w:val="en-US"/>
        </w:rPr>
      </w:pPr>
      <w:del w:id="1056" w:author="Elinor Pejryd" w:date="2026-01-16T11:22:00Z">
        <w:r>
          <w:rPr>
            <w:rFonts w:cs="Arial"/>
            <w:sz w:val="20"/>
            <w:szCs w:val="20"/>
            <w:lang w:val="en-US"/>
          </w:rPr>
          <w:delText>4.</w:delText>
        </w:r>
      </w:del>
    </w:p>
    <w:p w14:paraId="35F90287" w14:textId="77777777" w:rsidR="00D961E3" w:rsidDel="00150BA9" w:rsidRDefault="00D961E3" w:rsidP="007B11A2">
      <w:pPr>
        <w:spacing w:line="276" w:lineRule="auto"/>
        <w:jc w:val="both"/>
        <w:rPr>
          <w:del w:id="1057" w:author="Elinor Pejryd" w:date="2026-01-16T11:22:00Z"/>
          <w:rFonts w:cs="Arial"/>
          <w:sz w:val="20"/>
          <w:szCs w:val="20"/>
          <w:lang w:val="en-US"/>
        </w:rPr>
      </w:pPr>
    </w:p>
    <w:p w14:paraId="2CE2C465" w14:textId="77777777" w:rsidR="00EA304E" w:rsidRPr="00EA304E" w:rsidDel="00150BA9" w:rsidRDefault="00EA304E" w:rsidP="007B11A2">
      <w:pPr>
        <w:spacing w:line="276" w:lineRule="auto"/>
        <w:jc w:val="both"/>
        <w:rPr>
          <w:del w:id="1058" w:author="Elinor Pejryd" w:date="2026-01-16T11:22:00Z"/>
          <w:rFonts w:cs="Arial"/>
          <w:sz w:val="20"/>
          <w:szCs w:val="20"/>
          <w:lang w:val="en-US"/>
        </w:rPr>
      </w:pPr>
      <w:del w:id="1059" w:author="Elinor Pejryd" w:date="2026-01-16T11:22:00Z">
        <w:r>
          <w:rPr>
            <w:rFonts w:cs="Arial"/>
            <w:sz w:val="20"/>
            <w:szCs w:val="20"/>
            <w:lang w:val="en-US"/>
          </w:rPr>
          <w:delText xml:space="preserve">A final report within 3 years after receiving support. </w:delText>
        </w:r>
      </w:del>
    </w:p>
    <w:p w14:paraId="129517E2" w14:textId="77777777" w:rsidR="00EA304E" w:rsidRPr="00EA304E" w:rsidDel="00150BA9" w:rsidRDefault="00EA304E" w:rsidP="007B11A2">
      <w:pPr>
        <w:spacing w:line="276" w:lineRule="auto"/>
        <w:jc w:val="both"/>
        <w:rPr>
          <w:del w:id="1060" w:author="Elinor Pejryd" w:date="2026-01-16T11:22:00Z"/>
          <w:rFonts w:cs="Arial"/>
          <w:sz w:val="20"/>
          <w:szCs w:val="20"/>
          <w:lang w:val="en-US"/>
        </w:rPr>
      </w:pPr>
    </w:p>
    <w:p w14:paraId="7CC1ED9F" w14:textId="77777777" w:rsidR="00D961E3" w:rsidDel="00150BA9" w:rsidRDefault="00EA304E" w:rsidP="007B11A2">
      <w:pPr>
        <w:spacing w:line="276" w:lineRule="auto"/>
        <w:jc w:val="both"/>
        <w:rPr>
          <w:del w:id="1061" w:author="Elinor Pejryd" w:date="2026-01-16T11:22:00Z"/>
          <w:rFonts w:cs="Arial"/>
          <w:sz w:val="20"/>
          <w:szCs w:val="20"/>
          <w:lang w:val="en-US"/>
        </w:rPr>
      </w:pPr>
      <w:del w:id="1062" w:author="Elinor Pejryd" w:date="2026-01-16T11:22:00Z">
        <w:r>
          <w:rPr>
            <w:rFonts w:cs="Arial"/>
            <w:sz w:val="20"/>
            <w:szCs w:val="20"/>
            <w:lang w:val="en-US"/>
          </w:rPr>
          <w:delText>5.</w:delText>
        </w:r>
      </w:del>
    </w:p>
    <w:p w14:paraId="36C5F9A1" w14:textId="77777777" w:rsidR="00D961E3" w:rsidDel="00150BA9" w:rsidRDefault="00D961E3" w:rsidP="007B11A2">
      <w:pPr>
        <w:spacing w:line="276" w:lineRule="auto"/>
        <w:jc w:val="both"/>
        <w:rPr>
          <w:del w:id="1063" w:author="Elinor Pejryd" w:date="2026-01-16T11:22:00Z"/>
          <w:rFonts w:cs="Arial"/>
          <w:sz w:val="20"/>
          <w:szCs w:val="20"/>
          <w:lang w:val="en-US"/>
        </w:rPr>
      </w:pPr>
    </w:p>
    <w:p w14:paraId="64065B8B" w14:textId="77777777" w:rsidR="00EA304E" w:rsidDel="00150BA9" w:rsidRDefault="00EA304E" w:rsidP="007B11A2">
      <w:pPr>
        <w:spacing w:line="276" w:lineRule="auto"/>
        <w:jc w:val="both"/>
        <w:rPr>
          <w:del w:id="1064" w:author="Elinor Pejryd" w:date="2026-01-16T11:22:00Z"/>
          <w:rFonts w:cs="Arial"/>
          <w:sz w:val="20"/>
          <w:szCs w:val="20"/>
          <w:lang w:val="en-US"/>
        </w:rPr>
      </w:pPr>
      <w:del w:id="1065" w:author="Elinor Pejryd" w:date="2026-01-16T11:22:00Z">
        <w:r>
          <w:rPr>
            <w:rFonts w:cs="Arial"/>
            <w:sz w:val="20"/>
            <w:szCs w:val="20"/>
            <w:lang w:val="en-US"/>
          </w:rPr>
          <w:delText xml:space="preserve">Should it, for whatever reason, not be possible to start the project for which financial support has been granted from the Foundation according to our application within 12 months from receipt of the grant, the grant will be returned to the Foundation. </w:delText>
        </w:r>
      </w:del>
    </w:p>
    <w:p w14:paraId="62F2DD54" w14:textId="77777777" w:rsidR="00227FB7" w:rsidRDefault="003D2BE9" w:rsidP="007B11A2">
      <w:pPr>
        <w:spacing w:line="276" w:lineRule="auto"/>
        <w:jc w:val="both"/>
        <w:rPr>
          <w:rFonts w:cs="Arial"/>
          <w:sz w:val="20"/>
          <w:szCs w:val="20"/>
          <w:lang w:val="en-US"/>
        </w:rPr>
      </w:pPr>
      <w:r>
        <w:rPr>
          <w:rFonts w:cs="Arial"/>
          <w:sz w:val="20"/>
          <w:szCs w:val="20"/>
          <w:lang w:val="en-US"/>
        </w:rPr>
        <w:br w:type="page"/>
      </w:r>
      <w:r>
        <w:rPr>
          <w:rFonts w:cs="Arial"/>
          <w:sz w:val="20"/>
          <w:szCs w:val="20"/>
          <w:lang w:val="en-US"/>
        </w:rPr>
        <w:lastRenderedPageBreak/>
        <w:t>SCHEDULE 3: FINANCIAL PLAN</w:t>
      </w:r>
    </w:p>
    <w:p w14:paraId="1A21C6B2" w14:textId="77777777" w:rsidR="003D2BE9" w:rsidRDefault="004532A0" w:rsidP="007B11A2">
      <w:pPr>
        <w:spacing w:line="276" w:lineRule="auto"/>
        <w:jc w:val="both"/>
        <w:rPr>
          <w:rFonts w:cs="Arial"/>
          <w:sz w:val="20"/>
          <w:szCs w:val="20"/>
          <w:lang w:val="en-US"/>
        </w:rPr>
      </w:pPr>
      <w:r>
        <w:rPr>
          <w:rFonts w:cs="Arial"/>
          <w:sz w:val="20"/>
          <w:szCs w:val="20"/>
          <w:lang w:val="en-US"/>
        </w:rPr>
        <w:t xml:space="preserve">This financial plan </w:t>
      </w:r>
      <w:del w:id="1066" w:author="Martin Gerdin Wärnberg" w:date="2026-01-19T11:32:00Z">
        <w:r>
          <w:rPr>
            <w:rFonts w:cs="Arial"/>
            <w:sz w:val="20"/>
            <w:szCs w:val="20"/>
            <w:lang w:val="en-US"/>
          </w:rPr>
          <w:delText xml:space="preserve">covers </w:delText>
        </w:r>
      </w:del>
      <w:ins w:id="1067" w:author="Martin Gerdin Wärnberg" w:date="2026-01-19T11:32:00Z">
        <w:r>
          <w:rPr>
            <w:rFonts w:cs="Arial"/>
            <w:sz w:val="20"/>
            <w:szCs w:val="20"/>
            <w:lang w:val="en-US"/>
          </w:rPr>
          <w:t xml:space="preserve">covers </w:t>
        </w:r>
      </w:ins>
      <w:r>
        <w:rPr>
          <w:rFonts w:cs="Arial"/>
          <w:sz w:val="20"/>
          <w:szCs w:val="20"/>
          <w:lang w:val="en-US"/>
        </w:rPr>
        <w:t xml:space="preserve">the </w:t>
      </w:r>
      <w:ins w:id="1068" w:author="Martin Gerdin Wärnberg" w:date="2026-01-19T11:32:00Z">
        <w:r>
          <w:rPr>
            <w:rFonts w:cs="Arial"/>
            <w:sz w:val="20"/>
            <w:szCs w:val="20"/>
            <w:lang w:val="en-US"/>
          </w:rPr>
          <w:t xml:space="preserve">contribution to the </w:t>
        </w:r>
      </w:ins>
      <w:ins w:id="1069" w:author="Martin Gerdin Wärnberg" w:date="2026-01-19T11:31:00Z">
        <w:r>
          <w:rPr>
            <w:rFonts w:cs="Arial"/>
            <w:sz w:val="20"/>
            <w:szCs w:val="20"/>
            <w:lang w:val="en-US"/>
          </w:rPr>
          <w:t>c</w:t>
        </w:r>
      </w:ins>
      <w:del w:id="1070" w:author="Martin Gerdin Wärnberg" w:date="2026-01-19T11:31:00Z">
        <w:r>
          <w:rPr>
            <w:rFonts w:cs="Arial"/>
            <w:sz w:val="20"/>
            <w:szCs w:val="20"/>
            <w:lang w:val="en-US"/>
          </w:rPr>
          <w:delText>setup and c</w:delText>
        </w:r>
      </w:del>
      <w:r>
        <w:rPr>
          <w:rFonts w:cs="Arial"/>
          <w:sz w:val="20"/>
          <w:szCs w:val="20"/>
          <w:lang w:val="en-US"/>
        </w:rPr>
        <w:t>onduct of the Trial</w:t>
      </w:r>
      <w:ins w:id="1071" w:author="Martin Gerdin Wärnberg" w:date="2026-01-19T11:32:00Z">
        <w:r>
          <w:rPr>
            <w:rFonts w:cs="Arial"/>
            <w:sz w:val="20"/>
            <w:szCs w:val="20"/>
            <w:lang w:val="en-US"/>
          </w:rPr>
          <w:t xml:space="preserve"> in the first 15 sites</w:t>
        </w:r>
      </w:ins>
      <w:del w:id="1072" w:author="Martin Gerdin Wärnberg" w:date="2026-01-19T11:31:00Z">
        <w:r>
          <w:rPr>
            <w:rFonts w:cs="Arial"/>
            <w:sz w:val="20"/>
            <w:szCs w:val="20"/>
            <w:lang w:val="en-US"/>
          </w:rPr>
          <w:delText xml:space="preserve"> in the first 10 Study Sites</w:delText>
        </w:r>
      </w:del>
      <w:r>
        <w:rPr>
          <w:rFonts w:cs="Arial"/>
          <w:sz w:val="20"/>
          <w:szCs w:val="20"/>
          <w:lang w:val="en-US"/>
        </w:rPr>
        <w:t>.</w:t>
      </w:r>
    </w:p>
    <w:p w14:paraId="1CD052B7" w14:textId="77777777" w:rsidR="004532A0" w:rsidRDefault="004532A0" w:rsidP="007B11A2">
      <w:pPr>
        <w:spacing w:line="276" w:lineRule="auto"/>
        <w:jc w:val="both"/>
        <w:rPr>
          <w:rFonts w:cs="Arial"/>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4522"/>
      </w:tblGrid>
      <w:tr w:rsidR="003D2BE9" w14:paraId="0425FED3" w14:textId="77777777">
        <w:tc>
          <w:tcPr>
            <w:tcW w:w="4644" w:type="dxa"/>
          </w:tcPr>
          <w:p w14:paraId="7F01E4DC" w14:textId="77777777" w:rsidR="003D2BE9" w:rsidRDefault="003D2BE9" w:rsidP="007B11A2">
            <w:pPr>
              <w:spacing w:line="276" w:lineRule="auto"/>
              <w:jc w:val="both"/>
              <w:rPr>
                <w:sz w:val="20"/>
                <w:szCs w:val="22"/>
                <w:lang w:val="en-US"/>
              </w:rPr>
            </w:pPr>
            <w:r>
              <w:rPr>
                <w:sz w:val="20"/>
                <w:szCs w:val="22"/>
                <w:lang w:val="en-US"/>
              </w:rPr>
              <w:t>Cost</w:t>
            </w:r>
          </w:p>
        </w:tc>
        <w:tc>
          <w:tcPr>
            <w:tcW w:w="4644" w:type="dxa"/>
          </w:tcPr>
          <w:p w14:paraId="06B5B679" w14:textId="77777777" w:rsidR="003D2BE9" w:rsidRDefault="003D2BE9" w:rsidP="007B11A2">
            <w:pPr>
              <w:spacing w:line="276" w:lineRule="auto"/>
              <w:jc w:val="both"/>
              <w:rPr>
                <w:sz w:val="20"/>
                <w:szCs w:val="22"/>
                <w:lang w:val="en-US"/>
              </w:rPr>
            </w:pPr>
            <w:r>
              <w:rPr>
                <w:sz w:val="20"/>
                <w:szCs w:val="22"/>
                <w:lang w:val="en-US"/>
              </w:rPr>
              <w:t>Amount (SEK)</w:t>
            </w:r>
          </w:p>
        </w:tc>
      </w:tr>
      <w:tr w:rsidR="003D2BE9" w14:paraId="5EE65396" w14:textId="77777777">
        <w:tc>
          <w:tcPr>
            <w:tcW w:w="4644" w:type="dxa"/>
          </w:tcPr>
          <w:p w14:paraId="40ADA757" w14:textId="77777777" w:rsidR="003D2BE9" w:rsidRDefault="003D2BE9" w:rsidP="007B11A2">
            <w:pPr>
              <w:spacing w:line="276" w:lineRule="auto"/>
              <w:jc w:val="both"/>
              <w:rPr>
                <w:sz w:val="20"/>
                <w:szCs w:val="22"/>
                <w:lang w:val="en-US"/>
              </w:rPr>
            </w:pPr>
            <w:r>
              <w:rPr>
                <w:sz w:val="20"/>
                <w:szCs w:val="22"/>
                <w:lang w:val="en-US"/>
              </w:rPr>
              <w:t>Project management</w:t>
            </w:r>
            <w:ins w:id="1073" w:author="Martin Gerdin Wärnberg" w:date="2026-01-19T11:31:00Z">
              <w:r>
                <w:rPr>
                  <w:sz w:val="20"/>
                  <w:szCs w:val="22"/>
                  <w:lang w:val="en-US"/>
                </w:rPr>
                <w:t>, site administration and monitoring,</w:t>
              </w:r>
            </w:ins>
            <w:r>
              <w:rPr>
                <w:sz w:val="20"/>
                <w:szCs w:val="22"/>
                <w:lang w:val="en-US"/>
              </w:rPr>
              <w:t xml:space="preserve"> and data collection</w:t>
            </w:r>
          </w:p>
        </w:tc>
        <w:tc>
          <w:tcPr>
            <w:tcW w:w="4644" w:type="dxa"/>
          </w:tcPr>
          <w:p w14:paraId="60F98168" w14:textId="77777777" w:rsidR="003D2BE9" w:rsidRDefault="00F63208" w:rsidP="00C23F3E">
            <w:pPr>
              <w:spacing w:line="276" w:lineRule="auto"/>
              <w:jc w:val="both"/>
              <w:rPr>
                <w:sz w:val="20"/>
                <w:szCs w:val="22"/>
                <w:lang w:val="en-US"/>
              </w:rPr>
            </w:pPr>
            <w:del w:id="1074" w:author="Martin Gerdin Wärnberg" w:date="2026-01-19T11:32:00Z">
              <w:r>
                <w:rPr>
                  <w:sz w:val="20"/>
                  <w:szCs w:val="22"/>
                  <w:lang w:val="en-US"/>
                </w:rPr>
                <w:delText>2 250 000</w:delText>
              </w:r>
            </w:del>
            <w:ins w:id="1075" w:author="Martin Gerdin Wärnberg" w:date="2026-01-19T11:36:00Z">
              <w:r>
                <w:rPr>
                  <w:sz w:val="20"/>
                  <w:szCs w:val="22"/>
                  <w:lang w:val="en-US"/>
                </w:rPr>
                <w:t>55</w:t>
              </w:r>
            </w:ins>
            <w:ins w:id="1076" w:author="Martin Gerdin Wärnberg" w:date="2026-01-19T11:40:00Z">
              <w:r>
                <w:rPr>
                  <w:sz w:val="20"/>
                  <w:szCs w:val="22"/>
                  <w:lang w:val="en-US"/>
                </w:rPr>
                <w:t>2</w:t>
              </w:r>
            </w:ins>
            <w:ins w:id="1077" w:author="Martin Gerdin Wärnberg" w:date="2026-01-19T11:36:00Z">
              <w:r>
                <w:rPr>
                  <w:sz w:val="20"/>
                  <w:szCs w:val="22"/>
                  <w:lang w:val="en-US"/>
                </w:rPr>
                <w:t xml:space="preserve"> </w:t>
              </w:r>
            </w:ins>
            <w:ins w:id="1078" w:author="Martin Gerdin Wärnberg" w:date="2026-01-19T11:45:00Z">
              <w:r>
                <w:rPr>
                  <w:sz w:val="20"/>
                  <w:szCs w:val="22"/>
                  <w:lang w:val="en-US"/>
                </w:rPr>
                <w:t>8</w:t>
              </w:r>
            </w:ins>
            <w:ins w:id="1079" w:author="Martin Gerdin Wärnberg" w:date="2026-01-19T11:36:00Z">
              <w:r>
                <w:rPr>
                  <w:sz w:val="20"/>
                  <w:szCs w:val="22"/>
                  <w:lang w:val="en-US"/>
                </w:rPr>
                <w:t>00</w:t>
              </w:r>
            </w:ins>
          </w:p>
        </w:tc>
      </w:tr>
      <w:tr w:rsidR="003D2BE9" w:rsidDel="00F87995" w14:paraId="6A4F1590" w14:textId="77777777">
        <w:trPr>
          <w:del w:id="1080" w:author="Martin Gerdin Wärnberg" w:date="2026-01-19T11:31:00Z"/>
        </w:trPr>
        <w:tc>
          <w:tcPr>
            <w:tcW w:w="4644" w:type="dxa"/>
          </w:tcPr>
          <w:p w14:paraId="45219568" w14:textId="77777777" w:rsidR="003D2BE9" w:rsidDel="00F87995" w:rsidRDefault="00F63208" w:rsidP="007B11A2">
            <w:pPr>
              <w:spacing w:line="276" w:lineRule="auto"/>
              <w:jc w:val="both"/>
              <w:rPr>
                <w:del w:id="1081" w:author="Martin Gerdin Wärnberg" w:date="2026-01-19T11:31:00Z"/>
                <w:sz w:val="20"/>
                <w:szCs w:val="22"/>
                <w:lang w:val="en-US"/>
              </w:rPr>
            </w:pPr>
            <w:del w:id="1082" w:author="Martin Gerdin Wärnberg" w:date="2026-01-19T11:31:00Z">
              <w:r>
                <w:rPr>
                  <w:sz w:val="20"/>
                  <w:szCs w:val="22"/>
                  <w:lang w:val="en-US"/>
                </w:rPr>
                <w:delText>Ethics and regulatory submissions</w:delText>
              </w:r>
            </w:del>
          </w:p>
        </w:tc>
        <w:tc>
          <w:tcPr>
            <w:tcW w:w="4644" w:type="dxa"/>
          </w:tcPr>
          <w:p w14:paraId="346D908C" w14:textId="77777777" w:rsidR="003D2BE9" w:rsidDel="00F87995" w:rsidRDefault="00F63208" w:rsidP="007B11A2">
            <w:pPr>
              <w:spacing w:line="276" w:lineRule="auto"/>
              <w:jc w:val="both"/>
              <w:rPr>
                <w:del w:id="1083" w:author="Martin Gerdin Wärnberg" w:date="2026-01-19T11:31:00Z"/>
                <w:sz w:val="20"/>
                <w:szCs w:val="22"/>
                <w:lang w:val="en-US"/>
              </w:rPr>
            </w:pPr>
            <w:del w:id="1084" w:author="Martin Gerdin Wärnberg" w:date="2026-01-19T11:31:00Z">
              <w:r>
                <w:rPr>
                  <w:sz w:val="20"/>
                  <w:szCs w:val="22"/>
                  <w:lang w:val="en-US"/>
                </w:rPr>
                <w:delText xml:space="preserve">250 000 </w:delText>
              </w:r>
            </w:del>
          </w:p>
        </w:tc>
      </w:tr>
      <w:tr w:rsidR="003D2BE9" w:rsidDel="00F87995" w14:paraId="47B68236" w14:textId="77777777">
        <w:trPr>
          <w:del w:id="1085" w:author="Martin Gerdin Wärnberg" w:date="2026-01-19T11:31:00Z"/>
        </w:trPr>
        <w:tc>
          <w:tcPr>
            <w:tcW w:w="4644" w:type="dxa"/>
          </w:tcPr>
          <w:p w14:paraId="76FB12D2" w14:textId="77777777" w:rsidR="003D2BE9" w:rsidDel="00F87995" w:rsidRDefault="00F63208" w:rsidP="007B11A2">
            <w:pPr>
              <w:spacing w:line="276" w:lineRule="auto"/>
              <w:jc w:val="both"/>
              <w:rPr>
                <w:del w:id="1086" w:author="Martin Gerdin Wärnberg" w:date="2026-01-19T11:31:00Z"/>
                <w:sz w:val="20"/>
                <w:szCs w:val="22"/>
                <w:lang w:val="en-US"/>
              </w:rPr>
            </w:pPr>
            <w:del w:id="1087" w:author="Martin Gerdin Wärnberg" w:date="2026-01-19T11:31:00Z">
              <w:r>
                <w:rPr>
                  <w:sz w:val="20"/>
                  <w:szCs w:val="22"/>
                  <w:lang w:val="en-US"/>
                </w:rPr>
                <w:delText>Site monitoring</w:delText>
              </w:r>
            </w:del>
          </w:p>
        </w:tc>
        <w:tc>
          <w:tcPr>
            <w:tcW w:w="4644" w:type="dxa"/>
          </w:tcPr>
          <w:p w14:paraId="190DF681" w14:textId="77777777" w:rsidR="003D2BE9" w:rsidDel="00F87995" w:rsidRDefault="00F63208" w:rsidP="007B11A2">
            <w:pPr>
              <w:spacing w:line="276" w:lineRule="auto"/>
              <w:jc w:val="both"/>
              <w:rPr>
                <w:del w:id="1088" w:author="Martin Gerdin Wärnberg" w:date="2026-01-19T11:31:00Z"/>
                <w:sz w:val="20"/>
                <w:szCs w:val="22"/>
                <w:lang w:val="en-US"/>
              </w:rPr>
            </w:pPr>
            <w:del w:id="1089" w:author="Martin Gerdin Wärnberg" w:date="2026-01-19T11:31:00Z">
              <w:r>
                <w:rPr>
                  <w:sz w:val="20"/>
                  <w:szCs w:val="22"/>
                  <w:lang w:val="en-US"/>
                </w:rPr>
                <w:delText>160 000</w:delText>
              </w:r>
            </w:del>
          </w:p>
        </w:tc>
      </w:tr>
      <w:tr w:rsidR="003D2BE9" w:rsidDel="00F87995" w14:paraId="754ABEBA" w14:textId="77777777">
        <w:trPr>
          <w:del w:id="1090" w:author="Martin Gerdin Wärnberg" w:date="2026-01-19T11:31:00Z"/>
        </w:trPr>
        <w:tc>
          <w:tcPr>
            <w:tcW w:w="4644" w:type="dxa"/>
          </w:tcPr>
          <w:p w14:paraId="3FAE392B" w14:textId="77777777" w:rsidR="003D2BE9" w:rsidDel="00F87995" w:rsidRDefault="00F63208" w:rsidP="007B11A2">
            <w:pPr>
              <w:spacing w:line="276" w:lineRule="auto"/>
              <w:jc w:val="both"/>
              <w:rPr>
                <w:del w:id="1091" w:author="Martin Gerdin Wärnberg" w:date="2026-01-19T11:31:00Z"/>
                <w:sz w:val="20"/>
                <w:szCs w:val="22"/>
                <w:lang w:val="en-US"/>
              </w:rPr>
            </w:pPr>
            <w:del w:id="1092" w:author="Martin Gerdin Wärnberg" w:date="2026-01-19T11:31:00Z">
              <w:r>
                <w:rPr>
                  <w:sz w:val="20"/>
                  <w:szCs w:val="22"/>
                  <w:lang w:val="en-US"/>
                </w:rPr>
                <w:delText>Study intervention and insurance</w:delText>
              </w:r>
            </w:del>
          </w:p>
        </w:tc>
        <w:tc>
          <w:tcPr>
            <w:tcW w:w="4644" w:type="dxa"/>
          </w:tcPr>
          <w:p w14:paraId="19D40183" w14:textId="77777777" w:rsidR="003D2BE9" w:rsidDel="00F87995" w:rsidRDefault="00F63208" w:rsidP="007B11A2">
            <w:pPr>
              <w:spacing w:line="276" w:lineRule="auto"/>
              <w:jc w:val="both"/>
              <w:rPr>
                <w:del w:id="1093" w:author="Martin Gerdin Wärnberg" w:date="2026-01-19T11:31:00Z"/>
                <w:sz w:val="20"/>
                <w:szCs w:val="22"/>
                <w:lang w:val="en-US"/>
              </w:rPr>
            </w:pPr>
            <w:del w:id="1094" w:author="Martin Gerdin Wärnberg" w:date="2026-01-19T11:31:00Z">
              <w:r>
                <w:rPr>
                  <w:sz w:val="20"/>
                  <w:szCs w:val="22"/>
                  <w:lang w:val="en-US"/>
                </w:rPr>
                <w:delText xml:space="preserve">1 050 000 </w:delText>
              </w:r>
            </w:del>
          </w:p>
        </w:tc>
      </w:tr>
      <w:tr w:rsidR="00F63208" w14:paraId="3926D012" w14:textId="77777777">
        <w:tc>
          <w:tcPr>
            <w:tcW w:w="4644" w:type="dxa"/>
          </w:tcPr>
          <w:p w14:paraId="4F83D1FE" w14:textId="77777777" w:rsidR="00F63208" w:rsidRDefault="00F63208" w:rsidP="007B11A2">
            <w:pPr>
              <w:spacing w:line="276" w:lineRule="auto"/>
              <w:jc w:val="both"/>
              <w:rPr>
                <w:sz w:val="20"/>
                <w:szCs w:val="22"/>
                <w:lang w:val="en-US"/>
              </w:rPr>
            </w:pPr>
            <w:r>
              <w:rPr>
                <w:sz w:val="20"/>
                <w:szCs w:val="22"/>
                <w:lang w:val="en-US"/>
              </w:rPr>
              <w:t>Total</w:t>
            </w:r>
          </w:p>
        </w:tc>
        <w:tc>
          <w:tcPr>
            <w:tcW w:w="4644" w:type="dxa"/>
          </w:tcPr>
          <w:p w14:paraId="0F1BD0D2" w14:textId="77777777" w:rsidR="00F63208" w:rsidRDefault="00F63208" w:rsidP="007B11A2">
            <w:pPr>
              <w:spacing w:line="276" w:lineRule="auto"/>
              <w:jc w:val="both"/>
              <w:rPr>
                <w:sz w:val="20"/>
                <w:szCs w:val="22"/>
                <w:lang w:val="en-US"/>
              </w:rPr>
            </w:pPr>
            <w:del w:id="1095" w:author="Martin Gerdin Wärnberg" w:date="2026-01-19T11:36:00Z">
              <w:r>
                <w:rPr>
                  <w:sz w:val="20"/>
                  <w:szCs w:val="22"/>
                  <w:lang w:val="en-US"/>
                </w:rPr>
                <w:delText>3 710 000</w:delText>
              </w:r>
            </w:del>
            <w:ins w:id="1096" w:author="Martin Gerdin Wärnberg" w:date="2026-01-19T11:36:00Z">
              <w:r>
                <w:rPr>
                  <w:sz w:val="20"/>
                  <w:szCs w:val="22"/>
                  <w:lang w:val="en-US"/>
                </w:rPr>
                <w:t>55</w:t>
              </w:r>
            </w:ins>
            <w:ins w:id="1097" w:author="Martin Gerdin Wärnberg" w:date="2026-01-19T11:40:00Z">
              <w:r>
                <w:rPr>
                  <w:sz w:val="20"/>
                  <w:szCs w:val="22"/>
                  <w:lang w:val="en-US"/>
                </w:rPr>
                <w:t>2</w:t>
              </w:r>
            </w:ins>
            <w:ins w:id="1098" w:author="Martin Gerdin Wärnberg" w:date="2026-01-19T11:36:00Z">
              <w:r>
                <w:rPr>
                  <w:sz w:val="20"/>
                  <w:szCs w:val="22"/>
                  <w:lang w:val="en-US"/>
                </w:rPr>
                <w:t xml:space="preserve"> </w:t>
              </w:r>
            </w:ins>
            <w:ins w:id="1099" w:author="Martin Gerdin Wärnberg" w:date="2026-01-19T11:44:00Z">
              <w:r>
                <w:rPr>
                  <w:sz w:val="20"/>
                  <w:szCs w:val="22"/>
                  <w:lang w:val="en-US"/>
                </w:rPr>
                <w:t>8</w:t>
              </w:r>
            </w:ins>
            <w:ins w:id="1100" w:author="Martin Gerdin Wärnberg" w:date="2026-01-19T11:36:00Z">
              <w:r>
                <w:rPr>
                  <w:sz w:val="20"/>
                  <w:szCs w:val="22"/>
                  <w:lang w:val="en-US"/>
                </w:rPr>
                <w:t>00</w:t>
              </w:r>
            </w:ins>
          </w:p>
        </w:tc>
      </w:tr>
    </w:tbl>
    <w:p w14:paraId="21091CD4" w14:textId="77777777" w:rsidR="003D2BE9" w:rsidRDefault="003D2BE9" w:rsidP="007B11A2">
      <w:pPr>
        <w:spacing w:line="276" w:lineRule="auto"/>
        <w:jc w:val="both"/>
        <w:rPr>
          <w:sz w:val="20"/>
          <w:szCs w:val="22"/>
          <w:lang w:val="en-US"/>
        </w:rPr>
      </w:pPr>
    </w:p>
    <w:p w14:paraId="75A3C622" w14:textId="77777777" w:rsidR="00F63208" w:rsidRDefault="00F63208" w:rsidP="007B11A2">
      <w:pPr>
        <w:spacing w:line="276" w:lineRule="auto"/>
        <w:jc w:val="both"/>
        <w:rPr>
          <w:sz w:val="20"/>
          <w:szCs w:val="22"/>
          <w:lang w:val="en-US"/>
        </w:rPr>
      </w:pPr>
      <w:r>
        <w:rPr>
          <w:sz w:val="20"/>
          <w:szCs w:val="22"/>
          <w:lang w:val="en-US"/>
        </w:rPr>
        <w:t>SCHEDULE 4: PAYMENT PLAN</w:t>
      </w:r>
    </w:p>
    <w:p w14:paraId="26F4ED61" w14:textId="77777777" w:rsidR="00F63208" w:rsidRDefault="00F63208" w:rsidP="007B11A2">
      <w:pPr>
        <w:spacing w:line="276" w:lineRule="auto"/>
        <w:jc w:val="both"/>
        <w:rPr>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3135"/>
        <w:gridCol w:w="3089"/>
      </w:tblGrid>
      <w:tr w:rsidR="00F63208" w14:paraId="3CF36ED9" w14:textId="77777777">
        <w:tc>
          <w:tcPr>
            <w:tcW w:w="2903" w:type="dxa"/>
          </w:tcPr>
          <w:p w14:paraId="1D4372CA" w14:textId="77777777" w:rsidR="00F63208" w:rsidRDefault="00F63208" w:rsidP="007B11A2">
            <w:pPr>
              <w:spacing w:line="276" w:lineRule="auto"/>
              <w:jc w:val="both"/>
              <w:rPr>
                <w:sz w:val="20"/>
                <w:szCs w:val="22"/>
                <w:lang w:val="en-US"/>
              </w:rPr>
            </w:pPr>
            <w:r>
              <w:rPr>
                <w:sz w:val="20"/>
                <w:szCs w:val="22"/>
                <w:lang w:val="en-US"/>
              </w:rPr>
              <w:t>Invoice</w:t>
            </w:r>
          </w:p>
        </w:tc>
        <w:tc>
          <w:tcPr>
            <w:tcW w:w="3212" w:type="dxa"/>
          </w:tcPr>
          <w:p w14:paraId="3F976CF9" w14:textId="77777777" w:rsidR="00F63208" w:rsidRDefault="00F63208" w:rsidP="007B11A2">
            <w:pPr>
              <w:spacing w:line="276" w:lineRule="auto"/>
              <w:jc w:val="both"/>
              <w:rPr>
                <w:sz w:val="20"/>
                <w:szCs w:val="22"/>
                <w:lang w:val="en-US"/>
              </w:rPr>
            </w:pPr>
            <w:r>
              <w:rPr>
                <w:sz w:val="20"/>
                <w:szCs w:val="22"/>
                <w:lang w:val="en-US"/>
              </w:rPr>
              <w:t>Time period covered</w:t>
            </w:r>
          </w:p>
        </w:tc>
        <w:tc>
          <w:tcPr>
            <w:tcW w:w="3173" w:type="dxa"/>
          </w:tcPr>
          <w:p w14:paraId="2F3C7223" w14:textId="77777777" w:rsidR="00F63208" w:rsidRDefault="00F63208" w:rsidP="007B11A2">
            <w:pPr>
              <w:spacing w:line="276" w:lineRule="auto"/>
              <w:jc w:val="both"/>
              <w:rPr>
                <w:sz w:val="20"/>
                <w:szCs w:val="22"/>
                <w:lang w:val="en-US"/>
              </w:rPr>
            </w:pPr>
            <w:r>
              <w:rPr>
                <w:sz w:val="20"/>
                <w:szCs w:val="22"/>
                <w:lang w:val="en-US"/>
              </w:rPr>
              <w:t>Amount (SEK)</w:t>
            </w:r>
          </w:p>
        </w:tc>
      </w:tr>
      <w:tr w:rsidR="00F63208" w14:paraId="762BC494" w14:textId="77777777">
        <w:tc>
          <w:tcPr>
            <w:tcW w:w="2903" w:type="dxa"/>
          </w:tcPr>
          <w:p w14:paraId="61F05545" w14:textId="77777777" w:rsidR="00F63208" w:rsidRDefault="00F63208" w:rsidP="007B11A2">
            <w:pPr>
              <w:spacing w:line="276" w:lineRule="auto"/>
              <w:jc w:val="both"/>
              <w:rPr>
                <w:sz w:val="20"/>
                <w:szCs w:val="22"/>
                <w:lang w:val="en-US"/>
              </w:rPr>
            </w:pPr>
            <w:r>
              <w:rPr>
                <w:sz w:val="20"/>
                <w:szCs w:val="22"/>
                <w:lang w:val="en-US"/>
              </w:rPr>
              <w:t>1 upon signing of this agreement</w:t>
            </w:r>
          </w:p>
        </w:tc>
        <w:tc>
          <w:tcPr>
            <w:tcW w:w="3212" w:type="dxa"/>
          </w:tcPr>
          <w:p w14:paraId="5C041B1F" w14:textId="77777777" w:rsidR="00F63208" w:rsidRDefault="00F63208" w:rsidP="007B11A2">
            <w:pPr>
              <w:spacing w:line="276" w:lineRule="auto"/>
              <w:jc w:val="both"/>
              <w:rPr>
                <w:sz w:val="20"/>
                <w:szCs w:val="22"/>
                <w:lang w:val="en-US"/>
              </w:rPr>
            </w:pPr>
            <w:r>
              <w:rPr>
                <w:sz w:val="20"/>
                <w:szCs w:val="22"/>
                <w:lang w:val="en-US"/>
              </w:rPr>
              <w:t>Jan 1 – December 31 202</w:t>
            </w:r>
            <w:ins w:id="1101" w:author="Martin Gerdin Wärnberg" w:date="2026-01-19T11:36:00Z">
              <w:r>
                <w:rPr>
                  <w:sz w:val="20"/>
                  <w:szCs w:val="22"/>
                  <w:lang w:val="en-US"/>
                </w:rPr>
                <w:t>6</w:t>
              </w:r>
            </w:ins>
            <w:del w:id="1102" w:author="Martin Gerdin Wärnberg" w:date="2026-01-19T11:36:00Z">
              <w:r>
                <w:rPr>
                  <w:sz w:val="20"/>
                  <w:szCs w:val="22"/>
                  <w:lang w:val="en-US"/>
                </w:rPr>
                <w:delText>4</w:delText>
              </w:r>
            </w:del>
          </w:p>
        </w:tc>
        <w:tc>
          <w:tcPr>
            <w:tcW w:w="3173" w:type="dxa"/>
          </w:tcPr>
          <w:p w14:paraId="2491530C" w14:textId="77777777" w:rsidR="00F63208" w:rsidRDefault="00F63208" w:rsidP="007B11A2">
            <w:pPr>
              <w:spacing w:line="276" w:lineRule="auto"/>
              <w:jc w:val="both"/>
              <w:rPr>
                <w:sz w:val="20"/>
                <w:szCs w:val="22"/>
                <w:lang w:val="en-US"/>
              </w:rPr>
            </w:pPr>
            <w:del w:id="1103" w:author="Martin Gerdin Wärnberg" w:date="2026-01-19T11:38:00Z">
              <w:r>
                <w:rPr>
                  <w:sz w:val="20"/>
                  <w:szCs w:val="22"/>
                  <w:lang w:val="en-US"/>
                </w:rPr>
                <w:delText>1 310 000</w:delText>
              </w:r>
            </w:del>
            <w:ins w:id="1104" w:author="Martin Gerdin Wärnberg" w:date="2026-01-19T11:38:00Z">
              <w:r>
                <w:rPr>
                  <w:sz w:val="20"/>
                  <w:szCs w:val="22"/>
                  <w:lang w:val="en-US"/>
                </w:rPr>
                <w:t>199 000</w:t>
              </w:r>
            </w:ins>
          </w:p>
        </w:tc>
      </w:tr>
      <w:tr w:rsidR="00F63208" w14:paraId="358C04CB" w14:textId="77777777">
        <w:tc>
          <w:tcPr>
            <w:tcW w:w="2903" w:type="dxa"/>
          </w:tcPr>
          <w:p w14:paraId="08215E13" w14:textId="77777777" w:rsidR="00F63208" w:rsidRDefault="00F63208" w:rsidP="007B11A2">
            <w:pPr>
              <w:spacing w:line="276" w:lineRule="auto"/>
              <w:jc w:val="both"/>
              <w:rPr>
                <w:sz w:val="20"/>
                <w:szCs w:val="22"/>
                <w:lang w:val="en-US"/>
              </w:rPr>
            </w:pPr>
            <w:r>
              <w:rPr>
                <w:sz w:val="20"/>
                <w:szCs w:val="22"/>
                <w:lang w:val="en-US"/>
              </w:rPr>
              <w:t>2 in Jan 202</w:t>
            </w:r>
            <w:ins w:id="1105" w:author="Martin Gerdin Wärnberg" w:date="2026-01-19T11:39:00Z">
              <w:r>
                <w:rPr>
                  <w:sz w:val="20"/>
                  <w:szCs w:val="22"/>
                  <w:lang w:val="en-US"/>
                </w:rPr>
                <w:t>7</w:t>
              </w:r>
            </w:ins>
            <w:del w:id="1106" w:author="Martin Gerdin Wärnberg" w:date="2026-01-19T11:39:00Z">
              <w:r>
                <w:rPr>
                  <w:sz w:val="20"/>
                  <w:szCs w:val="22"/>
                  <w:lang w:val="en-US"/>
                </w:rPr>
                <w:delText>5</w:delText>
              </w:r>
            </w:del>
          </w:p>
        </w:tc>
        <w:tc>
          <w:tcPr>
            <w:tcW w:w="3212" w:type="dxa"/>
          </w:tcPr>
          <w:p w14:paraId="0322BF92" w14:textId="77777777" w:rsidR="00F63208" w:rsidRDefault="00F63208" w:rsidP="00C23F3E">
            <w:pPr>
              <w:spacing w:line="276" w:lineRule="auto"/>
              <w:jc w:val="both"/>
              <w:rPr>
                <w:sz w:val="20"/>
                <w:szCs w:val="22"/>
                <w:lang w:val="en-US"/>
              </w:rPr>
            </w:pPr>
            <w:r>
              <w:rPr>
                <w:sz w:val="20"/>
                <w:szCs w:val="22"/>
                <w:lang w:val="en-US"/>
              </w:rPr>
              <w:t xml:space="preserve">Jan 1 – </w:t>
            </w:r>
            <w:del w:id="1107" w:author="Martin Gerdin Wärnberg" w:date="2026-01-19T11:40:00Z">
              <w:r>
                <w:rPr>
                  <w:sz w:val="20"/>
                  <w:szCs w:val="22"/>
                  <w:lang w:val="en-US"/>
                </w:rPr>
                <w:delText xml:space="preserve">Jun </w:delText>
              </w:r>
            </w:del>
            <w:ins w:id="1108" w:author="Martin Gerdin Wärnberg" w:date="2026-01-19T11:40:00Z">
              <w:r>
                <w:rPr>
                  <w:sz w:val="20"/>
                  <w:szCs w:val="22"/>
                  <w:lang w:val="en-US"/>
                </w:rPr>
                <w:t>December 31</w:t>
              </w:r>
            </w:ins>
            <w:del w:id="1109" w:author="Martin Gerdin Wärnberg" w:date="2026-01-19T11:40:00Z">
              <w:r>
                <w:rPr>
                  <w:sz w:val="20"/>
                  <w:szCs w:val="22"/>
                  <w:lang w:val="en-US"/>
                </w:rPr>
                <w:delText>30</w:delText>
              </w:r>
            </w:del>
            <w:r>
              <w:rPr>
                <w:sz w:val="20"/>
                <w:szCs w:val="22"/>
                <w:lang w:val="en-US"/>
              </w:rPr>
              <w:t xml:space="preserve"> 202</w:t>
            </w:r>
            <w:ins w:id="1110" w:author="Martin Gerdin Wärnberg" w:date="2026-01-19T11:40:00Z">
              <w:r>
                <w:rPr>
                  <w:sz w:val="20"/>
                  <w:szCs w:val="22"/>
                  <w:lang w:val="en-US"/>
                </w:rPr>
                <w:t>7</w:t>
              </w:r>
            </w:ins>
            <w:del w:id="1111" w:author="Martin Gerdin Wärnberg" w:date="2026-01-19T11:40:00Z">
              <w:r>
                <w:rPr>
                  <w:sz w:val="20"/>
                  <w:szCs w:val="22"/>
                  <w:lang w:val="en-US"/>
                </w:rPr>
                <w:delText>5</w:delText>
              </w:r>
            </w:del>
          </w:p>
        </w:tc>
        <w:tc>
          <w:tcPr>
            <w:tcW w:w="3173" w:type="dxa"/>
          </w:tcPr>
          <w:p w14:paraId="671BEE26" w14:textId="77777777" w:rsidR="00F63208" w:rsidRDefault="000C0EF2" w:rsidP="007B11A2">
            <w:pPr>
              <w:spacing w:line="276" w:lineRule="auto"/>
              <w:jc w:val="both"/>
              <w:rPr>
                <w:sz w:val="20"/>
                <w:szCs w:val="22"/>
                <w:lang w:val="en-US"/>
              </w:rPr>
            </w:pPr>
            <w:del w:id="1112" w:author="Martin Gerdin Wärnberg" w:date="2026-01-19T11:39:00Z">
              <w:r>
                <w:rPr>
                  <w:sz w:val="20"/>
                  <w:szCs w:val="22"/>
                  <w:lang w:val="en-US"/>
                </w:rPr>
                <w:delText>1 200 000</w:delText>
              </w:r>
            </w:del>
            <w:ins w:id="1113" w:author="Martin Gerdin Wärnberg" w:date="2026-01-19T11:39:00Z">
              <w:r>
                <w:rPr>
                  <w:sz w:val="20"/>
                  <w:szCs w:val="22"/>
                  <w:lang w:val="en-US"/>
                </w:rPr>
                <w:t>176 900</w:t>
              </w:r>
            </w:ins>
          </w:p>
        </w:tc>
      </w:tr>
      <w:tr w:rsidR="00F63208" w14:paraId="36528D27" w14:textId="77777777">
        <w:tc>
          <w:tcPr>
            <w:tcW w:w="2903" w:type="dxa"/>
          </w:tcPr>
          <w:p w14:paraId="57A0BA2F" w14:textId="77777777" w:rsidR="00F63208" w:rsidRDefault="00F63208" w:rsidP="00C23F3E">
            <w:pPr>
              <w:spacing w:line="276" w:lineRule="auto"/>
              <w:jc w:val="both"/>
              <w:rPr>
                <w:sz w:val="20"/>
                <w:szCs w:val="22"/>
                <w:lang w:val="en-US"/>
              </w:rPr>
            </w:pPr>
            <w:r>
              <w:rPr>
                <w:sz w:val="20"/>
                <w:szCs w:val="22"/>
                <w:lang w:val="en-US"/>
              </w:rPr>
              <w:t xml:space="preserve">3 in </w:t>
            </w:r>
            <w:del w:id="1114" w:author="Martin Gerdin Wärnberg" w:date="2026-01-19T11:39:00Z">
              <w:r>
                <w:rPr>
                  <w:sz w:val="20"/>
                  <w:szCs w:val="22"/>
                  <w:lang w:val="en-US"/>
                </w:rPr>
                <w:delText xml:space="preserve">Jul </w:delText>
              </w:r>
            </w:del>
            <w:ins w:id="1115" w:author="Martin Gerdin Wärnberg" w:date="2026-01-19T11:39:00Z">
              <w:r>
                <w:rPr>
                  <w:sz w:val="20"/>
                  <w:szCs w:val="22"/>
                  <w:lang w:val="en-US"/>
                </w:rPr>
                <w:t xml:space="preserve">Jan </w:t>
              </w:r>
            </w:ins>
            <w:r>
              <w:rPr>
                <w:sz w:val="20"/>
                <w:szCs w:val="22"/>
                <w:lang w:val="en-US"/>
              </w:rPr>
              <w:t>202</w:t>
            </w:r>
            <w:ins w:id="1116" w:author="Martin Gerdin Wärnberg" w:date="2026-01-19T11:39:00Z">
              <w:r>
                <w:rPr>
                  <w:sz w:val="20"/>
                  <w:szCs w:val="22"/>
                  <w:lang w:val="en-US"/>
                </w:rPr>
                <w:t>8</w:t>
              </w:r>
            </w:ins>
            <w:del w:id="1117" w:author="Martin Gerdin Wärnberg" w:date="2026-01-19T11:39:00Z">
              <w:r>
                <w:rPr>
                  <w:sz w:val="20"/>
                  <w:szCs w:val="22"/>
                  <w:lang w:val="en-US"/>
                </w:rPr>
                <w:delText>5</w:delText>
              </w:r>
            </w:del>
          </w:p>
        </w:tc>
        <w:tc>
          <w:tcPr>
            <w:tcW w:w="3212" w:type="dxa"/>
          </w:tcPr>
          <w:p w14:paraId="4C138021" w14:textId="77777777" w:rsidR="00F63208" w:rsidRDefault="00F87995" w:rsidP="00C23F3E">
            <w:pPr>
              <w:spacing w:line="276" w:lineRule="auto"/>
              <w:jc w:val="both"/>
              <w:rPr>
                <w:sz w:val="20"/>
                <w:szCs w:val="22"/>
                <w:lang w:val="en-US"/>
              </w:rPr>
            </w:pPr>
            <w:ins w:id="1118" w:author="Martin Gerdin Wärnberg" w:date="2026-01-19T11:41:00Z">
              <w:r>
                <w:rPr>
                  <w:sz w:val="20"/>
                  <w:szCs w:val="22"/>
                  <w:lang w:val="en-US"/>
                </w:rPr>
                <w:t>Jan 1 – December 31 2028</w:t>
              </w:r>
            </w:ins>
            <w:del w:id="1119" w:author="Martin Gerdin Wärnberg" w:date="2026-01-19T11:41:00Z">
              <w:r>
                <w:rPr>
                  <w:sz w:val="20"/>
                  <w:szCs w:val="22"/>
                  <w:lang w:val="en-US"/>
                </w:rPr>
                <w:delText>Jul 1 – Dec 31 2025</w:delText>
              </w:r>
            </w:del>
          </w:p>
        </w:tc>
        <w:tc>
          <w:tcPr>
            <w:tcW w:w="3173" w:type="dxa"/>
          </w:tcPr>
          <w:p w14:paraId="232750C6" w14:textId="77777777" w:rsidR="00F63208" w:rsidRDefault="00F87995" w:rsidP="007B11A2">
            <w:pPr>
              <w:spacing w:line="276" w:lineRule="auto"/>
              <w:jc w:val="both"/>
              <w:rPr>
                <w:sz w:val="20"/>
                <w:szCs w:val="22"/>
                <w:lang w:val="en-US"/>
              </w:rPr>
            </w:pPr>
            <w:ins w:id="1120" w:author="Martin Gerdin Wärnberg" w:date="2026-01-19T11:39:00Z">
              <w:r>
                <w:rPr>
                  <w:sz w:val="20"/>
                  <w:szCs w:val="22"/>
                  <w:lang w:val="en-US"/>
                </w:rPr>
                <w:t>176 900</w:t>
              </w:r>
            </w:ins>
            <w:del w:id="1121" w:author="Martin Gerdin Wärnberg" w:date="2026-01-19T11:39:00Z">
              <w:r>
                <w:rPr>
                  <w:sz w:val="20"/>
                  <w:szCs w:val="22"/>
                  <w:lang w:val="en-US"/>
                </w:rPr>
                <w:delText>1 200 000</w:delText>
              </w:r>
            </w:del>
          </w:p>
        </w:tc>
      </w:tr>
    </w:tbl>
    <w:p w14:paraId="17FDE71D" w14:textId="77777777" w:rsidR="00F63208" w:rsidRPr="00684D9B" w:rsidRDefault="00F63208" w:rsidP="007B11A2">
      <w:pPr>
        <w:spacing w:line="276" w:lineRule="auto"/>
        <w:jc w:val="both"/>
        <w:rPr>
          <w:sz w:val="20"/>
          <w:szCs w:val="22"/>
          <w:lang w:val="en-US"/>
        </w:rPr>
      </w:pPr>
    </w:p>
    <w:sectPr w:rsidR="00F63208" w:rsidRPr="00684D9B">
      <w:headerReference w:type="default" r:id="rId15"/>
      <w:footerReference w:type="default" r:id="rId1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5" w:author="Abhinav Bassi" w:date="2026-10-05T14:22:00Z" w:initials="AB">
    <w:p w14:paraId="30690B4E" w14:textId="77777777" w:rsidR="008C138F" w:rsidRDefault="008C138F" w:rsidP="008C138F">
      <w:pPr>
        <w:pStyle w:val="CommentText"/>
      </w:pPr>
      <w:r>
        <w:rPr>
          <w:rStyle w:val="CommentReference"/>
        </w:rPr>
        <w:annotationRef/>
      </w:r>
      <w:r>
        <w:t>Amended to reflect that this Agreement shall between KUH and TGI. All references to Karolinska Institutet have been removed, and the rights</w:t>
      </w:r>
    </w:p>
  </w:comment>
  <w:comment w:id="235" w:author="Elinor Pejryd" w:date="2026-08-25T11:00:00Z" w:initials="EP">
    <w:p w14:paraId="323E703A" w14:textId="77777777" w:rsidR="002E14EA" w:rsidRDefault="002E14EA" w:rsidP="002E14EA">
      <w:pPr>
        <w:pStyle w:val="CommentText"/>
      </w:pPr>
      <w:r>
        <w:rPr>
          <w:rStyle w:val="CommentReference"/>
        </w:rPr>
        <w:annotationRef/>
      </w:r>
      <w:r>
        <w:t>Since the Parties are based in different jurisdictions, they are subject to different data protection laws. Each Party should therefore be responsible for complying with the data protection laws applicable to it and its processing of Personal Data. I have revised this provision to reflect this.</w:t>
      </w:r>
    </w:p>
  </w:comment>
  <w:comment w:id="271" w:author="Elinor Pejryd" w:date="2026-08-25T11:02:00Z" w:initials="EP">
    <w:p w14:paraId="7DA7C5C3" w14:textId="77777777" w:rsidR="002E14EA" w:rsidRDefault="002E14EA" w:rsidP="002E14EA">
      <w:pPr>
        <w:pStyle w:val="CommentText"/>
      </w:pPr>
      <w:r>
        <w:rPr>
          <w:rStyle w:val="CommentReference"/>
        </w:rPr>
        <w:annotationRef/>
      </w:r>
      <w:r>
        <w:t>OK</w:t>
      </w:r>
    </w:p>
  </w:comment>
  <w:comment w:id="284" w:author="Abhinav Bassi" w:date="2026-10-05T14:37:00Z" w:initials="AB">
    <w:p w14:paraId="2B5C8117" w14:textId="77777777" w:rsidR="00BA1BAD" w:rsidRDefault="00BA1BAD" w:rsidP="00BA1BAD">
      <w:pPr>
        <w:pStyle w:val="CommentText"/>
      </w:pPr>
      <w:r>
        <w:rPr>
          <w:rStyle w:val="CommentReference"/>
        </w:rPr>
        <w:annotationRef/>
      </w:r>
      <w:r>
        <w:rPr>
          <w:lang w:val="en-IN"/>
        </w:rPr>
        <w:t xml:space="preserve">Should be in bold as per the format followed so far </w:t>
      </w:r>
    </w:p>
  </w:comment>
  <w:comment w:id="370" w:author="Abhinav Bassi" w:date="2026-10-05T14:37:00Z" w:initials="AB">
    <w:p w14:paraId="1C2D87EB" w14:textId="77777777" w:rsidR="00375059" w:rsidRDefault="00375059" w:rsidP="00375059">
      <w:pPr>
        <w:pStyle w:val="CommentText"/>
      </w:pPr>
      <w:r>
        <w:rPr>
          <w:rStyle w:val="CommentReference"/>
        </w:rPr>
        <w:annotationRef/>
      </w:r>
      <w:r>
        <w:rPr>
          <w:lang w:val="en-IN"/>
        </w:rPr>
        <w:t>The clause numbering 7.2.3 is missing</w:t>
      </w:r>
    </w:p>
  </w:comment>
  <w:comment w:id="386" w:author="Sunaina Khatri" w:date="2026-08-31T15:17:00Z" w:initials="SK">
    <w:p w14:paraId="471E6646" w14:textId="77777777" w:rsidR="003E0ABF" w:rsidRDefault="003E0ABF" w:rsidP="003E0ABF">
      <w:pPr>
        <w:pStyle w:val="CommentText"/>
      </w:pPr>
      <w:r>
        <w:rPr>
          <w:rStyle w:val="CommentReference"/>
        </w:rPr>
        <w:annotationRef/>
      </w:r>
      <w:r>
        <w:t xml:space="preserve">Its is not possible for TGI to refund any fund as per the application law , the government of India does not allow any refund of fund @Bhaskar  to add his comments  </w:t>
      </w:r>
    </w:p>
  </w:comment>
  <w:comment w:id="371" w:author="Elinor Pejryd" w:date="2026-08-25T11:03:00Z" w:initials="EP">
    <w:p w14:paraId="356F21C5" w14:textId="77777777" w:rsidR="002E14EA" w:rsidRDefault="002E14EA" w:rsidP="002E14EA">
      <w:pPr>
        <w:pStyle w:val="CommentText"/>
      </w:pPr>
      <w:r>
        <w:rPr>
          <w:rStyle w:val="CommentReference"/>
        </w:rPr>
        <w:annotationRef/>
      </w:r>
      <w:r>
        <w:t>OK</w:t>
      </w:r>
    </w:p>
  </w:comment>
  <w:comment w:id="478" w:author="Abhinav Bassi" w:date="2026-10-05T14:33:00Z" w:initials="AB">
    <w:p w14:paraId="30E446F5" w14:textId="77777777" w:rsidR="00F17F1C" w:rsidRDefault="00F17F1C" w:rsidP="00F17F1C">
      <w:pPr>
        <w:pStyle w:val="CommentText"/>
      </w:pPr>
      <w:r>
        <w:rPr>
          <w:rStyle w:val="CommentReference"/>
        </w:rPr>
        <w:annotationRef/>
      </w:r>
      <w:r>
        <w:t xml:space="preserve">the numbering looks is incorrect </w:t>
      </w:r>
    </w:p>
  </w:comment>
  <w:comment w:id="534" w:author="Elinor Pejryd" w:date="2026-01-16T11:24:00Z" w:initials="EP">
    <w:p w14:paraId="68BF4DDE" w14:textId="77777777" w:rsidR="00707BE2" w:rsidRDefault="00707BE2" w:rsidP="00707BE2">
      <w:pPr>
        <w:pStyle w:val="CommentText"/>
      </w:pPr>
      <w:r>
        <w:rPr>
          <w:rStyle w:val="CommentReference"/>
        </w:rPr>
        <w:annotationRef/>
      </w:r>
      <w:r>
        <w:t>Ange din titel på sjukhuset.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0690B4E" w15:done="0"/>
  <w15:commentEx w15:paraId="323E703A" w15:done="0"/>
  <w15:commentEx w15:paraId="7DA7C5C3" w15:done="0"/>
  <w15:commentEx w15:paraId="2B5C8117" w15:done="0"/>
  <w15:commentEx w15:paraId="1C2D87EB" w15:done="0"/>
  <w15:commentEx w15:paraId="471E6646" w15:done="0"/>
  <w15:commentEx w15:paraId="356F21C5" w15:done="0"/>
  <w15:commentEx w15:paraId="30E446F5" w15:done="0"/>
  <w15:commentEx w15:paraId="68BF4DD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3FC39FB" w16cex:dateUtc="2026-10-05T08:52:00Z"/>
  <w16cex:commentExtensible w16cex:durableId="7FEC859D" w16cex:dateUtc="2026-08-25T09:00:00Z"/>
  <w16cex:commentExtensible w16cex:durableId="7C2A10B5" w16cex:dateUtc="2026-08-25T09:02:00Z"/>
  <w16cex:commentExtensible w16cex:durableId="3694E077" w16cex:dateUtc="2026-10-05T09:07:00Z"/>
  <w16cex:commentExtensible w16cex:durableId="1DC5DD7C" w16cex:dateUtc="2026-10-05T09:07:00Z"/>
  <w16cex:commentExtensible w16cex:durableId="4AB98FF6" w16cex:dateUtc="2026-08-31T09:47:00Z"/>
  <w16cex:commentExtensible w16cex:durableId="52AD2D46" w16cex:dateUtc="2026-08-25T09:03:00Z"/>
  <w16cex:commentExtensible w16cex:durableId="75A44BF0" w16cex:dateUtc="2026-10-05T0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0690B4E" w16cid:durableId="13FC39FB"/>
  <w16cid:commentId w16cid:paraId="323E703A" w16cid:durableId="7FEC859D"/>
  <w16cid:commentId w16cid:paraId="7DA7C5C3" w16cid:durableId="7C2A10B5"/>
  <w16cid:commentId w16cid:paraId="2B5C8117" w16cid:durableId="3694E077"/>
  <w16cid:commentId w16cid:paraId="1C2D87EB" w16cid:durableId="1DC5DD7C"/>
  <w16cid:commentId w16cid:paraId="471E6646" w16cid:durableId="4AB98FF6"/>
  <w16cid:commentId w16cid:paraId="356F21C5" w16cid:durableId="52AD2D46"/>
  <w16cid:commentId w16cid:paraId="30E446F5" w16cid:durableId="75A44BF0"/>
  <w16cid:commentId w16cid:paraId="68BF4DDE" w16cid:durableId="2E726A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4C7AB1" w14:textId="77777777" w:rsidR="001656A5" w:rsidRDefault="001656A5">
      <w:r>
        <w:separator/>
      </w:r>
    </w:p>
  </w:endnote>
  <w:endnote w:type="continuationSeparator" w:id="0">
    <w:p w14:paraId="7F9F9E40" w14:textId="77777777" w:rsidR="001656A5" w:rsidRDefault="00165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BoldMT">
    <w:altName w:val="Arial"/>
    <w:panose1 w:val="020B0604020202020204"/>
    <w:charset w:val="00"/>
    <w:family w:val="auto"/>
    <w:notTrueType/>
    <w:pitch w:val="default"/>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F28D6" w14:textId="77777777" w:rsidR="00614A15" w:rsidRPr="00FA6A7E" w:rsidRDefault="00614A15" w:rsidP="00FA6A7E">
    <w:pPr>
      <w:pStyle w:val="Footer"/>
      <w:jc w:val="center"/>
      <w:rPr>
        <w:rFonts w:cs="Arial"/>
        <w:i/>
        <w:sz w:val="20"/>
        <w:szCs w:val="20"/>
      </w:rPr>
    </w:pPr>
    <w:r w:rsidRPr="00FA6A7E">
      <w:rPr>
        <w:rStyle w:val="PageNumber"/>
        <w:rFonts w:cs="Arial"/>
        <w:i/>
        <w:sz w:val="20"/>
        <w:szCs w:val="20"/>
      </w:rPr>
      <w:t xml:space="preserve">Page </w:t>
    </w:r>
    <w:r w:rsidRPr="00FA6A7E">
      <w:rPr>
        <w:rStyle w:val="PageNumber"/>
        <w:rFonts w:cs="Arial"/>
        <w:i/>
        <w:sz w:val="20"/>
        <w:szCs w:val="20"/>
      </w:rPr>
      <w:fldChar w:fldCharType="begin"/>
    </w:r>
    <w:r w:rsidRPr="00FA6A7E">
      <w:rPr>
        <w:rStyle w:val="PageNumber"/>
        <w:rFonts w:cs="Arial"/>
        <w:i/>
        <w:sz w:val="20"/>
        <w:szCs w:val="20"/>
      </w:rPr>
      <w:instrText xml:space="preserve"> PAGE </w:instrText>
    </w:r>
    <w:r w:rsidRPr="00FA6A7E">
      <w:rPr>
        <w:rStyle w:val="PageNumber"/>
        <w:rFonts w:cs="Arial"/>
        <w:i/>
        <w:sz w:val="20"/>
        <w:szCs w:val="20"/>
      </w:rPr>
      <w:fldChar w:fldCharType="separate"/>
    </w:r>
    <w:r w:rsidR="005C566B">
      <w:rPr>
        <w:rStyle w:val="PageNumber"/>
        <w:rFonts w:cs="Arial"/>
        <w:i/>
        <w:noProof/>
        <w:sz w:val="20"/>
        <w:szCs w:val="20"/>
      </w:rPr>
      <w:t>8</w:t>
    </w:r>
    <w:r w:rsidRPr="00FA6A7E">
      <w:rPr>
        <w:rStyle w:val="PageNumber"/>
        <w:rFonts w:cs="Arial"/>
        <w:i/>
        <w:sz w:val="20"/>
        <w:szCs w:val="20"/>
      </w:rPr>
      <w:fldChar w:fldCharType="end"/>
    </w:r>
    <w:r w:rsidRPr="00FA6A7E">
      <w:rPr>
        <w:rStyle w:val="PageNumber"/>
        <w:rFonts w:cs="Arial"/>
        <w:i/>
        <w:sz w:val="20"/>
        <w:szCs w:val="20"/>
      </w:rPr>
      <w:t xml:space="preserve"> </w:t>
    </w:r>
    <w:r>
      <w:rPr>
        <w:rStyle w:val="PageNumber"/>
        <w:rFonts w:cs="Arial"/>
        <w:i/>
        <w:sz w:val="20"/>
        <w:szCs w:val="20"/>
      </w:rPr>
      <w:t xml:space="preserve">of </w:t>
    </w:r>
    <w:r w:rsidRPr="00FA6A7E">
      <w:rPr>
        <w:rStyle w:val="PageNumber"/>
        <w:rFonts w:cs="Arial"/>
        <w:i/>
        <w:sz w:val="20"/>
        <w:szCs w:val="20"/>
      </w:rPr>
      <w:fldChar w:fldCharType="begin"/>
    </w:r>
    <w:r w:rsidRPr="00FA6A7E">
      <w:rPr>
        <w:rStyle w:val="PageNumber"/>
        <w:rFonts w:cs="Arial"/>
        <w:i/>
        <w:sz w:val="20"/>
        <w:szCs w:val="20"/>
      </w:rPr>
      <w:instrText xml:space="preserve"> NUMPAGES </w:instrText>
    </w:r>
    <w:r w:rsidRPr="00FA6A7E">
      <w:rPr>
        <w:rStyle w:val="PageNumber"/>
        <w:rFonts w:cs="Arial"/>
        <w:i/>
        <w:sz w:val="20"/>
        <w:szCs w:val="20"/>
      </w:rPr>
      <w:fldChar w:fldCharType="separate"/>
    </w:r>
    <w:r w:rsidR="005C566B">
      <w:rPr>
        <w:rStyle w:val="PageNumber"/>
        <w:rFonts w:cs="Arial"/>
        <w:i/>
        <w:noProof/>
        <w:sz w:val="20"/>
        <w:szCs w:val="20"/>
      </w:rPr>
      <w:t>17</w:t>
    </w:r>
    <w:r w:rsidRPr="00FA6A7E">
      <w:rPr>
        <w:rStyle w:val="PageNumber"/>
        <w:rFonts w:cs="Arial"/>
        <w:i/>
        <w:sz w:val="20"/>
        <w:szCs w:val="20"/>
      </w:rPr>
      <w:fldChar w:fldCharType="end"/>
    </w:r>
  </w:p>
  <w:p w14:paraId="2DDE5E4E" w14:textId="77777777" w:rsidR="00614A15" w:rsidRDefault="00614A15"/>
  <w:p w14:paraId="46D49187" w14:textId="77777777" w:rsidR="00614A15" w:rsidRDefault="00614A15"/>
  <w:p w14:paraId="63DFD4E9" w14:textId="77777777" w:rsidR="00614A15" w:rsidRDefault="00614A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554D4E" w14:textId="77777777" w:rsidR="001656A5" w:rsidRDefault="001656A5">
      <w:r>
        <w:separator/>
      </w:r>
    </w:p>
  </w:footnote>
  <w:footnote w:type="continuationSeparator" w:id="0">
    <w:p w14:paraId="72443572" w14:textId="77777777" w:rsidR="001656A5" w:rsidRDefault="00165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FF637" w14:textId="77777777" w:rsidR="00614A15" w:rsidRPr="00D05A63" w:rsidRDefault="00614A15" w:rsidP="00E22E9C">
    <w:pPr>
      <w:pStyle w:val="Header"/>
      <w:jc w:val="center"/>
      <w:rPr>
        <w:sz w:val="20"/>
        <w:szCs w:val="20"/>
        <w:lang w:val="en-US"/>
      </w:rPr>
    </w:pPr>
  </w:p>
  <w:p w14:paraId="09557AFE" w14:textId="77777777" w:rsidR="00614A15" w:rsidRPr="00D05A63" w:rsidRDefault="00614A15" w:rsidP="00E22E9C">
    <w:pPr>
      <w:pStyle w:val="Header"/>
      <w:jc w:val="center"/>
      <w:rPr>
        <w:sz w:val="20"/>
        <w:szCs w:val="20"/>
        <w:lang w:val="en-US"/>
      </w:rPr>
    </w:pPr>
  </w:p>
  <w:p w14:paraId="2F5C220A" w14:textId="77777777" w:rsidR="00614A15" w:rsidRDefault="00614A15"/>
  <w:p w14:paraId="7C92A336" w14:textId="77777777" w:rsidR="00614A15" w:rsidRDefault="00614A15"/>
  <w:p w14:paraId="208C36B2" w14:textId="77777777" w:rsidR="00614A15" w:rsidRDefault="00614A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A5F2F"/>
    <w:multiLevelType w:val="hybridMultilevel"/>
    <w:tmpl w:val="AB788F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 w15:restartNumberingAfterBreak="0">
    <w:nsid w:val="07EE5952"/>
    <w:multiLevelType w:val="hybridMultilevel"/>
    <w:tmpl w:val="E3DAE758"/>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84321A2"/>
    <w:multiLevelType w:val="hybridMultilevel"/>
    <w:tmpl w:val="D7D0F3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 w15:restartNumberingAfterBreak="0">
    <w:nsid w:val="0DF112B7"/>
    <w:multiLevelType w:val="hybridMultilevel"/>
    <w:tmpl w:val="3058ED36"/>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1060643E"/>
    <w:multiLevelType w:val="hybridMultilevel"/>
    <w:tmpl w:val="CB0E6F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0AA0CE2"/>
    <w:multiLevelType w:val="hybridMultilevel"/>
    <w:tmpl w:val="BE4C039A"/>
    <w:lvl w:ilvl="0" w:tplc="98708560">
      <w:start w:val="1"/>
      <w:numFmt w:val="lowerLetter"/>
      <w:lvlText w:val="(%1)"/>
      <w:lvlJc w:val="left"/>
      <w:pPr>
        <w:ind w:left="1800" w:hanging="360"/>
      </w:pPr>
      <w:rPr>
        <w:rFonts w:hint="default"/>
      </w:rPr>
    </w:lvl>
    <w:lvl w:ilvl="1" w:tplc="041D0019" w:tentative="1">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6" w15:restartNumberingAfterBreak="0">
    <w:nsid w:val="10F714DC"/>
    <w:multiLevelType w:val="hybridMultilevel"/>
    <w:tmpl w:val="FEF81C2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11EB18EB"/>
    <w:multiLevelType w:val="hybridMultilevel"/>
    <w:tmpl w:val="4B80F50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13817CEE"/>
    <w:multiLevelType w:val="multilevel"/>
    <w:tmpl w:val="0B5C1A20"/>
    <w:lvl w:ilvl="0">
      <w:start w:val="1"/>
      <w:numFmt w:val="decimal"/>
      <w:pStyle w:val="MAQSHeading1"/>
      <w:lvlText w:val="%1"/>
      <w:lvlJc w:val="left"/>
      <w:pPr>
        <w:tabs>
          <w:tab w:val="num" w:pos="851"/>
        </w:tabs>
        <w:ind w:left="851" w:hanging="851"/>
      </w:pPr>
      <w:rPr>
        <w:rFonts w:ascii="Arial" w:hAnsi="Arial" w:hint="default"/>
        <w:b/>
        <w:i w:val="0"/>
        <w:sz w:val="20"/>
        <w:u w:val="none"/>
      </w:rPr>
    </w:lvl>
    <w:lvl w:ilvl="1">
      <w:start w:val="1"/>
      <w:numFmt w:val="decimal"/>
      <w:pStyle w:val="MAQSHeading2"/>
      <w:lvlText w:val="%1.%2"/>
      <w:lvlJc w:val="left"/>
      <w:pPr>
        <w:tabs>
          <w:tab w:val="num" w:pos="851"/>
        </w:tabs>
        <w:ind w:left="851" w:hanging="851"/>
      </w:pPr>
      <w:rPr>
        <w:rFonts w:ascii="Arial" w:hAnsi="Arial" w:hint="default"/>
        <w:b w:val="0"/>
        <w:i w:val="0"/>
        <w:sz w:val="20"/>
      </w:rPr>
    </w:lvl>
    <w:lvl w:ilvl="2">
      <w:start w:val="1"/>
      <w:numFmt w:val="decimal"/>
      <w:pStyle w:val="MAQSHeading3"/>
      <w:lvlText w:val="%1.%2.%3"/>
      <w:lvlJc w:val="left"/>
      <w:pPr>
        <w:tabs>
          <w:tab w:val="num" w:pos="1701"/>
        </w:tabs>
        <w:ind w:left="1701" w:hanging="850"/>
      </w:pPr>
      <w:rPr>
        <w:rFonts w:ascii="Arial" w:hAnsi="Arial" w:hint="default"/>
        <w:b w:val="0"/>
        <w:i w:val="0"/>
        <w:sz w:val="20"/>
      </w:rPr>
    </w:lvl>
    <w:lvl w:ilvl="3">
      <w:start w:val="1"/>
      <w:numFmt w:val="decimal"/>
      <w:pStyle w:val="MAQSHeading4"/>
      <w:lvlText w:val="%1.%2.%3.%4"/>
      <w:lvlJc w:val="left"/>
      <w:pPr>
        <w:tabs>
          <w:tab w:val="num" w:pos="2552"/>
        </w:tabs>
        <w:ind w:left="2552" w:hanging="851"/>
      </w:pPr>
      <w:rPr>
        <w:rFonts w:ascii="Arial" w:hAnsi="Arial" w:hint="default"/>
        <w:b w:val="0"/>
        <w:i w:val="0"/>
        <w:sz w:val="20"/>
      </w:rPr>
    </w:lvl>
    <w:lvl w:ilvl="4">
      <w:start w:val="1"/>
      <w:numFmt w:val="none"/>
      <w:lvlText w:val=""/>
      <w:lvlJc w:val="left"/>
      <w:pPr>
        <w:tabs>
          <w:tab w:val="num" w:pos="3402"/>
        </w:tabs>
        <w:ind w:left="3402" w:hanging="850"/>
      </w:pPr>
      <w:rPr>
        <w:rFonts w:ascii="Arial" w:hAnsi="Arial" w:hint="default"/>
        <w:b w:val="0"/>
        <w:i w:val="0"/>
        <w:sz w:val="20"/>
      </w:rPr>
    </w:lvl>
    <w:lvl w:ilvl="5">
      <w:start w:val="1"/>
      <w:numFmt w:val="none"/>
      <w:lvlText w:val=""/>
      <w:lvlJc w:val="left"/>
      <w:pPr>
        <w:tabs>
          <w:tab w:val="num" w:pos="4253"/>
        </w:tabs>
        <w:ind w:left="4253" w:hanging="851"/>
      </w:pPr>
      <w:rPr>
        <w:rFonts w:hint="default"/>
        <w:sz w:val="20"/>
      </w:rPr>
    </w:lvl>
    <w:lvl w:ilvl="6">
      <w:start w:val="1"/>
      <w:numFmt w:val="none"/>
      <w:lvlText w:val=""/>
      <w:lvlJc w:val="left"/>
      <w:pPr>
        <w:tabs>
          <w:tab w:val="num" w:pos="4253"/>
        </w:tabs>
        <w:ind w:left="4253" w:hanging="851"/>
      </w:pPr>
      <w:rPr>
        <w:rFonts w:hint="default"/>
        <w:sz w:val="20"/>
      </w:rPr>
    </w:lvl>
    <w:lvl w:ilvl="7">
      <w:start w:val="1"/>
      <w:numFmt w:val="none"/>
      <w:lvlText w:val=""/>
      <w:lvlJc w:val="left"/>
      <w:pPr>
        <w:tabs>
          <w:tab w:val="num" w:pos="4253"/>
        </w:tabs>
        <w:ind w:left="4253" w:hanging="851"/>
      </w:pPr>
      <w:rPr>
        <w:rFonts w:hint="default"/>
        <w:sz w:val="20"/>
      </w:rPr>
    </w:lvl>
    <w:lvl w:ilvl="8">
      <w:start w:val="1"/>
      <w:numFmt w:val="none"/>
      <w:lvlText w:val=""/>
      <w:lvlJc w:val="left"/>
      <w:pPr>
        <w:tabs>
          <w:tab w:val="num" w:pos="4253"/>
        </w:tabs>
        <w:ind w:left="4253" w:hanging="851"/>
      </w:pPr>
      <w:rPr>
        <w:rFonts w:hint="default"/>
        <w:sz w:val="20"/>
      </w:rPr>
    </w:lvl>
  </w:abstractNum>
  <w:abstractNum w:abstractNumId="9" w15:restartNumberingAfterBreak="0">
    <w:nsid w:val="16EC7E87"/>
    <w:multiLevelType w:val="hybridMultilevel"/>
    <w:tmpl w:val="19401D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32664"/>
    <w:multiLevelType w:val="hybridMultilevel"/>
    <w:tmpl w:val="1B341EE2"/>
    <w:lvl w:ilvl="0" w:tplc="703AE580">
      <w:start w:val="6"/>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01623F6"/>
    <w:multiLevelType w:val="hybridMultilevel"/>
    <w:tmpl w:val="A8A0A45C"/>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230363F4"/>
    <w:multiLevelType w:val="hybridMultilevel"/>
    <w:tmpl w:val="E2708B12"/>
    <w:lvl w:ilvl="0" w:tplc="041D0017">
      <w:start w:val="1"/>
      <w:numFmt w:val="lowerLetter"/>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260827F5"/>
    <w:multiLevelType w:val="hybridMultilevel"/>
    <w:tmpl w:val="87EE526A"/>
    <w:lvl w:ilvl="0" w:tplc="08090017">
      <w:start w:val="1"/>
      <w:numFmt w:val="lowerLetter"/>
      <w:lvlText w:val="%1)"/>
      <w:lvlJc w:val="left"/>
      <w:pPr>
        <w:ind w:left="1664" w:hanging="360"/>
      </w:pPr>
      <w:rPr>
        <w:rFonts w:hint="default"/>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14" w15:restartNumberingAfterBreak="0">
    <w:nsid w:val="28771F44"/>
    <w:multiLevelType w:val="hybridMultilevel"/>
    <w:tmpl w:val="719013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5" w15:restartNumberingAfterBreak="0">
    <w:nsid w:val="2A6365E4"/>
    <w:multiLevelType w:val="hybridMultilevel"/>
    <w:tmpl w:val="3D00795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6"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7" w15:restartNumberingAfterBreak="0">
    <w:nsid w:val="34170A1A"/>
    <w:multiLevelType w:val="hybridMultilevel"/>
    <w:tmpl w:val="27C28FB4"/>
    <w:lvl w:ilvl="0" w:tplc="66AE8384">
      <w:numFmt w:val="bullet"/>
      <w:lvlText w:val="-"/>
      <w:lvlJc w:val="left"/>
      <w:pPr>
        <w:ind w:left="720" w:hanging="360"/>
      </w:pPr>
      <w:rPr>
        <w:rFonts w:ascii="Arial" w:eastAsia="Arial" w:hAnsi="Arial" w:cs="Arial" w:hint="default"/>
        <w:b w:val="0"/>
        <w:bCs w:val="0"/>
        <w:i w:val="0"/>
        <w:iCs w:val="0"/>
        <w:spacing w:val="0"/>
        <w:w w:val="100"/>
        <w:sz w:val="20"/>
        <w:szCs w:val="20"/>
        <w:lang w:val="sv-SE"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5A256F"/>
    <w:multiLevelType w:val="hybridMultilevel"/>
    <w:tmpl w:val="9E84D04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9" w15:restartNumberingAfterBreak="0">
    <w:nsid w:val="35E127C0"/>
    <w:multiLevelType w:val="multilevel"/>
    <w:tmpl w:val="8446D2B0"/>
    <w:lvl w:ilvl="0">
      <w:start w:val="1"/>
      <w:numFmt w:val="decimal"/>
      <w:pStyle w:val="Heading1"/>
      <w:lvlText w:val="%1"/>
      <w:lvlJc w:val="left"/>
      <w:pPr>
        <w:tabs>
          <w:tab w:val="num" w:pos="432"/>
        </w:tabs>
        <w:ind w:left="432" w:hanging="432"/>
      </w:pPr>
      <w:rPr>
        <w:sz w:val="24"/>
      </w:rPr>
    </w:lvl>
    <w:lvl w:ilvl="1">
      <w:start w:val="1"/>
      <w:numFmt w:val="decimal"/>
      <w:pStyle w:val="Heading2"/>
      <w:lvlText w:val="%1.%2"/>
      <w:lvlJc w:val="left"/>
      <w:pPr>
        <w:tabs>
          <w:tab w:val="num" w:pos="576"/>
        </w:tabs>
        <w:ind w:left="576" w:hanging="576"/>
      </w:pPr>
      <w:rPr>
        <w:b/>
        <w:bCs/>
        <w:sz w:val="24"/>
        <w:szCs w:val="28"/>
      </w:rPr>
    </w:lvl>
    <w:lvl w:ilvl="2">
      <w:start w:val="1"/>
      <w:numFmt w:val="decimal"/>
      <w:pStyle w:val="Heading3"/>
      <w:lvlText w:val="%1.%2.%3"/>
      <w:lvlJc w:val="left"/>
      <w:pPr>
        <w:tabs>
          <w:tab w:val="num" w:pos="720"/>
        </w:tabs>
        <w:ind w:left="720" w:hanging="720"/>
      </w:pPr>
      <w:rPr>
        <w:sz w:val="22"/>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372965A0"/>
    <w:multiLevelType w:val="multilevel"/>
    <w:tmpl w:val="826AB8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val="0"/>
        <w:bCs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8696652"/>
    <w:multiLevelType w:val="hybridMultilevel"/>
    <w:tmpl w:val="3F16B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9523180"/>
    <w:multiLevelType w:val="hybridMultilevel"/>
    <w:tmpl w:val="8E7A533A"/>
    <w:lvl w:ilvl="0" w:tplc="98708560">
      <w:start w:val="1"/>
      <w:numFmt w:val="lowerLetter"/>
      <w:lvlText w:val="(%1)"/>
      <w:lvlJc w:val="left"/>
      <w:pPr>
        <w:tabs>
          <w:tab w:val="num" w:pos="1436"/>
        </w:tabs>
        <w:ind w:left="1436" w:hanging="585"/>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3" w15:restartNumberingAfterBreak="0">
    <w:nsid w:val="3D7E3A7B"/>
    <w:multiLevelType w:val="hybridMultilevel"/>
    <w:tmpl w:val="98B496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ECF4134"/>
    <w:multiLevelType w:val="multilevel"/>
    <w:tmpl w:val="2D36C16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hanging="284"/>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F6D716E"/>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3FE613AA"/>
    <w:multiLevelType w:val="hybridMultilevel"/>
    <w:tmpl w:val="5FCC6A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7" w15:restartNumberingAfterBreak="0">
    <w:nsid w:val="3FF444D1"/>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2FE457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45D41C7A"/>
    <w:multiLevelType w:val="multilevel"/>
    <w:tmpl w:val="4B80F50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47F834A2"/>
    <w:multiLevelType w:val="hybridMultilevel"/>
    <w:tmpl w:val="986AB30C"/>
    <w:lvl w:ilvl="0" w:tplc="041D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85D6E06"/>
    <w:multiLevelType w:val="hybridMultilevel"/>
    <w:tmpl w:val="34923508"/>
    <w:lvl w:ilvl="0" w:tplc="041D0015">
      <w:start w:val="1"/>
      <w:numFmt w:val="upp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4A706B7A"/>
    <w:multiLevelType w:val="hybridMultilevel"/>
    <w:tmpl w:val="C7AC9590"/>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3" w15:restartNumberingAfterBreak="0">
    <w:nsid w:val="4A7F38FD"/>
    <w:multiLevelType w:val="hybridMultilevel"/>
    <w:tmpl w:val="EC50701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4" w15:restartNumberingAfterBreak="0">
    <w:nsid w:val="4A933789"/>
    <w:multiLevelType w:val="hybridMultilevel"/>
    <w:tmpl w:val="51769FAA"/>
    <w:lvl w:ilvl="0" w:tplc="041D0015">
      <w:start w:val="1"/>
      <w:numFmt w:val="upperLetter"/>
      <w:lvlText w:val="%1."/>
      <w:lvlJc w:val="left"/>
      <w:pPr>
        <w:ind w:left="720" w:hanging="360"/>
      </w:pPr>
      <w:rPr>
        <w:rFonts w:hint="default"/>
      </w:rPr>
    </w:lvl>
    <w:lvl w:ilvl="1" w:tplc="C7B29B8A">
      <w:numFmt w:val="bullet"/>
      <w:lvlText w:val="•"/>
      <w:lvlJc w:val="left"/>
      <w:pPr>
        <w:ind w:left="1440" w:hanging="360"/>
      </w:pPr>
      <w:rPr>
        <w:rFonts w:ascii="Arial" w:eastAsia="Times New Roman" w:hAnsi="Arial" w:cs="Arial" w:hint="default"/>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500D3D92"/>
    <w:multiLevelType w:val="multilevel"/>
    <w:tmpl w:val="1EDEAD78"/>
    <w:lvl w:ilvl="0">
      <w:start w:val="1"/>
      <w:numFmt w:val="decimal"/>
      <w:lvlText w:val="%1."/>
      <w:lvlJc w:val="left"/>
      <w:pPr>
        <w:ind w:left="158" w:hanging="300"/>
      </w:pPr>
      <w:rPr>
        <w:rFonts w:ascii="Times New Roman" w:eastAsia="Times New Roman" w:hAnsi="Times New Roman" w:cs="Times New Roman" w:hint="default"/>
        <w:b w:val="0"/>
        <w:bCs w:val="0"/>
        <w:i w:val="0"/>
        <w:iCs w:val="0"/>
        <w:spacing w:val="0"/>
        <w:w w:val="100"/>
        <w:sz w:val="30"/>
        <w:szCs w:val="30"/>
        <w:lang w:val="en-US" w:eastAsia="en-US" w:bidi="ar-SA"/>
      </w:rPr>
    </w:lvl>
    <w:lvl w:ilvl="1">
      <w:start w:val="1"/>
      <w:numFmt w:val="decimal"/>
      <w:lvlText w:val="%1.%2"/>
      <w:lvlJc w:val="left"/>
      <w:pPr>
        <w:ind w:left="518" w:hanging="360"/>
      </w:pPr>
      <w:rPr>
        <w:rFonts w:hint="default"/>
        <w:spacing w:val="0"/>
        <w:w w:val="100"/>
        <w:lang w:val="en-US" w:eastAsia="en-US" w:bidi="ar-SA"/>
      </w:rPr>
    </w:lvl>
    <w:lvl w:ilvl="2">
      <w:numFmt w:val="bullet"/>
      <w:lvlText w:val="•"/>
      <w:lvlJc w:val="left"/>
      <w:pPr>
        <w:ind w:left="878" w:hanging="360"/>
      </w:pPr>
      <w:rPr>
        <w:rFonts w:ascii="Arial" w:eastAsia="Arial" w:hAnsi="Arial" w:cs="Arial" w:hint="default"/>
        <w:b w:val="0"/>
        <w:bCs w:val="0"/>
        <w:i w:val="0"/>
        <w:iCs w:val="0"/>
        <w:spacing w:val="0"/>
        <w:w w:val="131"/>
        <w:sz w:val="22"/>
        <w:szCs w:val="22"/>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2991"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03" w:hanging="360"/>
      </w:pPr>
      <w:rPr>
        <w:rFonts w:hint="default"/>
        <w:lang w:val="en-US" w:eastAsia="en-US" w:bidi="ar-SA"/>
      </w:rPr>
    </w:lvl>
    <w:lvl w:ilvl="7">
      <w:numFmt w:val="bullet"/>
      <w:lvlText w:val="•"/>
      <w:lvlJc w:val="left"/>
      <w:pPr>
        <w:ind w:left="6159" w:hanging="360"/>
      </w:pPr>
      <w:rPr>
        <w:rFonts w:hint="default"/>
        <w:lang w:val="en-US" w:eastAsia="en-US" w:bidi="ar-SA"/>
      </w:rPr>
    </w:lvl>
    <w:lvl w:ilvl="8">
      <w:numFmt w:val="bullet"/>
      <w:lvlText w:val="•"/>
      <w:lvlJc w:val="left"/>
      <w:pPr>
        <w:ind w:left="7214" w:hanging="360"/>
      </w:pPr>
      <w:rPr>
        <w:rFonts w:hint="default"/>
        <w:lang w:val="en-US" w:eastAsia="en-US" w:bidi="ar-SA"/>
      </w:rPr>
    </w:lvl>
  </w:abstractNum>
  <w:abstractNum w:abstractNumId="36" w15:restartNumberingAfterBreak="0">
    <w:nsid w:val="509A70CC"/>
    <w:multiLevelType w:val="hybridMultilevel"/>
    <w:tmpl w:val="B2D4076C"/>
    <w:lvl w:ilvl="0" w:tplc="408466F8">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7" w15:restartNumberingAfterBreak="0">
    <w:nsid w:val="53C62A22"/>
    <w:multiLevelType w:val="hybridMultilevel"/>
    <w:tmpl w:val="F9EA460A"/>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53FF2F65"/>
    <w:multiLevelType w:val="hybridMultilevel"/>
    <w:tmpl w:val="F228907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9" w15:restartNumberingAfterBreak="0">
    <w:nsid w:val="54B26A80"/>
    <w:multiLevelType w:val="hybridMultilevel"/>
    <w:tmpl w:val="04441B18"/>
    <w:lvl w:ilvl="0" w:tplc="041D0017">
      <w:start w:val="1"/>
      <w:numFmt w:val="lowerLetter"/>
      <w:lvlText w:val="%1)"/>
      <w:lvlJc w:val="left"/>
      <w:pPr>
        <w:tabs>
          <w:tab w:val="num" w:pos="360"/>
        </w:tabs>
        <w:ind w:left="360" w:hanging="360"/>
      </w:pPr>
      <w:rPr>
        <w:sz w:val="16"/>
      </w:rPr>
    </w:lvl>
    <w:lvl w:ilvl="1" w:tplc="7D222606">
      <w:start w:val="1"/>
      <w:numFmt w:val="bullet"/>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7227E2D"/>
    <w:multiLevelType w:val="multilevel"/>
    <w:tmpl w:val="041D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5D473319"/>
    <w:multiLevelType w:val="hybridMultilevel"/>
    <w:tmpl w:val="27FE97FC"/>
    <w:lvl w:ilvl="0" w:tplc="041D0017">
      <w:start w:val="1"/>
      <w:numFmt w:val="lowerLetter"/>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5E007A29"/>
    <w:multiLevelType w:val="hybridMultilevel"/>
    <w:tmpl w:val="957076A0"/>
    <w:lvl w:ilvl="0" w:tplc="041D0017">
      <w:start w:val="1"/>
      <w:numFmt w:val="lowerLetter"/>
      <w:lvlText w:val="%1)"/>
      <w:lvlJc w:val="left"/>
      <w:pPr>
        <w:ind w:left="1800" w:hanging="360"/>
      </w:pPr>
    </w:lvl>
    <w:lvl w:ilvl="1" w:tplc="041D0019">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43" w15:restartNumberingAfterBreak="0">
    <w:nsid w:val="5E982E33"/>
    <w:multiLevelType w:val="hybridMultilevel"/>
    <w:tmpl w:val="2702C8D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4" w15:restartNumberingAfterBreak="0">
    <w:nsid w:val="5F5D41B2"/>
    <w:multiLevelType w:val="multilevel"/>
    <w:tmpl w:val="719013E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60DF1033"/>
    <w:multiLevelType w:val="multilevel"/>
    <w:tmpl w:val="FEC200AC"/>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firstLine="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62F92BF8"/>
    <w:multiLevelType w:val="hybridMultilevel"/>
    <w:tmpl w:val="8CEC9F3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7" w15:restartNumberingAfterBreak="0">
    <w:nsid w:val="651A6CA0"/>
    <w:multiLevelType w:val="multilevel"/>
    <w:tmpl w:val="FEF81C2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67945E39"/>
    <w:multiLevelType w:val="hybridMultilevel"/>
    <w:tmpl w:val="B170C08C"/>
    <w:lvl w:ilvl="0" w:tplc="557CCD7A">
      <w:start w:val="1"/>
      <w:numFmt w:val="bullet"/>
      <w:pStyle w:val="auf1"/>
      <w:lvlText w:val="-"/>
      <w:lvlJc w:val="left"/>
      <w:pPr>
        <w:tabs>
          <w:tab w:val="num" w:pos="360"/>
        </w:tabs>
        <w:ind w:left="360" w:hanging="360"/>
      </w:pPr>
      <w:rPr>
        <w:sz w:val="16"/>
      </w:rPr>
    </w:lvl>
    <w:lvl w:ilvl="1" w:tplc="7D222606">
      <w:start w:val="1"/>
      <w:numFmt w:val="bullet"/>
      <w:pStyle w:val="auf1-1"/>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9163280"/>
    <w:multiLevelType w:val="multilevel"/>
    <w:tmpl w:val="5358C31E"/>
    <w:lvl w:ilvl="0">
      <w:start w:val="7"/>
      <w:numFmt w:val="decimal"/>
      <w:lvlText w:val="%1"/>
      <w:lvlJc w:val="left"/>
      <w:pPr>
        <w:ind w:left="490" w:hanging="332"/>
      </w:pPr>
      <w:rPr>
        <w:rFonts w:hint="default"/>
        <w:lang w:val="en-US" w:eastAsia="en-US" w:bidi="ar-SA"/>
      </w:rPr>
    </w:lvl>
    <w:lvl w:ilvl="1">
      <w:start w:val="3"/>
      <w:numFmt w:val="decimal"/>
      <w:lvlText w:val="%1.%2"/>
      <w:lvlJc w:val="left"/>
      <w:pPr>
        <w:ind w:left="49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871" w:hanging="356"/>
      </w:pPr>
      <w:rPr>
        <w:rFonts w:ascii="Arial" w:eastAsia="Arial" w:hAnsi="Arial" w:cs="Arial" w:hint="default"/>
        <w:spacing w:val="0"/>
        <w:w w:val="131"/>
        <w:lang w:val="en-US" w:eastAsia="en-US" w:bidi="ar-SA"/>
      </w:rPr>
    </w:lvl>
    <w:lvl w:ilvl="3">
      <w:numFmt w:val="bullet"/>
      <w:lvlText w:val="•"/>
      <w:lvlJc w:val="left"/>
      <w:pPr>
        <w:ind w:left="2756" w:hanging="356"/>
      </w:pPr>
      <w:rPr>
        <w:rFonts w:hint="default"/>
        <w:lang w:val="en-US" w:eastAsia="en-US" w:bidi="ar-SA"/>
      </w:rPr>
    </w:lvl>
    <w:lvl w:ilvl="4">
      <w:numFmt w:val="bullet"/>
      <w:lvlText w:val="•"/>
      <w:lvlJc w:val="left"/>
      <w:pPr>
        <w:ind w:left="3695" w:hanging="356"/>
      </w:pPr>
      <w:rPr>
        <w:rFonts w:hint="default"/>
        <w:lang w:val="en-US" w:eastAsia="en-US" w:bidi="ar-SA"/>
      </w:rPr>
    </w:lvl>
    <w:lvl w:ilvl="5">
      <w:numFmt w:val="bullet"/>
      <w:lvlText w:val="•"/>
      <w:lvlJc w:val="left"/>
      <w:pPr>
        <w:ind w:left="4633" w:hanging="356"/>
      </w:pPr>
      <w:rPr>
        <w:rFonts w:hint="default"/>
        <w:lang w:val="en-US" w:eastAsia="en-US" w:bidi="ar-SA"/>
      </w:rPr>
    </w:lvl>
    <w:lvl w:ilvl="6">
      <w:numFmt w:val="bullet"/>
      <w:lvlText w:val="•"/>
      <w:lvlJc w:val="left"/>
      <w:pPr>
        <w:ind w:left="5572" w:hanging="356"/>
      </w:pPr>
      <w:rPr>
        <w:rFonts w:hint="default"/>
        <w:lang w:val="en-US" w:eastAsia="en-US" w:bidi="ar-SA"/>
      </w:rPr>
    </w:lvl>
    <w:lvl w:ilvl="7">
      <w:numFmt w:val="bullet"/>
      <w:lvlText w:val="•"/>
      <w:lvlJc w:val="left"/>
      <w:pPr>
        <w:ind w:left="6510" w:hanging="356"/>
      </w:pPr>
      <w:rPr>
        <w:rFonts w:hint="default"/>
        <w:lang w:val="en-US" w:eastAsia="en-US" w:bidi="ar-SA"/>
      </w:rPr>
    </w:lvl>
    <w:lvl w:ilvl="8">
      <w:numFmt w:val="bullet"/>
      <w:lvlText w:val="•"/>
      <w:lvlJc w:val="left"/>
      <w:pPr>
        <w:ind w:left="7449" w:hanging="356"/>
      </w:pPr>
      <w:rPr>
        <w:rFonts w:hint="default"/>
        <w:lang w:val="en-US" w:eastAsia="en-US" w:bidi="ar-SA"/>
      </w:rPr>
    </w:lvl>
  </w:abstractNum>
  <w:abstractNum w:abstractNumId="50" w15:restartNumberingAfterBreak="0">
    <w:nsid w:val="6C0954C7"/>
    <w:multiLevelType w:val="multilevel"/>
    <w:tmpl w:val="2D661000"/>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C553BE0"/>
    <w:multiLevelType w:val="hybridMultilevel"/>
    <w:tmpl w:val="6D44683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2" w15:restartNumberingAfterBreak="0">
    <w:nsid w:val="6CF2606D"/>
    <w:multiLevelType w:val="multilevel"/>
    <w:tmpl w:val="3B884C9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134" w:hanging="283"/>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6E0D352C"/>
    <w:multiLevelType w:val="hybridMultilevel"/>
    <w:tmpl w:val="2ECE05E6"/>
    <w:lvl w:ilvl="0" w:tplc="D5107E2A">
      <w:start w:val="1"/>
      <w:numFmt w:val="lowerLetter"/>
      <w:lvlText w:val="(%1)"/>
      <w:lvlJc w:val="left"/>
      <w:pPr>
        <w:tabs>
          <w:tab w:val="num" w:pos="720"/>
        </w:tabs>
        <w:ind w:left="720" w:hanging="360"/>
      </w:pPr>
      <w:rPr>
        <w:rFonts w:hint="default"/>
      </w:rPr>
    </w:lvl>
    <w:lvl w:ilvl="1" w:tplc="C464BEF8">
      <w:start w:val="1"/>
      <w:numFmt w:val="bullet"/>
      <w:lvlText w:val=""/>
      <w:lvlJc w:val="left"/>
      <w:pPr>
        <w:tabs>
          <w:tab w:val="num" w:pos="1134"/>
        </w:tabs>
        <w:ind w:left="1134" w:hanging="283"/>
      </w:pPr>
      <w:rPr>
        <w:rFonts w:ascii="Symbol" w:hAnsi="Symbol" w:hint="default"/>
      </w:rPr>
    </w:lvl>
    <w:lvl w:ilvl="2" w:tplc="343C2DCE">
      <w:numFmt w:val="bullet"/>
      <w:lvlText w:val="-"/>
      <w:lvlJc w:val="left"/>
      <w:pPr>
        <w:tabs>
          <w:tab w:val="num" w:pos="2340"/>
        </w:tabs>
        <w:ind w:left="2340" w:hanging="360"/>
      </w:pPr>
      <w:rPr>
        <w:rFonts w:ascii="Arial" w:eastAsia="Times New Roman" w:hAnsi="Arial" w:cs="Aria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4" w15:restartNumberingAfterBreak="0">
    <w:nsid w:val="7518583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5" w15:restartNumberingAfterBreak="0">
    <w:nsid w:val="782F750D"/>
    <w:multiLevelType w:val="hybridMultilevel"/>
    <w:tmpl w:val="895C0EC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num w:numId="1" w16cid:durableId="1899780773">
    <w:abstractNumId w:val="19"/>
  </w:num>
  <w:num w:numId="2" w16cid:durableId="648242457">
    <w:abstractNumId w:val="16"/>
  </w:num>
  <w:num w:numId="3" w16cid:durableId="770710984">
    <w:abstractNumId w:val="46"/>
  </w:num>
  <w:num w:numId="4" w16cid:durableId="945313396">
    <w:abstractNumId w:val="22"/>
  </w:num>
  <w:num w:numId="5" w16cid:durableId="2043237656">
    <w:abstractNumId w:val="18"/>
  </w:num>
  <w:num w:numId="6" w16cid:durableId="1026177237">
    <w:abstractNumId w:val="36"/>
  </w:num>
  <w:num w:numId="7" w16cid:durableId="226458237">
    <w:abstractNumId w:val="27"/>
  </w:num>
  <w:num w:numId="8" w16cid:durableId="1632512594">
    <w:abstractNumId w:val="38"/>
  </w:num>
  <w:num w:numId="9" w16cid:durableId="1232427961">
    <w:abstractNumId w:val="26"/>
  </w:num>
  <w:num w:numId="10" w16cid:durableId="267662176">
    <w:abstractNumId w:val="6"/>
  </w:num>
  <w:num w:numId="11" w16cid:durableId="866988045">
    <w:abstractNumId w:val="47"/>
  </w:num>
  <w:num w:numId="12" w16cid:durableId="306514987">
    <w:abstractNumId w:val="7"/>
  </w:num>
  <w:num w:numId="13" w16cid:durableId="2057391710">
    <w:abstractNumId w:val="29"/>
  </w:num>
  <w:num w:numId="14" w16cid:durableId="713239292">
    <w:abstractNumId w:val="2"/>
  </w:num>
  <w:num w:numId="15" w16cid:durableId="1106778932">
    <w:abstractNumId w:val="55"/>
  </w:num>
  <w:num w:numId="16" w16cid:durableId="1446579963">
    <w:abstractNumId w:val="32"/>
  </w:num>
  <w:num w:numId="17" w16cid:durableId="1916236349">
    <w:abstractNumId w:val="3"/>
  </w:num>
  <w:num w:numId="18" w16cid:durableId="1879387484">
    <w:abstractNumId w:val="33"/>
  </w:num>
  <w:num w:numId="19" w16cid:durableId="1638947901">
    <w:abstractNumId w:val="53"/>
  </w:num>
  <w:num w:numId="20" w16cid:durableId="1548251045">
    <w:abstractNumId w:val="50"/>
  </w:num>
  <w:num w:numId="21" w16cid:durableId="1340352598">
    <w:abstractNumId w:val="24"/>
  </w:num>
  <w:num w:numId="22" w16cid:durableId="531529426">
    <w:abstractNumId w:val="52"/>
  </w:num>
  <w:num w:numId="23" w16cid:durableId="242187118">
    <w:abstractNumId w:val="45"/>
  </w:num>
  <w:num w:numId="24" w16cid:durableId="2112429653">
    <w:abstractNumId w:val="14"/>
  </w:num>
  <w:num w:numId="25" w16cid:durableId="1426534731">
    <w:abstractNumId w:val="44"/>
  </w:num>
  <w:num w:numId="26" w16cid:durableId="929119532">
    <w:abstractNumId w:val="51"/>
  </w:num>
  <w:num w:numId="27" w16cid:durableId="2114276058">
    <w:abstractNumId w:val="15"/>
  </w:num>
  <w:num w:numId="28" w16cid:durableId="1682050592">
    <w:abstractNumId w:val="0"/>
  </w:num>
  <w:num w:numId="29" w16cid:durableId="580020055">
    <w:abstractNumId w:val="25"/>
  </w:num>
  <w:num w:numId="30" w16cid:durableId="1038823820">
    <w:abstractNumId w:val="43"/>
  </w:num>
  <w:num w:numId="31" w16cid:durableId="293950239">
    <w:abstractNumId w:val="1"/>
  </w:num>
  <w:num w:numId="32" w16cid:durableId="546643194">
    <w:abstractNumId w:val="37"/>
  </w:num>
  <w:num w:numId="33" w16cid:durableId="1472212964">
    <w:abstractNumId w:val="40"/>
  </w:num>
  <w:num w:numId="34" w16cid:durableId="2006123072">
    <w:abstractNumId w:val="48"/>
  </w:num>
  <w:num w:numId="35" w16cid:durableId="1872375952">
    <w:abstractNumId w:val="39"/>
  </w:num>
  <w:num w:numId="36" w16cid:durableId="881214732">
    <w:abstractNumId w:val="11"/>
  </w:num>
  <w:num w:numId="37" w16cid:durableId="791245548">
    <w:abstractNumId w:val="31"/>
  </w:num>
  <w:num w:numId="38" w16cid:durableId="233053592">
    <w:abstractNumId w:val="10"/>
  </w:num>
  <w:num w:numId="39" w16cid:durableId="374818328">
    <w:abstractNumId w:val="21"/>
  </w:num>
  <w:num w:numId="40" w16cid:durableId="932783668">
    <w:abstractNumId w:val="8"/>
  </w:num>
  <w:num w:numId="41" w16cid:durableId="1077751602">
    <w:abstractNumId w:val="12"/>
  </w:num>
  <w:num w:numId="42" w16cid:durableId="1318221355">
    <w:abstractNumId w:val="54"/>
  </w:num>
  <w:num w:numId="43" w16cid:durableId="598368055">
    <w:abstractNumId w:val="28"/>
  </w:num>
  <w:num w:numId="44" w16cid:durableId="2086494266">
    <w:abstractNumId w:val="19"/>
  </w:num>
  <w:num w:numId="45" w16cid:durableId="1623538160">
    <w:abstractNumId w:val="19"/>
    <w:lvlOverride w:ilvl="0">
      <w:startOverride w:val="4"/>
    </w:lvlOverride>
    <w:lvlOverride w:ilvl="1">
      <w:startOverride w:val="2"/>
    </w:lvlOverride>
    <w:lvlOverride w:ilvl="2">
      <w:startOverride w:val="3"/>
    </w:lvlOverride>
  </w:num>
  <w:num w:numId="46" w16cid:durableId="1722245713">
    <w:abstractNumId w:val="9"/>
  </w:num>
  <w:num w:numId="47" w16cid:durableId="226305024">
    <w:abstractNumId w:val="17"/>
  </w:num>
  <w:num w:numId="48" w16cid:durableId="1082995361">
    <w:abstractNumId w:val="19"/>
  </w:num>
  <w:num w:numId="49" w16cid:durableId="11884834">
    <w:abstractNumId w:val="34"/>
  </w:num>
  <w:num w:numId="50" w16cid:durableId="592015029">
    <w:abstractNumId w:val="19"/>
    <w:lvlOverride w:ilvl="0">
      <w:startOverride w:val="11"/>
    </w:lvlOverride>
  </w:num>
  <w:num w:numId="51" w16cid:durableId="1380011098">
    <w:abstractNumId w:val="19"/>
  </w:num>
  <w:num w:numId="52" w16cid:durableId="1296062248">
    <w:abstractNumId w:val="19"/>
  </w:num>
  <w:num w:numId="53" w16cid:durableId="1359233408">
    <w:abstractNumId w:val="19"/>
  </w:num>
  <w:num w:numId="54" w16cid:durableId="2060544038">
    <w:abstractNumId w:val="30"/>
  </w:num>
  <w:num w:numId="55" w16cid:durableId="943073448">
    <w:abstractNumId w:val="19"/>
  </w:num>
  <w:num w:numId="56" w16cid:durableId="1684624809">
    <w:abstractNumId w:val="5"/>
  </w:num>
  <w:num w:numId="57" w16cid:durableId="229652851">
    <w:abstractNumId w:val="41"/>
  </w:num>
  <w:num w:numId="58" w16cid:durableId="911280129">
    <w:abstractNumId w:val="42"/>
  </w:num>
  <w:num w:numId="59" w16cid:durableId="1018776211">
    <w:abstractNumId w:val="19"/>
    <w:lvlOverride w:ilvl="0">
      <w:startOverride w:val="4"/>
    </w:lvlOverride>
    <w:lvlOverride w:ilvl="1">
      <w:startOverride w:val="2"/>
    </w:lvlOverride>
  </w:num>
  <w:num w:numId="60" w16cid:durableId="952522163">
    <w:abstractNumId w:val="49"/>
  </w:num>
  <w:num w:numId="61" w16cid:durableId="2079400001">
    <w:abstractNumId w:val="35"/>
  </w:num>
  <w:num w:numId="62" w16cid:durableId="364599257">
    <w:abstractNumId w:val="13"/>
  </w:num>
  <w:num w:numId="63" w16cid:durableId="1630092052">
    <w:abstractNumId w:val="20"/>
  </w:num>
  <w:num w:numId="64" w16cid:durableId="825127836">
    <w:abstractNumId w:val="4"/>
  </w:num>
  <w:num w:numId="65" w16cid:durableId="1816217673">
    <w:abstractNumId w:val="23"/>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hinav Bassi">
    <w15:presenceInfo w15:providerId="AD" w15:userId="S::abassi@georgeinstitute.org.in::56e9f26f-9c38-412d-bf5e-882186975919"/>
  </w15:person>
  <w15:person w15:author="Elinor Pejryd">
    <w15:presenceInfo w15:providerId="AD" w15:userId="S::elinor.pejryd@regionstockholm.se::1326ddef-3b52-4cf8-864e-e31e466a3c88"/>
  </w15:person>
  <w15:person w15:author="Sunaina Khatri">
    <w15:presenceInfo w15:providerId="AD" w15:userId="S::SKhatri@georgeinstitute.org.in::a12e0045-bc5c-4a15-84f3-7fc9f8c925b3"/>
  </w15:person>
  <w15:person w15:author="Martin Gerdin Wärnberg">
    <w15:presenceInfo w15:providerId="AD" w15:userId="S::martin.gerdin@ki.se::77153f61-4c5f-462a-acd4-483a5c64ba1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hideSpellingErrors/>
  <w:hideGrammaticalErrors/>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sv-SE"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nb-NO"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56"/>
    <w:rsid w:val="00000903"/>
    <w:rsid w:val="00002869"/>
    <w:rsid w:val="00004061"/>
    <w:rsid w:val="00004265"/>
    <w:rsid w:val="000042E3"/>
    <w:rsid w:val="000066A4"/>
    <w:rsid w:val="0000749B"/>
    <w:rsid w:val="00010635"/>
    <w:rsid w:val="000108FD"/>
    <w:rsid w:val="00010D70"/>
    <w:rsid w:val="00012277"/>
    <w:rsid w:val="00013513"/>
    <w:rsid w:val="0001493D"/>
    <w:rsid w:val="000154EA"/>
    <w:rsid w:val="00015742"/>
    <w:rsid w:val="000165A3"/>
    <w:rsid w:val="00016E38"/>
    <w:rsid w:val="00017573"/>
    <w:rsid w:val="0001778E"/>
    <w:rsid w:val="00020005"/>
    <w:rsid w:val="000203D2"/>
    <w:rsid w:val="00020EAA"/>
    <w:rsid w:val="00022DEF"/>
    <w:rsid w:val="000258E9"/>
    <w:rsid w:val="00026A47"/>
    <w:rsid w:val="0002727C"/>
    <w:rsid w:val="00031D4F"/>
    <w:rsid w:val="00032EE8"/>
    <w:rsid w:val="00033F76"/>
    <w:rsid w:val="00035727"/>
    <w:rsid w:val="00035E61"/>
    <w:rsid w:val="00036A47"/>
    <w:rsid w:val="000373DE"/>
    <w:rsid w:val="000457FD"/>
    <w:rsid w:val="000458DB"/>
    <w:rsid w:val="00045CC4"/>
    <w:rsid w:val="00047F7A"/>
    <w:rsid w:val="00050623"/>
    <w:rsid w:val="00052398"/>
    <w:rsid w:val="00060C34"/>
    <w:rsid w:val="00065E74"/>
    <w:rsid w:val="00066242"/>
    <w:rsid w:val="00066BC1"/>
    <w:rsid w:val="000670AC"/>
    <w:rsid w:val="000707A4"/>
    <w:rsid w:val="00070896"/>
    <w:rsid w:val="00071995"/>
    <w:rsid w:val="0007358B"/>
    <w:rsid w:val="000745A9"/>
    <w:rsid w:val="00076455"/>
    <w:rsid w:val="00076CC0"/>
    <w:rsid w:val="00077EF8"/>
    <w:rsid w:val="00081EE4"/>
    <w:rsid w:val="00092071"/>
    <w:rsid w:val="000936EB"/>
    <w:rsid w:val="00095682"/>
    <w:rsid w:val="00096C0A"/>
    <w:rsid w:val="00096F0D"/>
    <w:rsid w:val="000975C2"/>
    <w:rsid w:val="000A06BA"/>
    <w:rsid w:val="000A65F9"/>
    <w:rsid w:val="000A67F5"/>
    <w:rsid w:val="000A76C9"/>
    <w:rsid w:val="000B35F3"/>
    <w:rsid w:val="000B36F4"/>
    <w:rsid w:val="000B4D31"/>
    <w:rsid w:val="000B52FE"/>
    <w:rsid w:val="000C06B1"/>
    <w:rsid w:val="000C0D39"/>
    <w:rsid w:val="000C0EF2"/>
    <w:rsid w:val="000C361E"/>
    <w:rsid w:val="000C3630"/>
    <w:rsid w:val="000C4599"/>
    <w:rsid w:val="000C647B"/>
    <w:rsid w:val="000C7FD1"/>
    <w:rsid w:val="000D0359"/>
    <w:rsid w:val="000D2A3C"/>
    <w:rsid w:val="000D4CA3"/>
    <w:rsid w:val="000D773F"/>
    <w:rsid w:val="000D7AB0"/>
    <w:rsid w:val="000E02C1"/>
    <w:rsid w:val="000E2118"/>
    <w:rsid w:val="000E263F"/>
    <w:rsid w:val="000E29BD"/>
    <w:rsid w:val="000E2BBA"/>
    <w:rsid w:val="000E57F6"/>
    <w:rsid w:val="000E5F56"/>
    <w:rsid w:val="000E7CEE"/>
    <w:rsid w:val="000F357E"/>
    <w:rsid w:val="000F5906"/>
    <w:rsid w:val="000F6235"/>
    <w:rsid w:val="000F6887"/>
    <w:rsid w:val="000F7CCF"/>
    <w:rsid w:val="00103AC9"/>
    <w:rsid w:val="00110DD5"/>
    <w:rsid w:val="00111090"/>
    <w:rsid w:val="0011112A"/>
    <w:rsid w:val="00111832"/>
    <w:rsid w:val="00111B98"/>
    <w:rsid w:val="001123F7"/>
    <w:rsid w:val="0011266A"/>
    <w:rsid w:val="00115D0F"/>
    <w:rsid w:val="0011757D"/>
    <w:rsid w:val="00120973"/>
    <w:rsid w:val="00122C5B"/>
    <w:rsid w:val="00122FE7"/>
    <w:rsid w:val="00125042"/>
    <w:rsid w:val="0013007F"/>
    <w:rsid w:val="001305C0"/>
    <w:rsid w:val="00130B93"/>
    <w:rsid w:val="00137EB2"/>
    <w:rsid w:val="001417E8"/>
    <w:rsid w:val="00141B24"/>
    <w:rsid w:val="00142B13"/>
    <w:rsid w:val="00146383"/>
    <w:rsid w:val="001465F0"/>
    <w:rsid w:val="0014665E"/>
    <w:rsid w:val="00150BA9"/>
    <w:rsid w:val="001533D6"/>
    <w:rsid w:val="001539DB"/>
    <w:rsid w:val="00153E57"/>
    <w:rsid w:val="00155242"/>
    <w:rsid w:val="00156A95"/>
    <w:rsid w:val="00157A25"/>
    <w:rsid w:val="00160BE4"/>
    <w:rsid w:val="001628A1"/>
    <w:rsid w:val="001656A5"/>
    <w:rsid w:val="00170232"/>
    <w:rsid w:val="00171844"/>
    <w:rsid w:val="00174034"/>
    <w:rsid w:val="00175A13"/>
    <w:rsid w:val="00176431"/>
    <w:rsid w:val="00181419"/>
    <w:rsid w:val="0018148B"/>
    <w:rsid w:val="00182C70"/>
    <w:rsid w:val="00183598"/>
    <w:rsid w:val="00185B2E"/>
    <w:rsid w:val="001863C9"/>
    <w:rsid w:val="001972A6"/>
    <w:rsid w:val="00197B40"/>
    <w:rsid w:val="001A07A4"/>
    <w:rsid w:val="001A11A3"/>
    <w:rsid w:val="001A28F6"/>
    <w:rsid w:val="001A4465"/>
    <w:rsid w:val="001A61CA"/>
    <w:rsid w:val="001A67A1"/>
    <w:rsid w:val="001B276E"/>
    <w:rsid w:val="001B4A02"/>
    <w:rsid w:val="001B521F"/>
    <w:rsid w:val="001B5C8D"/>
    <w:rsid w:val="001C0FAA"/>
    <w:rsid w:val="001C172B"/>
    <w:rsid w:val="001C5340"/>
    <w:rsid w:val="001C6738"/>
    <w:rsid w:val="001C6C63"/>
    <w:rsid w:val="001D015D"/>
    <w:rsid w:val="001D3A88"/>
    <w:rsid w:val="001D6911"/>
    <w:rsid w:val="001E29BC"/>
    <w:rsid w:val="001E35AC"/>
    <w:rsid w:val="001E6B6C"/>
    <w:rsid w:val="001E6F8A"/>
    <w:rsid w:val="001E77D4"/>
    <w:rsid w:val="001F44D4"/>
    <w:rsid w:val="001F4A42"/>
    <w:rsid w:val="001F57F4"/>
    <w:rsid w:val="001F7A5B"/>
    <w:rsid w:val="001F7CE3"/>
    <w:rsid w:val="00203021"/>
    <w:rsid w:val="002033C6"/>
    <w:rsid w:val="00204BB0"/>
    <w:rsid w:val="00206F8B"/>
    <w:rsid w:val="002073F1"/>
    <w:rsid w:val="00212CB9"/>
    <w:rsid w:val="002133B8"/>
    <w:rsid w:val="00213FF2"/>
    <w:rsid w:val="002167AA"/>
    <w:rsid w:val="00217DB9"/>
    <w:rsid w:val="0022387A"/>
    <w:rsid w:val="00224179"/>
    <w:rsid w:val="00224C5D"/>
    <w:rsid w:val="00225635"/>
    <w:rsid w:val="00227EAC"/>
    <w:rsid w:val="00227FB7"/>
    <w:rsid w:val="0023165C"/>
    <w:rsid w:val="00235264"/>
    <w:rsid w:val="002356FC"/>
    <w:rsid w:val="0023671B"/>
    <w:rsid w:val="00236D07"/>
    <w:rsid w:val="0023719D"/>
    <w:rsid w:val="00245677"/>
    <w:rsid w:val="00246B37"/>
    <w:rsid w:val="002476A3"/>
    <w:rsid w:val="002478F1"/>
    <w:rsid w:val="00250B4B"/>
    <w:rsid w:val="00251F8C"/>
    <w:rsid w:val="002522FC"/>
    <w:rsid w:val="00255531"/>
    <w:rsid w:val="00256EA4"/>
    <w:rsid w:val="00257176"/>
    <w:rsid w:val="00260FBB"/>
    <w:rsid w:val="00261DFC"/>
    <w:rsid w:val="0026389C"/>
    <w:rsid w:val="002646DD"/>
    <w:rsid w:val="0026643A"/>
    <w:rsid w:val="00267994"/>
    <w:rsid w:val="00271235"/>
    <w:rsid w:val="002727D4"/>
    <w:rsid w:val="00273780"/>
    <w:rsid w:val="00280833"/>
    <w:rsid w:val="00280890"/>
    <w:rsid w:val="002808DA"/>
    <w:rsid w:val="00280B52"/>
    <w:rsid w:val="00281693"/>
    <w:rsid w:val="002833BA"/>
    <w:rsid w:val="00283E6B"/>
    <w:rsid w:val="002854CF"/>
    <w:rsid w:val="00290059"/>
    <w:rsid w:val="00291EC5"/>
    <w:rsid w:val="00295BBA"/>
    <w:rsid w:val="0029671B"/>
    <w:rsid w:val="002967FA"/>
    <w:rsid w:val="002A002F"/>
    <w:rsid w:val="002A0989"/>
    <w:rsid w:val="002A0AEE"/>
    <w:rsid w:val="002A1A83"/>
    <w:rsid w:val="002A1B62"/>
    <w:rsid w:val="002A262D"/>
    <w:rsid w:val="002A51C1"/>
    <w:rsid w:val="002A5A98"/>
    <w:rsid w:val="002A66CC"/>
    <w:rsid w:val="002B066B"/>
    <w:rsid w:val="002B10EA"/>
    <w:rsid w:val="002B31E2"/>
    <w:rsid w:val="002B3643"/>
    <w:rsid w:val="002B60A9"/>
    <w:rsid w:val="002B7A53"/>
    <w:rsid w:val="002B7BA0"/>
    <w:rsid w:val="002B7F98"/>
    <w:rsid w:val="002C0BFA"/>
    <w:rsid w:val="002C1C87"/>
    <w:rsid w:val="002C2BFB"/>
    <w:rsid w:val="002C62E9"/>
    <w:rsid w:val="002D01B5"/>
    <w:rsid w:val="002D35F1"/>
    <w:rsid w:val="002D3EBC"/>
    <w:rsid w:val="002D490D"/>
    <w:rsid w:val="002D57C8"/>
    <w:rsid w:val="002E14E6"/>
    <w:rsid w:val="002E14EA"/>
    <w:rsid w:val="002E37C0"/>
    <w:rsid w:val="002E4F3F"/>
    <w:rsid w:val="002E5B24"/>
    <w:rsid w:val="002E6FB3"/>
    <w:rsid w:val="002E7DB5"/>
    <w:rsid w:val="002F17B0"/>
    <w:rsid w:val="002F222C"/>
    <w:rsid w:val="002F277B"/>
    <w:rsid w:val="002F36ED"/>
    <w:rsid w:val="002F4E29"/>
    <w:rsid w:val="002F5834"/>
    <w:rsid w:val="002F75AE"/>
    <w:rsid w:val="002F7D5C"/>
    <w:rsid w:val="0030088F"/>
    <w:rsid w:val="00303049"/>
    <w:rsid w:val="00304A32"/>
    <w:rsid w:val="00305600"/>
    <w:rsid w:val="00305A74"/>
    <w:rsid w:val="00306861"/>
    <w:rsid w:val="00307DB8"/>
    <w:rsid w:val="00310F9B"/>
    <w:rsid w:val="00313E61"/>
    <w:rsid w:val="00315840"/>
    <w:rsid w:val="00315FC4"/>
    <w:rsid w:val="00317159"/>
    <w:rsid w:val="0031773E"/>
    <w:rsid w:val="0031786A"/>
    <w:rsid w:val="00320417"/>
    <w:rsid w:val="00320514"/>
    <w:rsid w:val="0032067A"/>
    <w:rsid w:val="00322A56"/>
    <w:rsid w:val="00323D14"/>
    <w:rsid w:val="00326676"/>
    <w:rsid w:val="00331C4C"/>
    <w:rsid w:val="00332E93"/>
    <w:rsid w:val="00334C75"/>
    <w:rsid w:val="003358A4"/>
    <w:rsid w:val="00336BC8"/>
    <w:rsid w:val="00337B9F"/>
    <w:rsid w:val="00342831"/>
    <w:rsid w:val="0034678C"/>
    <w:rsid w:val="0034781C"/>
    <w:rsid w:val="00350D7F"/>
    <w:rsid w:val="00351CC4"/>
    <w:rsid w:val="003533CE"/>
    <w:rsid w:val="003538EB"/>
    <w:rsid w:val="00354560"/>
    <w:rsid w:val="00355875"/>
    <w:rsid w:val="003608AD"/>
    <w:rsid w:val="00361052"/>
    <w:rsid w:val="00361189"/>
    <w:rsid w:val="00362B38"/>
    <w:rsid w:val="00364FCE"/>
    <w:rsid w:val="0036660A"/>
    <w:rsid w:val="00373237"/>
    <w:rsid w:val="00375059"/>
    <w:rsid w:val="00377559"/>
    <w:rsid w:val="003811C7"/>
    <w:rsid w:val="0038128F"/>
    <w:rsid w:val="00382816"/>
    <w:rsid w:val="003832FA"/>
    <w:rsid w:val="0038407D"/>
    <w:rsid w:val="00385C67"/>
    <w:rsid w:val="00387039"/>
    <w:rsid w:val="00387A7E"/>
    <w:rsid w:val="00387C1E"/>
    <w:rsid w:val="00387D99"/>
    <w:rsid w:val="00390568"/>
    <w:rsid w:val="003940D9"/>
    <w:rsid w:val="00394A68"/>
    <w:rsid w:val="00394BCD"/>
    <w:rsid w:val="00395FF1"/>
    <w:rsid w:val="00396153"/>
    <w:rsid w:val="0039741E"/>
    <w:rsid w:val="0039782E"/>
    <w:rsid w:val="003A018D"/>
    <w:rsid w:val="003A0243"/>
    <w:rsid w:val="003A46BF"/>
    <w:rsid w:val="003A4962"/>
    <w:rsid w:val="003A611C"/>
    <w:rsid w:val="003A795C"/>
    <w:rsid w:val="003B5475"/>
    <w:rsid w:val="003B7293"/>
    <w:rsid w:val="003B7B2B"/>
    <w:rsid w:val="003C0CD8"/>
    <w:rsid w:val="003C0F8B"/>
    <w:rsid w:val="003C16E4"/>
    <w:rsid w:val="003C5BFA"/>
    <w:rsid w:val="003D08A1"/>
    <w:rsid w:val="003D0C90"/>
    <w:rsid w:val="003D2284"/>
    <w:rsid w:val="003D2BE9"/>
    <w:rsid w:val="003D35EE"/>
    <w:rsid w:val="003E0ABF"/>
    <w:rsid w:val="003E23B0"/>
    <w:rsid w:val="003E6105"/>
    <w:rsid w:val="003E63DD"/>
    <w:rsid w:val="003E6741"/>
    <w:rsid w:val="003F0619"/>
    <w:rsid w:val="003F0C03"/>
    <w:rsid w:val="003F0E3E"/>
    <w:rsid w:val="003F0FCE"/>
    <w:rsid w:val="003F129E"/>
    <w:rsid w:val="003F1D4F"/>
    <w:rsid w:val="003F3D43"/>
    <w:rsid w:val="003F5CEA"/>
    <w:rsid w:val="003F60DA"/>
    <w:rsid w:val="00400FAA"/>
    <w:rsid w:val="00401E3C"/>
    <w:rsid w:val="00405215"/>
    <w:rsid w:val="00405708"/>
    <w:rsid w:val="00405F25"/>
    <w:rsid w:val="00406367"/>
    <w:rsid w:val="004128A0"/>
    <w:rsid w:val="004149D5"/>
    <w:rsid w:val="0042349E"/>
    <w:rsid w:val="00423707"/>
    <w:rsid w:val="00423A6E"/>
    <w:rsid w:val="004258C0"/>
    <w:rsid w:val="00425ADB"/>
    <w:rsid w:val="00426D9E"/>
    <w:rsid w:val="0043021B"/>
    <w:rsid w:val="00437649"/>
    <w:rsid w:val="004403FF"/>
    <w:rsid w:val="004433B6"/>
    <w:rsid w:val="00444E26"/>
    <w:rsid w:val="00444ED6"/>
    <w:rsid w:val="004464D0"/>
    <w:rsid w:val="00451BF5"/>
    <w:rsid w:val="004532A0"/>
    <w:rsid w:val="00454107"/>
    <w:rsid w:val="00455B96"/>
    <w:rsid w:val="00455C1E"/>
    <w:rsid w:val="004569A7"/>
    <w:rsid w:val="0045700A"/>
    <w:rsid w:val="0046243C"/>
    <w:rsid w:val="004652D0"/>
    <w:rsid w:val="00465EF5"/>
    <w:rsid w:val="0046784D"/>
    <w:rsid w:val="004721B2"/>
    <w:rsid w:val="0047225B"/>
    <w:rsid w:val="0047434C"/>
    <w:rsid w:val="004755F7"/>
    <w:rsid w:val="00476C0F"/>
    <w:rsid w:val="00481B25"/>
    <w:rsid w:val="00483777"/>
    <w:rsid w:val="0048391D"/>
    <w:rsid w:val="00483AB3"/>
    <w:rsid w:val="00484C36"/>
    <w:rsid w:val="00485455"/>
    <w:rsid w:val="0048547E"/>
    <w:rsid w:val="00485522"/>
    <w:rsid w:val="00485938"/>
    <w:rsid w:val="00487296"/>
    <w:rsid w:val="00487C96"/>
    <w:rsid w:val="00491598"/>
    <w:rsid w:val="004924E7"/>
    <w:rsid w:val="004950A2"/>
    <w:rsid w:val="004957C2"/>
    <w:rsid w:val="004961CF"/>
    <w:rsid w:val="004975F3"/>
    <w:rsid w:val="004A09C1"/>
    <w:rsid w:val="004A13E9"/>
    <w:rsid w:val="004A5468"/>
    <w:rsid w:val="004A6CDC"/>
    <w:rsid w:val="004B043B"/>
    <w:rsid w:val="004B082F"/>
    <w:rsid w:val="004B0EFB"/>
    <w:rsid w:val="004B174E"/>
    <w:rsid w:val="004B3A07"/>
    <w:rsid w:val="004B41E9"/>
    <w:rsid w:val="004B55F6"/>
    <w:rsid w:val="004B6F45"/>
    <w:rsid w:val="004C3024"/>
    <w:rsid w:val="004C4C80"/>
    <w:rsid w:val="004C569E"/>
    <w:rsid w:val="004C59FE"/>
    <w:rsid w:val="004C5E0A"/>
    <w:rsid w:val="004C6838"/>
    <w:rsid w:val="004C716C"/>
    <w:rsid w:val="004D0D4F"/>
    <w:rsid w:val="004D41E4"/>
    <w:rsid w:val="004D68FF"/>
    <w:rsid w:val="004D6CF2"/>
    <w:rsid w:val="004D6D7B"/>
    <w:rsid w:val="004D7125"/>
    <w:rsid w:val="004D7563"/>
    <w:rsid w:val="004D773C"/>
    <w:rsid w:val="004E2453"/>
    <w:rsid w:val="004E3CBC"/>
    <w:rsid w:val="004E5043"/>
    <w:rsid w:val="004E791C"/>
    <w:rsid w:val="004F39B8"/>
    <w:rsid w:val="004F51D2"/>
    <w:rsid w:val="004F6BB5"/>
    <w:rsid w:val="00500396"/>
    <w:rsid w:val="0050051C"/>
    <w:rsid w:val="005024C3"/>
    <w:rsid w:val="005035B4"/>
    <w:rsid w:val="005100B2"/>
    <w:rsid w:val="00510E46"/>
    <w:rsid w:val="00512531"/>
    <w:rsid w:val="00513A8D"/>
    <w:rsid w:val="005175B8"/>
    <w:rsid w:val="00517DC4"/>
    <w:rsid w:val="005205FB"/>
    <w:rsid w:val="005218E4"/>
    <w:rsid w:val="00523871"/>
    <w:rsid w:val="005240B8"/>
    <w:rsid w:val="00530E4C"/>
    <w:rsid w:val="00531C0A"/>
    <w:rsid w:val="00534053"/>
    <w:rsid w:val="0053409F"/>
    <w:rsid w:val="0053609B"/>
    <w:rsid w:val="00536698"/>
    <w:rsid w:val="00540729"/>
    <w:rsid w:val="005414B0"/>
    <w:rsid w:val="00541E2D"/>
    <w:rsid w:val="005450E1"/>
    <w:rsid w:val="005460F0"/>
    <w:rsid w:val="00550191"/>
    <w:rsid w:val="00550360"/>
    <w:rsid w:val="00554A05"/>
    <w:rsid w:val="00561586"/>
    <w:rsid w:val="005615A1"/>
    <w:rsid w:val="00561A61"/>
    <w:rsid w:val="00561B9B"/>
    <w:rsid w:val="00562BE1"/>
    <w:rsid w:val="00562DC2"/>
    <w:rsid w:val="00565559"/>
    <w:rsid w:val="005666B8"/>
    <w:rsid w:val="00567010"/>
    <w:rsid w:val="00567B56"/>
    <w:rsid w:val="00571F04"/>
    <w:rsid w:val="00572CE2"/>
    <w:rsid w:val="005802B9"/>
    <w:rsid w:val="00580B07"/>
    <w:rsid w:val="00582ACD"/>
    <w:rsid w:val="00582E76"/>
    <w:rsid w:val="00583262"/>
    <w:rsid w:val="00583A0A"/>
    <w:rsid w:val="005855E6"/>
    <w:rsid w:val="00586A2C"/>
    <w:rsid w:val="00590CC5"/>
    <w:rsid w:val="0059168B"/>
    <w:rsid w:val="00591DB2"/>
    <w:rsid w:val="005923FA"/>
    <w:rsid w:val="00592964"/>
    <w:rsid w:val="005948DB"/>
    <w:rsid w:val="00595478"/>
    <w:rsid w:val="00596809"/>
    <w:rsid w:val="005973B0"/>
    <w:rsid w:val="005A1219"/>
    <w:rsid w:val="005A3743"/>
    <w:rsid w:val="005A6C1B"/>
    <w:rsid w:val="005B0E4E"/>
    <w:rsid w:val="005B0FC4"/>
    <w:rsid w:val="005B2581"/>
    <w:rsid w:val="005B3CB2"/>
    <w:rsid w:val="005B4BE1"/>
    <w:rsid w:val="005B68BC"/>
    <w:rsid w:val="005B7898"/>
    <w:rsid w:val="005B7C1E"/>
    <w:rsid w:val="005C2ED0"/>
    <w:rsid w:val="005C3620"/>
    <w:rsid w:val="005C4D12"/>
    <w:rsid w:val="005C52D1"/>
    <w:rsid w:val="005C566B"/>
    <w:rsid w:val="005D03A1"/>
    <w:rsid w:val="005D0E01"/>
    <w:rsid w:val="005D2D7E"/>
    <w:rsid w:val="005D6796"/>
    <w:rsid w:val="005D6AA7"/>
    <w:rsid w:val="005E20E0"/>
    <w:rsid w:val="005E2BB1"/>
    <w:rsid w:val="005E49B5"/>
    <w:rsid w:val="005E54D7"/>
    <w:rsid w:val="005E66DC"/>
    <w:rsid w:val="005E791D"/>
    <w:rsid w:val="005F06D7"/>
    <w:rsid w:val="005F52A9"/>
    <w:rsid w:val="005F692B"/>
    <w:rsid w:val="00601A53"/>
    <w:rsid w:val="00601AFC"/>
    <w:rsid w:val="0060207E"/>
    <w:rsid w:val="006027DE"/>
    <w:rsid w:val="00603614"/>
    <w:rsid w:val="00603856"/>
    <w:rsid w:val="006123FB"/>
    <w:rsid w:val="00613AB7"/>
    <w:rsid w:val="00614A15"/>
    <w:rsid w:val="006155B4"/>
    <w:rsid w:val="006156BD"/>
    <w:rsid w:val="0061590D"/>
    <w:rsid w:val="00615FE6"/>
    <w:rsid w:val="00616338"/>
    <w:rsid w:val="006166D4"/>
    <w:rsid w:val="00620BB9"/>
    <w:rsid w:val="00620F26"/>
    <w:rsid w:val="00621F24"/>
    <w:rsid w:val="00622C09"/>
    <w:rsid w:val="00624970"/>
    <w:rsid w:val="00624B0E"/>
    <w:rsid w:val="006257E9"/>
    <w:rsid w:val="00630097"/>
    <w:rsid w:val="006312CD"/>
    <w:rsid w:val="0063148D"/>
    <w:rsid w:val="006331D1"/>
    <w:rsid w:val="0063729E"/>
    <w:rsid w:val="00642444"/>
    <w:rsid w:val="00643EB9"/>
    <w:rsid w:val="006464F8"/>
    <w:rsid w:val="00646ED3"/>
    <w:rsid w:val="00651170"/>
    <w:rsid w:val="006514AB"/>
    <w:rsid w:val="00652B6C"/>
    <w:rsid w:val="0065533E"/>
    <w:rsid w:val="006579BB"/>
    <w:rsid w:val="00660718"/>
    <w:rsid w:val="00660DBC"/>
    <w:rsid w:val="00662308"/>
    <w:rsid w:val="006634FC"/>
    <w:rsid w:val="00663F16"/>
    <w:rsid w:val="006648FA"/>
    <w:rsid w:val="00667953"/>
    <w:rsid w:val="006679C7"/>
    <w:rsid w:val="00670287"/>
    <w:rsid w:val="00670E74"/>
    <w:rsid w:val="0067258F"/>
    <w:rsid w:val="00672F48"/>
    <w:rsid w:val="00673186"/>
    <w:rsid w:val="00673498"/>
    <w:rsid w:val="00674974"/>
    <w:rsid w:val="00676CE0"/>
    <w:rsid w:val="00676DEC"/>
    <w:rsid w:val="00677018"/>
    <w:rsid w:val="0067761E"/>
    <w:rsid w:val="006809DE"/>
    <w:rsid w:val="00680DC1"/>
    <w:rsid w:val="00681B00"/>
    <w:rsid w:val="00681B82"/>
    <w:rsid w:val="00684D9B"/>
    <w:rsid w:val="006854DD"/>
    <w:rsid w:val="006877C6"/>
    <w:rsid w:val="00690A6F"/>
    <w:rsid w:val="00692E94"/>
    <w:rsid w:val="00695235"/>
    <w:rsid w:val="006954E6"/>
    <w:rsid w:val="00695EC5"/>
    <w:rsid w:val="006A2ECA"/>
    <w:rsid w:val="006A351E"/>
    <w:rsid w:val="006A5D40"/>
    <w:rsid w:val="006A6BFE"/>
    <w:rsid w:val="006A726B"/>
    <w:rsid w:val="006B0D55"/>
    <w:rsid w:val="006B180E"/>
    <w:rsid w:val="006B23B7"/>
    <w:rsid w:val="006B2F80"/>
    <w:rsid w:val="006B3477"/>
    <w:rsid w:val="006B3B04"/>
    <w:rsid w:val="006B3C55"/>
    <w:rsid w:val="006B4FC0"/>
    <w:rsid w:val="006C0673"/>
    <w:rsid w:val="006C0988"/>
    <w:rsid w:val="006C0F35"/>
    <w:rsid w:val="006C2287"/>
    <w:rsid w:val="006C37BD"/>
    <w:rsid w:val="006C666E"/>
    <w:rsid w:val="006C786E"/>
    <w:rsid w:val="006D03E7"/>
    <w:rsid w:val="006D249F"/>
    <w:rsid w:val="006D3CC8"/>
    <w:rsid w:val="006D407A"/>
    <w:rsid w:val="006D409F"/>
    <w:rsid w:val="006D5EC0"/>
    <w:rsid w:val="006D6CF0"/>
    <w:rsid w:val="006E032B"/>
    <w:rsid w:val="006E0384"/>
    <w:rsid w:val="006E0895"/>
    <w:rsid w:val="006E1D42"/>
    <w:rsid w:val="006E7CB5"/>
    <w:rsid w:val="006F0E60"/>
    <w:rsid w:val="006F25CE"/>
    <w:rsid w:val="00703C14"/>
    <w:rsid w:val="00703E4C"/>
    <w:rsid w:val="0070601C"/>
    <w:rsid w:val="00707408"/>
    <w:rsid w:val="00707BE2"/>
    <w:rsid w:val="00712F37"/>
    <w:rsid w:val="00713D74"/>
    <w:rsid w:val="00716228"/>
    <w:rsid w:val="0072329A"/>
    <w:rsid w:val="00726AE4"/>
    <w:rsid w:val="00727423"/>
    <w:rsid w:val="00731BD0"/>
    <w:rsid w:val="0073343D"/>
    <w:rsid w:val="00733FB4"/>
    <w:rsid w:val="0073469B"/>
    <w:rsid w:val="00735B36"/>
    <w:rsid w:val="00735EB0"/>
    <w:rsid w:val="007411A7"/>
    <w:rsid w:val="00741D37"/>
    <w:rsid w:val="00746D5A"/>
    <w:rsid w:val="00755412"/>
    <w:rsid w:val="00760F99"/>
    <w:rsid w:val="00762338"/>
    <w:rsid w:val="00762D4F"/>
    <w:rsid w:val="007634FB"/>
    <w:rsid w:val="007642A5"/>
    <w:rsid w:val="00767E75"/>
    <w:rsid w:val="007715EF"/>
    <w:rsid w:val="007753B0"/>
    <w:rsid w:val="0077727E"/>
    <w:rsid w:val="0077782C"/>
    <w:rsid w:val="00782128"/>
    <w:rsid w:val="0078461D"/>
    <w:rsid w:val="007849C7"/>
    <w:rsid w:val="00787E43"/>
    <w:rsid w:val="007906AF"/>
    <w:rsid w:val="007913D1"/>
    <w:rsid w:val="007915E8"/>
    <w:rsid w:val="007971C0"/>
    <w:rsid w:val="00797D4D"/>
    <w:rsid w:val="007A01BA"/>
    <w:rsid w:val="007A053F"/>
    <w:rsid w:val="007A337A"/>
    <w:rsid w:val="007A44EE"/>
    <w:rsid w:val="007A56BC"/>
    <w:rsid w:val="007A6E19"/>
    <w:rsid w:val="007B11A2"/>
    <w:rsid w:val="007B1A57"/>
    <w:rsid w:val="007B4318"/>
    <w:rsid w:val="007B48B3"/>
    <w:rsid w:val="007B6D09"/>
    <w:rsid w:val="007B764F"/>
    <w:rsid w:val="007B7CA2"/>
    <w:rsid w:val="007B7D08"/>
    <w:rsid w:val="007C1454"/>
    <w:rsid w:val="007C16E2"/>
    <w:rsid w:val="007C2D29"/>
    <w:rsid w:val="007C3F84"/>
    <w:rsid w:val="007C4B10"/>
    <w:rsid w:val="007C5F03"/>
    <w:rsid w:val="007C6B7F"/>
    <w:rsid w:val="007C738B"/>
    <w:rsid w:val="007D02C8"/>
    <w:rsid w:val="007D0E3A"/>
    <w:rsid w:val="007D165F"/>
    <w:rsid w:val="007D2931"/>
    <w:rsid w:val="007D2A82"/>
    <w:rsid w:val="007D36CA"/>
    <w:rsid w:val="007D3D9E"/>
    <w:rsid w:val="007D5206"/>
    <w:rsid w:val="007D6D94"/>
    <w:rsid w:val="007E24E4"/>
    <w:rsid w:val="007E3CAE"/>
    <w:rsid w:val="007E5B72"/>
    <w:rsid w:val="007E5F84"/>
    <w:rsid w:val="007F1AC8"/>
    <w:rsid w:val="007F51E9"/>
    <w:rsid w:val="007F6EBA"/>
    <w:rsid w:val="008007C8"/>
    <w:rsid w:val="00801428"/>
    <w:rsid w:val="00803F1F"/>
    <w:rsid w:val="00805D87"/>
    <w:rsid w:val="00806F56"/>
    <w:rsid w:val="00811127"/>
    <w:rsid w:val="008134FC"/>
    <w:rsid w:val="00813EAB"/>
    <w:rsid w:val="00815DED"/>
    <w:rsid w:val="0081655A"/>
    <w:rsid w:val="00816D00"/>
    <w:rsid w:val="0082196B"/>
    <w:rsid w:val="00821EEB"/>
    <w:rsid w:val="00825068"/>
    <w:rsid w:val="008266AD"/>
    <w:rsid w:val="008268C2"/>
    <w:rsid w:val="00826A16"/>
    <w:rsid w:val="00827004"/>
    <w:rsid w:val="00831B43"/>
    <w:rsid w:val="00831B44"/>
    <w:rsid w:val="00832AE1"/>
    <w:rsid w:val="00834D2A"/>
    <w:rsid w:val="00837FE6"/>
    <w:rsid w:val="008411C1"/>
    <w:rsid w:val="00844767"/>
    <w:rsid w:val="0084562E"/>
    <w:rsid w:val="008461A9"/>
    <w:rsid w:val="008466BB"/>
    <w:rsid w:val="00846CE1"/>
    <w:rsid w:val="00847A5C"/>
    <w:rsid w:val="008518FC"/>
    <w:rsid w:val="00855007"/>
    <w:rsid w:val="008555C4"/>
    <w:rsid w:val="0085612C"/>
    <w:rsid w:val="0085622B"/>
    <w:rsid w:val="00856267"/>
    <w:rsid w:val="00856294"/>
    <w:rsid w:val="0086056D"/>
    <w:rsid w:val="00860577"/>
    <w:rsid w:val="0086141C"/>
    <w:rsid w:val="00865004"/>
    <w:rsid w:val="008652CE"/>
    <w:rsid w:val="00870A31"/>
    <w:rsid w:val="00870B42"/>
    <w:rsid w:val="00871310"/>
    <w:rsid w:val="00872FEE"/>
    <w:rsid w:val="0087549C"/>
    <w:rsid w:val="00876333"/>
    <w:rsid w:val="00880DCC"/>
    <w:rsid w:val="00882035"/>
    <w:rsid w:val="0088399A"/>
    <w:rsid w:val="00883EE7"/>
    <w:rsid w:val="00885537"/>
    <w:rsid w:val="00890145"/>
    <w:rsid w:val="00893817"/>
    <w:rsid w:val="00893E6A"/>
    <w:rsid w:val="00895313"/>
    <w:rsid w:val="008963A9"/>
    <w:rsid w:val="008969EC"/>
    <w:rsid w:val="008974D3"/>
    <w:rsid w:val="00897CA9"/>
    <w:rsid w:val="008A0CFB"/>
    <w:rsid w:val="008A27F0"/>
    <w:rsid w:val="008A3166"/>
    <w:rsid w:val="008A3949"/>
    <w:rsid w:val="008A4CF4"/>
    <w:rsid w:val="008B0D01"/>
    <w:rsid w:val="008B4500"/>
    <w:rsid w:val="008B46FF"/>
    <w:rsid w:val="008B6E01"/>
    <w:rsid w:val="008C138F"/>
    <w:rsid w:val="008C35A8"/>
    <w:rsid w:val="008C4582"/>
    <w:rsid w:val="008C58D8"/>
    <w:rsid w:val="008C5BDA"/>
    <w:rsid w:val="008D03E9"/>
    <w:rsid w:val="008D15E9"/>
    <w:rsid w:val="008D18ED"/>
    <w:rsid w:val="008D21B0"/>
    <w:rsid w:val="008D6205"/>
    <w:rsid w:val="008E0B18"/>
    <w:rsid w:val="008E1A0E"/>
    <w:rsid w:val="008E3EE3"/>
    <w:rsid w:val="008E77F9"/>
    <w:rsid w:val="008E7D0C"/>
    <w:rsid w:val="008F150C"/>
    <w:rsid w:val="008F1CA3"/>
    <w:rsid w:val="008F214A"/>
    <w:rsid w:val="008F3206"/>
    <w:rsid w:val="008F3D29"/>
    <w:rsid w:val="008F3F82"/>
    <w:rsid w:val="008F4AE8"/>
    <w:rsid w:val="008F53D3"/>
    <w:rsid w:val="008F5F89"/>
    <w:rsid w:val="008F6844"/>
    <w:rsid w:val="008F6F8F"/>
    <w:rsid w:val="009028F1"/>
    <w:rsid w:val="009051D4"/>
    <w:rsid w:val="009069B4"/>
    <w:rsid w:val="00913096"/>
    <w:rsid w:val="009137CC"/>
    <w:rsid w:val="00913948"/>
    <w:rsid w:val="00913A76"/>
    <w:rsid w:val="00915FE1"/>
    <w:rsid w:val="009170B5"/>
    <w:rsid w:val="00921C4C"/>
    <w:rsid w:val="00921EFF"/>
    <w:rsid w:val="009221B8"/>
    <w:rsid w:val="009235BC"/>
    <w:rsid w:val="00925B6A"/>
    <w:rsid w:val="00925C69"/>
    <w:rsid w:val="00931480"/>
    <w:rsid w:val="00934293"/>
    <w:rsid w:val="009361DF"/>
    <w:rsid w:val="0094024A"/>
    <w:rsid w:val="0094330D"/>
    <w:rsid w:val="00943B55"/>
    <w:rsid w:val="009502B2"/>
    <w:rsid w:val="00951BAC"/>
    <w:rsid w:val="00952C49"/>
    <w:rsid w:val="00954EB5"/>
    <w:rsid w:val="00955311"/>
    <w:rsid w:val="00957BE0"/>
    <w:rsid w:val="0096188E"/>
    <w:rsid w:val="00963B83"/>
    <w:rsid w:val="009644B1"/>
    <w:rsid w:val="00965799"/>
    <w:rsid w:val="00965C18"/>
    <w:rsid w:val="00966331"/>
    <w:rsid w:val="00966FD3"/>
    <w:rsid w:val="00967607"/>
    <w:rsid w:val="009676BE"/>
    <w:rsid w:val="00971403"/>
    <w:rsid w:val="009732CB"/>
    <w:rsid w:val="00973FA9"/>
    <w:rsid w:val="0097478F"/>
    <w:rsid w:val="0097521A"/>
    <w:rsid w:val="00980981"/>
    <w:rsid w:val="00980E59"/>
    <w:rsid w:val="00981FF1"/>
    <w:rsid w:val="00987808"/>
    <w:rsid w:val="00987F51"/>
    <w:rsid w:val="009910D0"/>
    <w:rsid w:val="009912A4"/>
    <w:rsid w:val="00991CE8"/>
    <w:rsid w:val="00991D1A"/>
    <w:rsid w:val="009932EB"/>
    <w:rsid w:val="0099668B"/>
    <w:rsid w:val="00996843"/>
    <w:rsid w:val="009A1330"/>
    <w:rsid w:val="009A324A"/>
    <w:rsid w:val="009A5556"/>
    <w:rsid w:val="009A7682"/>
    <w:rsid w:val="009B140C"/>
    <w:rsid w:val="009B181C"/>
    <w:rsid w:val="009B1D22"/>
    <w:rsid w:val="009B4E61"/>
    <w:rsid w:val="009B5D7F"/>
    <w:rsid w:val="009B638E"/>
    <w:rsid w:val="009B6F06"/>
    <w:rsid w:val="009B6FA0"/>
    <w:rsid w:val="009C06C2"/>
    <w:rsid w:val="009C09F5"/>
    <w:rsid w:val="009C0E22"/>
    <w:rsid w:val="009C1EA6"/>
    <w:rsid w:val="009C2E0F"/>
    <w:rsid w:val="009C49D9"/>
    <w:rsid w:val="009C649F"/>
    <w:rsid w:val="009C6FAE"/>
    <w:rsid w:val="009D19A4"/>
    <w:rsid w:val="009D34A1"/>
    <w:rsid w:val="009D4B0E"/>
    <w:rsid w:val="009D592D"/>
    <w:rsid w:val="009D5B57"/>
    <w:rsid w:val="009D6FC0"/>
    <w:rsid w:val="009E083A"/>
    <w:rsid w:val="009E1846"/>
    <w:rsid w:val="009E19B4"/>
    <w:rsid w:val="009E25B6"/>
    <w:rsid w:val="009E2AFA"/>
    <w:rsid w:val="009E2D58"/>
    <w:rsid w:val="009E53A8"/>
    <w:rsid w:val="009F0161"/>
    <w:rsid w:val="009F247D"/>
    <w:rsid w:val="009F3380"/>
    <w:rsid w:val="009F394C"/>
    <w:rsid w:val="009F3EE3"/>
    <w:rsid w:val="009F44ED"/>
    <w:rsid w:val="009F5E10"/>
    <w:rsid w:val="009F74F0"/>
    <w:rsid w:val="009F798E"/>
    <w:rsid w:val="009F7E74"/>
    <w:rsid w:val="00A007C7"/>
    <w:rsid w:val="00A04187"/>
    <w:rsid w:val="00A05835"/>
    <w:rsid w:val="00A07395"/>
    <w:rsid w:val="00A073CD"/>
    <w:rsid w:val="00A078E5"/>
    <w:rsid w:val="00A07D93"/>
    <w:rsid w:val="00A11367"/>
    <w:rsid w:val="00A11DDD"/>
    <w:rsid w:val="00A22064"/>
    <w:rsid w:val="00A2226F"/>
    <w:rsid w:val="00A23DC2"/>
    <w:rsid w:val="00A23EAD"/>
    <w:rsid w:val="00A30B13"/>
    <w:rsid w:val="00A31655"/>
    <w:rsid w:val="00A32C3D"/>
    <w:rsid w:val="00A336B8"/>
    <w:rsid w:val="00A33AF2"/>
    <w:rsid w:val="00A35038"/>
    <w:rsid w:val="00A3757C"/>
    <w:rsid w:val="00A4273B"/>
    <w:rsid w:val="00A4280F"/>
    <w:rsid w:val="00A42E3B"/>
    <w:rsid w:val="00A4372C"/>
    <w:rsid w:val="00A43A00"/>
    <w:rsid w:val="00A46850"/>
    <w:rsid w:val="00A46AAD"/>
    <w:rsid w:val="00A514A0"/>
    <w:rsid w:val="00A51565"/>
    <w:rsid w:val="00A54EED"/>
    <w:rsid w:val="00A55F33"/>
    <w:rsid w:val="00A60579"/>
    <w:rsid w:val="00A60D92"/>
    <w:rsid w:val="00A6148E"/>
    <w:rsid w:val="00A64012"/>
    <w:rsid w:val="00A65647"/>
    <w:rsid w:val="00A65B3D"/>
    <w:rsid w:val="00A67925"/>
    <w:rsid w:val="00A700FB"/>
    <w:rsid w:val="00A70995"/>
    <w:rsid w:val="00A71F11"/>
    <w:rsid w:val="00A766F7"/>
    <w:rsid w:val="00A7783D"/>
    <w:rsid w:val="00A80C0F"/>
    <w:rsid w:val="00A818D4"/>
    <w:rsid w:val="00A8457E"/>
    <w:rsid w:val="00A84DCB"/>
    <w:rsid w:val="00A86F50"/>
    <w:rsid w:val="00A8731E"/>
    <w:rsid w:val="00A939D2"/>
    <w:rsid w:val="00A9464A"/>
    <w:rsid w:val="00A94F71"/>
    <w:rsid w:val="00AA0C35"/>
    <w:rsid w:val="00AA2092"/>
    <w:rsid w:val="00AA2BD3"/>
    <w:rsid w:val="00AA4C5E"/>
    <w:rsid w:val="00AA68C6"/>
    <w:rsid w:val="00AB0A68"/>
    <w:rsid w:val="00AB2300"/>
    <w:rsid w:val="00AB2406"/>
    <w:rsid w:val="00AB4D43"/>
    <w:rsid w:val="00AB77B8"/>
    <w:rsid w:val="00AB7DAB"/>
    <w:rsid w:val="00AC187F"/>
    <w:rsid w:val="00AC325A"/>
    <w:rsid w:val="00AC428B"/>
    <w:rsid w:val="00AC7E69"/>
    <w:rsid w:val="00AD1552"/>
    <w:rsid w:val="00AD2E85"/>
    <w:rsid w:val="00AD325C"/>
    <w:rsid w:val="00AD40BB"/>
    <w:rsid w:val="00AD42A2"/>
    <w:rsid w:val="00AD4BD9"/>
    <w:rsid w:val="00AD532C"/>
    <w:rsid w:val="00AE34F9"/>
    <w:rsid w:val="00AE3798"/>
    <w:rsid w:val="00AE4103"/>
    <w:rsid w:val="00AF2DA3"/>
    <w:rsid w:val="00AF2E1E"/>
    <w:rsid w:val="00AF466F"/>
    <w:rsid w:val="00B017EE"/>
    <w:rsid w:val="00B01822"/>
    <w:rsid w:val="00B0471B"/>
    <w:rsid w:val="00B06301"/>
    <w:rsid w:val="00B070C1"/>
    <w:rsid w:val="00B0730E"/>
    <w:rsid w:val="00B11ECC"/>
    <w:rsid w:val="00B127BA"/>
    <w:rsid w:val="00B139D7"/>
    <w:rsid w:val="00B165D4"/>
    <w:rsid w:val="00B16AFC"/>
    <w:rsid w:val="00B2253E"/>
    <w:rsid w:val="00B23F8A"/>
    <w:rsid w:val="00B2559F"/>
    <w:rsid w:val="00B25CFD"/>
    <w:rsid w:val="00B26885"/>
    <w:rsid w:val="00B32AC6"/>
    <w:rsid w:val="00B353A4"/>
    <w:rsid w:val="00B36C28"/>
    <w:rsid w:val="00B36C74"/>
    <w:rsid w:val="00B378D5"/>
    <w:rsid w:val="00B42044"/>
    <w:rsid w:val="00B43706"/>
    <w:rsid w:val="00B43A4D"/>
    <w:rsid w:val="00B43E2F"/>
    <w:rsid w:val="00B456F9"/>
    <w:rsid w:val="00B46563"/>
    <w:rsid w:val="00B47038"/>
    <w:rsid w:val="00B50E0C"/>
    <w:rsid w:val="00B51B3B"/>
    <w:rsid w:val="00B546EB"/>
    <w:rsid w:val="00B55A8D"/>
    <w:rsid w:val="00B55C3A"/>
    <w:rsid w:val="00B55FC0"/>
    <w:rsid w:val="00B56FD5"/>
    <w:rsid w:val="00B663DA"/>
    <w:rsid w:val="00B66493"/>
    <w:rsid w:val="00B70A35"/>
    <w:rsid w:val="00B71138"/>
    <w:rsid w:val="00B719EA"/>
    <w:rsid w:val="00B742F2"/>
    <w:rsid w:val="00B748EE"/>
    <w:rsid w:val="00B75B86"/>
    <w:rsid w:val="00B75F69"/>
    <w:rsid w:val="00B76270"/>
    <w:rsid w:val="00B80FA3"/>
    <w:rsid w:val="00B82225"/>
    <w:rsid w:val="00B82A57"/>
    <w:rsid w:val="00B836C8"/>
    <w:rsid w:val="00B83B8D"/>
    <w:rsid w:val="00B84B54"/>
    <w:rsid w:val="00B86B08"/>
    <w:rsid w:val="00B90870"/>
    <w:rsid w:val="00B91144"/>
    <w:rsid w:val="00B9191A"/>
    <w:rsid w:val="00B92172"/>
    <w:rsid w:val="00B9405D"/>
    <w:rsid w:val="00B94569"/>
    <w:rsid w:val="00B950E6"/>
    <w:rsid w:val="00B953E8"/>
    <w:rsid w:val="00B96115"/>
    <w:rsid w:val="00B9638F"/>
    <w:rsid w:val="00BA06A3"/>
    <w:rsid w:val="00BA1BAD"/>
    <w:rsid w:val="00BA586C"/>
    <w:rsid w:val="00BB0EFA"/>
    <w:rsid w:val="00BB3C8F"/>
    <w:rsid w:val="00BB5D81"/>
    <w:rsid w:val="00BB654C"/>
    <w:rsid w:val="00BB6614"/>
    <w:rsid w:val="00BB6E13"/>
    <w:rsid w:val="00BB708C"/>
    <w:rsid w:val="00BB7803"/>
    <w:rsid w:val="00BC1083"/>
    <w:rsid w:val="00BC22ED"/>
    <w:rsid w:val="00BC2E06"/>
    <w:rsid w:val="00BC2EBC"/>
    <w:rsid w:val="00BC3AD6"/>
    <w:rsid w:val="00BC799F"/>
    <w:rsid w:val="00BD0D99"/>
    <w:rsid w:val="00BD211D"/>
    <w:rsid w:val="00BD41CB"/>
    <w:rsid w:val="00BD4266"/>
    <w:rsid w:val="00BD7139"/>
    <w:rsid w:val="00BE0637"/>
    <w:rsid w:val="00BE1D77"/>
    <w:rsid w:val="00BE29C3"/>
    <w:rsid w:val="00BE7B5C"/>
    <w:rsid w:val="00BF1A57"/>
    <w:rsid w:val="00BF444E"/>
    <w:rsid w:val="00C02ADB"/>
    <w:rsid w:val="00C03949"/>
    <w:rsid w:val="00C03AEA"/>
    <w:rsid w:val="00C05AA9"/>
    <w:rsid w:val="00C06144"/>
    <w:rsid w:val="00C06881"/>
    <w:rsid w:val="00C107A0"/>
    <w:rsid w:val="00C10E90"/>
    <w:rsid w:val="00C1182F"/>
    <w:rsid w:val="00C1357F"/>
    <w:rsid w:val="00C1412E"/>
    <w:rsid w:val="00C21D06"/>
    <w:rsid w:val="00C2329E"/>
    <w:rsid w:val="00C23F3E"/>
    <w:rsid w:val="00C267F7"/>
    <w:rsid w:val="00C26E7C"/>
    <w:rsid w:val="00C31B46"/>
    <w:rsid w:val="00C31B54"/>
    <w:rsid w:val="00C42698"/>
    <w:rsid w:val="00C44D7B"/>
    <w:rsid w:val="00C462CC"/>
    <w:rsid w:val="00C46564"/>
    <w:rsid w:val="00C50047"/>
    <w:rsid w:val="00C5007B"/>
    <w:rsid w:val="00C50138"/>
    <w:rsid w:val="00C513C7"/>
    <w:rsid w:val="00C523DD"/>
    <w:rsid w:val="00C52463"/>
    <w:rsid w:val="00C54382"/>
    <w:rsid w:val="00C54764"/>
    <w:rsid w:val="00C5618B"/>
    <w:rsid w:val="00C57409"/>
    <w:rsid w:val="00C57627"/>
    <w:rsid w:val="00C6145B"/>
    <w:rsid w:val="00C62A36"/>
    <w:rsid w:val="00C65966"/>
    <w:rsid w:val="00C70A43"/>
    <w:rsid w:val="00C7527D"/>
    <w:rsid w:val="00C75E57"/>
    <w:rsid w:val="00C76676"/>
    <w:rsid w:val="00C77560"/>
    <w:rsid w:val="00C77B3D"/>
    <w:rsid w:val="00C81D16"/>
    <w:rsid w:val="00C8242A"/>
    <w:rsid w:val="00C83207"/>
    <w:rsid w:val="00C83604"/>
    <w:rsid w:val="00C852C4"/>
    <w:rsid w:val="00C85F81"/>
    <w:rsid w:val="00C861B1"/>
    <w:rsid w:val="00C87116"/>
    <w:rsid w:val="00C90220"/>
    <w:rsid w:val="00C908B5"/>
    <w:rsid w:val="00C90FD8"/>
    <w:rsid w:val="00C91D4E"/>
    <w:rsid w:val="00C92215"/>
    <w:rsid w:val="00C943F0"/>
    <w:rsid w:val="00C9547A"/>
    <w:rsid w:val="00CA0C2F"/>
    <w:rsid w:val="00CA14B4"/>
    <w:rsid w:val="00CB1C84"/>
    <w:rsid w:val="00CB1DFB"/>
    <w:rsid w:val="00CB2362"/>
    <w:rsid w:val="00CB355A"/>
    <w:rsid w:val="00CB382E"/>
    <w:rsid w:val="00CB6576"/>
    <w:rsid w:val="00CB6682"/>
    <w:rsid w:val="00CB7F61"/>
    <w:rsid w:val="00CC0289"/>
    <w:rsid w:val="00CC12DC"/>
    <w:rsid w:val="00CC3675"/>
    <w:rsid w:val="00CC543A"/>
    <w:rsid w:val="00CC5ABF"/>
    <w:rsid w:val="00CC6C8C"/>
    <w:rsid w:val="00CD2380"/>
    <w:rsid w:val="00CD3FD3"/>
    <w:rsid w:val="00CD4947"/>
    <w:rsid w:val="00CD4B02"/>
    <w:rsid w:val="00CD5B76"/>
    <w:rsid w:val="00CD72CF"/>
    <w:rsid w:val="00CD7AEE"/>
    <w:rsid w:val="00CD7E35"/>
    <w:rsid w:val="00CE0167"/>
    <w:rsid w:val="00CE5620"/>
    <w:rsid w:val="00CE7510"/>
    <w:rsid w:val="00CF01D9"/>
    <w:rsid w:val="00CF0688"/>
    <w:rsid w:val="00CF2EE8"/>
    <w:rsid w:val="00CF2F25"/>
    <w:rsid w:val="00CF519B"/>
    <w:rsid w:val="00CF688E"/>
    <w:rsid w:val="00CF7C0D"/>
    <w:rsid w:val="00D01A82"/>
    <w:rsid w:val="00D02503"/>
    <w:rsid w:val="00D05A63"/>
    <w:rsid w:val="00D06741"/>
    <w:rsid w:val="00D07A5A"/>
    <w:rsid w:val="00D07ABF"/>
    <w:rsid w:val="00D07B86"/>
    <w:rsid w:val="00D172A0"/>
    <w:rsid w:val="00D2406A"/>
    <w:rsid w:val="00D24FEE"/>
    <w:rsid w:val="00D25CCE"/>
    <w:rsid w:val="00D27829"/>
    <w:rsid w:val="00D311F9"/>
    <w:rsid w:val="00D32679"/>
    <w:rsid w:val="00D35283"/>
    <w:rsid w:val="00D3581D"/>
    <w:rsid w:val="00D35C6D"/>
    <w:rsid w:val="00D367D4"/>
    <w:rsid w:val="00D376D3"/>
    <w:rsid w:val="00D37700"/>
    <w:rsid w:val="00D37F75"/>
    <w:rsid w:val="00D401E1"/>
    <w:rsid w:val="00D402FF"/>
    <w:rsid w:val="00D40897"/>
    <w:rsid w:val="00D40BB9"/>
    <w:rsid w:val="00D421C0"/>
    <w:rsid w:val="00D43514"/>
    <w:rsid w:val="00D43E66"/>
    <w:rsid w:val="00D449BF"/>
    <w:rsid w:val="00D45B0C"/>
    <w:rsid w:val="00D4645F"/>
    <w:rsid w:val="00D51BFC"/>
    <w:rsid w:val="00D52A00"/>
    <w:rsid w:val="00D531A7"/>
    <w:rsid w:val="00D5393D"/>
    <w:rsid w:val="00D542BA"/>
    <w:rsid w:val="00D55BFD"/>
    <w:rsid w:val="00D574BC"/>
    <w:rsid w:val="00D57BB8"/>
    <w:rsid w:val="00D60412"/>
    <w:rsid w:val="00D6382D"/>
    <w:rsid w:val="00D64BA9"/>
    <w:rsid w:val="00D66EDB"/>
    <w:rsid w:val="00D673D6"/>
    <w:rsid w:val="00D70165"/>
    <w:rsid w:val="00D724AC"/>
    <w:rsid w:val="00D757F4"/>
    <w:rsid w:val="00D75E4B"/>
    <w:rsid w:val="00D76F1D"/>
    <w:rsid w:val="00D81DC5"/>
    <w:rsid w:val="00D82397"/>
    <w:rsid w:val="00D83140"/>
    <w:rsid w:val="00D85DF8"/>
    <w:rsid w:val="00D87238"/>
    <w:rsid w:val="00D87D42"/>
    <w:rsid w:val="00D9002A"/>
    <w:rsid w:val="00D91221"/>
    <w:rsid w:val="00D9250C"/>
    <w:rsid w:val="00D94C37"/>
    <w:rsid w:val="00D961E3"/>
    <w:rsid w:val="00D97A06"/>
    <w:rsid w:val="00DA073E"/>
    <w:rsid w:val="00DA0D1E"/>
    <w:rsid w:val="00DA20A1"/>
    <w:rsid w:val="00DA3FFB"/>
    <w:rsid w:val="00DA4987"/>
    <w:rsid w:val="00DA6561"/>
    <w:rsid w:val="00DB0B4C"/>
    <w:rsid w:val="00DB2D2D"/>
    <w:rsid w:val="00DB31FA"/>
    <w:rsid w:val="00DB5876"/>
    <w:rsid w:val="00DB591B"/>
    <w:rsid w:val="00DB6C36"/>
    <w:rsid w:val="00DB7E81"/>
    <w:rsid w:val="00DC0902"/>
    <w:rsid w:val="00DC0A4D"/>
    <w:rsid w:val="00DC1CBE"/>
    <w:rsid w:val="00DC30BD"/>
    <w:rsid w:val="00DC44B8"/>
    <w:rsid w:val="00DC5CB4"/>
    <w:rsid w:val="00DD1259"/>
    <w:rsid w:val="00DD1BBF"/>
    <w:rsid w:val="00DD2425"/>
    <w:rsid w:val="00DD4ABE"/>
    <w:rsid w:val="00DD600C"/>
    <w:rsid w:val="00DD72F8"/>
    <w:rsid w:val="00DD7376"/>
    <w:rsid w:val="00DE2137"/>
    <w:rsid w:val="00DE288D"/>
    <w:rsid w:val="00DE3547"/>
    <w:rsid w:val="00DE5855"/>
    <w:rsid w:val="00DE58DC"/>
    <w:rsid w:val="00DE6770"/>
    <w:rsid w:val="00DE6FFB"/>
    <w:rsid w:val="00DE79B3"/>
    <w:rsid w:val="00DE79DF"/>
    <w:rsid w:val="00DF04B5"/>
    <w:rsid w:val="00DF200D"/>
    <w:rsid w:val="00DF233F"/>
    <w:rsid w:val="00DF24D5"/>
    <w:rsid w:val="00DF4687"/>
    <w:rsid w:val="00DF5842"/>
    <w:rsid w:val="00DF7A36"/>
    <w:rsid w:val="00E009A5"/>
    <w:rsid w:val="00E033BB"/>
    <w:rsid w:val="00E05405"/>
    <w:rsid w:val="00E05932"/>
    <w:rsid w:val="00E0629D"/>
    <w:rsid w:val="00E136F9"/>
    <w:rsid w:val="00E15AA7"/>
    <w:rsid w:val="00E17CCC"/>
    <w:rsid w:val="00E20F9E"/>
    <w:rsid w:val="00E21714"/>
    <w:rsid w:val="00E21824"/>
    <w:rsid w:val="00E21A2A"/>
    <w:rsid w:val="00E21C8A"/>
    <w:rsid w:val="00E21CFB"/>
    <w:rsid w:val="00E22E9C"/>
    <w:rsid w:val="00E23283"/>
    <w:rsid w:val="00E25590"/>
    <w:rsid w:val="00E27609"/>
    <w:rsid w:val="00E31FF8"/>
    <w:rsid w:val="00E32862"/>
    <w:rsid w:val="00E35F6C"/>
    <w:rsid w:val="00E36B14"/>
    <w:rsid w:val="00E40021"/>
    <w:rsid w:val="00E4181C"/>
    <w:rsid w:val="00E42C0E"/>
    <w:rsid w:val="00E463AE"/>
    <w:rsid w:val="00E51817"/>
    <w:rsid w:val="00E51E7C"/>
    <w:rsid w:val="00E52769"/>
    <w:rsid w:val="00E53694"/>
    <w:rsid w:val="00E55C3A"/>
    <w:rsid w:val="00E55C71"/>
    <w:rsid w:val="00E627B1"/>
    <w:rsid w:val="00E673F3"/>
    <w:rsid w:val="00E675B1"/>
    <w:rsid w:val="00E67CE9"/>
    <w:rsid w:val="00E74114"/>
    <w:rsid w:val="00E74F9C"/>
    <w:rsid w:val="00E76E48"/>
    <w:rsid w:val="00E82EDD"/>
    <w:rsid w:val="00E848B9"/>
    <w:rsid w:val="00E85AD3"/>
    <w:rsid w:val="00E86D15"/>
    <w:rsid w:val="00E908D8"/>
    <w:rsid w:val="00E933D3"/>
    <w:rsid w:val="00E95219"/>
    <w:rsid w:val="00E977E5"/>
    <w:rsid w:val="00EA15AF"/>
    <w:rsid w:val="00EA1748"/>
    <w:rsid w:val="00EA304E"/>
    <w:rsid w:val="00EA3E0E"/>
    <w:rsid w:val="00EA4286"/>
    <w:rsid w:val="00EA479B"/>
    <w:rsid w:val="00EA57CD"/>
    <w:rsid w:val="00EA6134"/>
    <w:rsid w:val="00EA7B81"/>
    <w:rsid w:val="00EB331E"/>
    <w:rsid w:val="00EB3BE5"/>
    <w:rsid w:val="00EB4057"/>
    <w:rsid w:val="00EB4C05"/>
    <w:rsid w:val="00EB6499"/>
    <w:rsid w:val="00EB74CD"/>
    <w:rsid w:val="00EC0162"/>
    <w:rsid w:val="00EC1358"/>
    <w:rsid w:val="00EC17DC"/>
    <w:rsid w:val="00EC181E"/>
    <w:rsid w:val="00EC4160"/>
    <w:rsid w:val="00EC4560"/>
    <w:rsid w:val="00EC466D"/>
    <w:rsid w:val="00EC587F"/>
    <w:rsid w:val="00EC5F83"/>
    <w:rsid w:val="00EC72AE"/>
    <w:rsid w:val="00ED0005"/>
    <w:rsid w:val="00ED25CB"/>
    <w:rsid w:val="00EE0DEF"/>
    <w:rsid w:val="00EE1340"/>
    <w:rsid w:val="00EE1F69"/>
    <w:rsid w:val="00EE2BB8"/>
    <w:rsid w:val="00EE3D5B"/>
    <w:rsid w:val="00EF0434"/>
    <w:rsid w:val="00EF3D68"/>
    <w:rsid w:val="00EF4D52"/>
    <w:rsid w:val="00EF4DE6"/>
    <w:rsid w:val="00EF4EF4"/>
    <w:rsid w:val="00EF5AFB"/>
    <w:rsid w:val="00EF5C71"/>
    <w:rsid w:val="00F01480"/>
    <w:rsid w:val="00F01A8D"/>
    <w:rsid w:val="00F01B44"/>
    <w:rsid w:val="00F03575"/>
    <w:rsid w:val="00F039B2"/>
    <w:rsid w:val="00F04224"/>
    <w:rsid w:val="00F0451D"/>
    <w:rsid w:val="00F05F2D"/>
    <w:rsid w:val="00F11D25"/>
    <w:rsid w:val="00F14157"/>
    <w:rsid w:val="00F17D35"/>
    <w:rsid w:val="00F17F1C"/>
    <w:rsid w:val="00F24800"/>
    <w:rsid w:val="00F2530F"/>
    <w:rsid w:val="00F25F60"/>
    <w:rsid w:val="00F261A4"/>
    <w:rsid w:val="00F271F7"/>
    <w:rsid w:val="00F27925"/>
    <w:rsid w:val="00F3089F"/>
    <w:rsid w:val="00F31AB6"/>
    <w:rsid w:val="00F322E4"/>
    <w:rsid w:val="00F33270"/>
    <w:rsid w:val="00F33C52"/>
    <w:rsid w:val="00F3639C"/>
    <w:rsid w:val="00F4065A"/>
    <w:rsid w:val="00F41075"/>
    <w:rsid w:val="00F41370"/>
    <w:rsid w:val="00F41B69"/>
    <w:rsid w:val="00F42EB4"/>
    <w:rsid w:val="00F44CED"/>
    <w:rsid w:val="00F45BB6"/>
    <w:rsid w:val="00F46B54"/>
    <w:rsid w:val="00F50B9A"/>
    <w:rsid w:val="00F50EEC"/>
    <w:rsid w:val="00F535D4"/>
    <w:rsid w:val="00F537F7"/>
    <w:rsid w:val="00F5510E"/>
    <w:rsid w:val="00F56D70"/>
    <w:rsid w:val="00F57873"/>
    <w:rsid w:val="00F60B82"/>
    <w:rsid w:val="00F60F58"/>
    <w:rsid w:val="00F628E4"/>
    <w:rsid w:val="00F63208"/>
    <w:rsid w:val="00F63D20"/>
    <w:rsid w:val="00F65415"/>
    <w:rsid w:val="00F65742"/>
    <w:rsid w:val="00F6671C"/>
    <w:rsid w:val="00F66CA7"/>
    <w:rsid w:val="00F67C8A"/>
    <w:rsid w:val="00F716C0"/>
    <w:rsid w:val="00F73BA6"/>
    <w:rsid w:val="00F744FA"/>
    <w:rsid w:val="00F74E8A"/>
    <w:rsid w:val="00F75C1F"/>
    <w:rsid w:val="00F804D6"/>
    <w:rsid w:val="00F80512"/>
    <w:rsid w:val="00F811E0"/>
    <w:rsid w:val="00F837F3"/>
    <w:rsid w:val="00F83B2F"/>
    <w:rsid w:val="00F84648"/>
    <w:rsid w:val="00F857B0"/>
    <w:rsid w:val="00F86BDA"/>
    <w:rsid w:val="00F8702E"/>
    <w:rsid w:val="00F87995"/>
    <w:rsid w:val="00F90A32"/>
    <w:rsid w:val="00F92612"/>
    <w:rsid w:val="00F92D92"/>
    <w:rsid w:val="00F932D3"/>
    <w:rsid w:val="00F94181"/>
    <w:rsid w:val="00F950A7"/>
    <w:rsid w:val="00F96F06"/>
    <w:rsid w:val="00FA09F7"/>
    <w:rsid w:val="00FA1E58"/>
    <w:rsid w:val="00FA2E54"/>
    <w:rsid w:val="00FA348C"/>
    <w:rsid w:val="00FA4866"/>
    <w:rsid w:val="00FA6A7E"/>
    <w:rsid w:val="00FA6F4D"/>
    <w:rsid w:val="00FA7E5D"/>
    <w:rsid w:val="00FB3CCF"/>
    <w:rsid w:val="00FB3F43"/>
    <w:rsid w:val="00FB53E7"/>
    <w:rsid w:val="00FB6561"/>
    <w:rsid w:val="00FC0128"/>
    <w:rsid w:val="00FC1116"/>
    <w:rsid w:val="00FC198F"/>
    <w:rsid w:val="00FC362E"/>
    <w:rsid w:val="00FC5024"/>
    <w:rsid w:val="00FC6874"/>
    <w:rsid w:val="00FC6E96"/>
    <w:rsid w:val="00FD04E7"/>
    <w:rsid w:val="00FD22DC"/>
    <w:rsid w:val="00FD65BD"/>
    <w:rsid w:val="00FD6691"/>
    <w:rsid w:val="00FD688A"/>
    <w:rsid w:val="00FD7A64"/>
    <w:rsid w:val="00FE064A"/>
    <w:rsid w:val="00FE2B41"/>
    <w:rsid w:val="00FE3B4D"/>
    <w:rsid w:val="00FE6E68"/>
    <w:rsid w:val="00FE7F08"/>
    <w:rsid w:val="00FF0BCF"/>
    <w:rsid w:val="00FF2F87"/>
    <w:rsid w:val="00FF5385"/>
    <w:rsid w:val="00FF67D3"/>
    <w:rsid w:val="00FF7845"/>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A12F3"/>
  <w15:chartTrackingRefBased/>
  <w15:docId w15:val="{1D585EC0-F681-40CF-8742-FAF7187E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annotation text" w:uiPriority="99"/>
    <w:lsdException w:name="caption" w:semiHidden="1" w:unhideWhenUsed="1" w:qFormat="1"/>
    <w:lsdException w:name="annotation reference" w:uiPriority="99"/>
    <w:lsdException w:name="Title" w:uiPriority="10" w:qFormat="1"/>
    <w:lsdException w:name="Body Text" w:uiPriority="1" w:qFormat="1"/>
    <w:lsdException w:name="Subtitle" w:qFormat="1"/>
    <w:lsdException w:name="Body Text 3" w:uiPriority="99"/>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87F"/>
    <w:rPr>
      <w:rFonts w:ascii="Arial" w:hAnsi="Arial"/>
      <w:sz w:val="22"/>
      <w:szCs w:val="24"/>
    </w:rPr>
  </w:style>
  <w:style w:type="paragraph" w:styleId="Heading1">
    <w:name w:val="heading 1"/>
    <w:basedOn w:val="Normal"/>
    <w:next w:val="Normal"/>
    <w:uiPriority w:val="9"/>
    <w:qFormat/>
    <w:rsid w:val="00DF233F"/>
    <w:pPr>
      <w:keepNext/>
      <w:numPr>
        <w:numId w:val="1"/>
      </w:numPr>
      <w:spacing w:before="240" w:after="60"/>
      <w:outlineLvl w:val="0"/>
    </w:pPr>
    <w:rPr>
      <w:rFonts w:cs="Arial"/>
      <w:b/>
      <w:bCs/>
      <w:caps/>
      <w:kern w:val="32"/>
      <w:sz w:val="28"/>
      <w:szCs w:val="32"/>
    </w:rPr>
  </w:style>
  <w:style w:type="paragraph" w:styleId="Heading2">
    <w:name w:val="heading 2"/>
    <w:basedOn w:val="Normal"/>
    <w:next w:val="Normal"/>
    <w:link w:val="Heading2Char"/>
    <w:uiPriority w:val="9"/>
    <w:qFormat/>
    <w:rsid w:val="00DF233F"/>
    <w:pPr>
      <w:keepNext/>
      <w:numPr>
        <w:ilvl w:val="1"/>
        <w:numId w:val="1"/>
      </w:numPr>
      <w:spacing w:before="240" w:after="60"/>
      <w:outlineLvl w:val="1"/>
    </w:pPr>
    <w:rPr>
      <w:rFonts w:cs="Arial"/>
      <w:b/>
      <w:bCs/>
      <w:iCs/>
      <w:sz w:val="26"/>
      <w:szCs w:val="28"/>
    </w:rPr>
  </w:style>
  <w:style w:type="paragraph" w:styleId="Heading3">
    <w:name w:val="heading 3"/>
    <w:basedOn w:val="Normal"/>
    <w:next w:val="Normal"/>
    <w:link w:val="Heading3Char"/>
    <w:uiPriority w:val="9"/>
    <w:qFormat/>
    <w:rsid w:val="00DF233F"/>
    <w:pPr>
      <w:keepNext/>
      <w:numPr>
        <w:ilvl w:val="2"/>
        <w:numId w:val="1"/>
      </w:numPr>
      <w:spacing w:before="240" w:after="60"/>
      <w:outlineLvl w:val="2"/>
    </w:pPr>
    <w:rPr>
      <w:rFonts w:cs="Arial"/>
      <w:bCs/>
      <w:sz w:val="24"/>
      <w:szCs w:val="26"/>
      <w:u w:val="single"/>
    </w:rPr>
  </w:style>
  <w:style w:type="paragraph" w:styleId="Heading4">
    <w:name w:val="heading 4"/>
    <w:basedOn w:val="Normal"/>
    <w:next w:val="Normal"/>
    <w:uiPriority w:val="9"/>
    <w:qFormat/>
    <w:rsid w:val="00DF233F"/>
    <w:pPr>
      <w:keepNext/>
      <w:numPr>
        <w:ilvl w:val="3"/>
        <w:numId w:val="1"/>
      </w:numPr>
      <w:spacing w:before="240" w:after="60"/>
      <w:outlineLvl w:val="3"/>
    </w:pPr>
    <w:rPr>
      <w:bCs/>
      <w:i/>
      <w:szCs w:val="28"/>
      <w:u w:val="single"/>
    </w:rPr>
  </w:style>
  <w:style w:type="paragraph" w:styleId="Heading5">
    <w:name w:val="heading 5"/>
    <w:basedOn w:val="Normal"/>
    <w:next w:val="Normal"/>
    <w:uiPriority w:val="9"/>
    <w:qFormat/>
    <w:rsid w:val="00CB355A"/>
    <w:pPr>
      <w:numPr>
        <w:ilvl w:val="4"/>
        <w:numId w:val="1"/>
      </w:numPr>
      <w:spacing w:before="240" w:after="60"/>
      <w:outlineLvl w:val="4"/>
    </w:pPr>
    <w:rPr>
      <w:bCs/>
      <w:i/>
      <w:iCs/>
      <w:szCs w:val="26"/>
    </w:rPr>
  </w:style>
  <w:style w:type="paragraph" w:styleId="Heading6">
    <w:name w:val="heading 6"/>
    <w:basedOn w:val="Normal"/>
    <w:next w:val="Normal"/>
    <w:uiPriority w:val="9"/>
    <w:qFormat/>
    <w:rsid w:val="00603856"/>
    <w:pPr>
      <w:numPr>
        <w:ilvl w:val="5"/>
        <w:numId w:val="1"/>
      </w:numPr>
      <w:spacing w:before="240" w:after="60"/>
      <w:outlineLvl w:val="5"/>
    </w:pPr>
    <w:rPr>
      <w:b/>
      <w:bCs/>
      <w:szCs w:val="22"/>
    </w:rPr>
  </w:style>
  <w:style w:type="paragraph" w:styleId="Heading7">
    <w:name w:val="heading 7"/>
    <w:basedOn w:val="Normal"/>
    <w:next w:val="Normal"/>
    <w:uiPriority w:val="9"/>
    <w:qFormat/>
    <w:rsid w:val="00603856"/>
    <w:pPr>
      <w:numPr>
        <w:ilvl w:val="6"/>
        <w:numId w:val="1"/>
      </w:numPr>
      <w:spacing w:before="240" w:after="60"/>
      <w:outlineLvl w:val="6"/>
    </w:pPr>
  </w:style>
  <w:style w:type="paragraph" w:styleId="Heading8">
    <w:name w:val="heading 8"/>
    <w:basedOn w:val="Normal"/>
    <w:next w:val="Normal"/>
    <w:uiPriority w:val="9"/>
    <w:qFormat/>
    <w:rsid w:val="00603856"/>
    <w:pPr>
      <w:numPr>
        <w:ilvl w:val="7"/>
        <w:numId w:val="1"/>
      </w:numPr>
      <w:spacing w:before="240" w:after="60"/>
      <w:outlineLvl w:val="7"/>
    </w:pPr>
    <w:rPr>
      <w:i/>
      <w:iCs/>
    </w:rPr>
  </w:style>
  <w:style w:type="paragraph" w:styleId="Heading9">
    <w:name w:val="heading 9"/>
    <w:basedOn w:val="Normal"/>
    <w:next w:val="Normal"/>
    <w:uiPriority w:val="9"/>
    <w:qFormat/>
    <w:rsid w:val="00603856"/>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4EF4"/>
    <w:rPr>
      <w:sz w:val="20"/>
      <w:szCs w:val="20"/>
    </w:rPr>
  </w:style>
  <w:style w:type="character" w:styleId="FootnoteReference">
    <w:name w:val="footnote reference"/>
    <w:semiHidden/>
    <w:rsid w:val="00EF4EF4"/>
    <w:rPr>
      <w:vertAlign w:val="superscript"/>
    </w:rPr>
  </w:style>
  <w:style w:type="paragraph" w:styleId="Header">
    <w:name w:val="header"/>
    <w:basedOn w:val="Normal"/>
    <w:rsid w:val="00E22E9C"/>
    <w:pPr>
      <w:tabs>
        <w:tab w:val="center" w:pos="4536"/>
        <w:tab w:val="right" w:pos="9072"/>
      </w:tabs>
    </w:pPr>
  </w:style>
  <w:style w:type="paragraph" w:styleId="Footer">
    <w:name w:val="footer"/>
    <w:basedOn w:val="Normal"/>
    <w:rsid w:val="00E22E9C"/>
    <w:pPr>
      <w:tabs>
        <w:tab w:val="center" w:pos="4536"/>
        <w:tab w:val="right" w:pos="9072"/>
      </w:tabs>
    </w:pPr>
  </w:style>
  <w:style w:type="character" w:styleId="PageNumber">
    <w:name w:val="page number"/>
    <w:basedOn w:val="DefaultParagraphFont"/>
    <w:rsid w:val="00FA6A7E"/>
  </w:style>
  <w:style w:type="table" w:styleId="TableGrid">
    <w:name w:val="Table Grid"/>
    <w:basedOn w:val="TableNormal"/>
    <w:rsid w:val="000745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E2118"/>
    <w:rPr>
      <w:rFonts w:ascii="Tahoma" w:hAnsi="Tahoma" w:cs="Tahoma"/>
      <w:sz w:val="16"/>
      <w:szCs w:val="16"/>
    </w:rPr>
  </w:style>
  <w:style w:type="character" w:styleId="CommentReference">
    <w:name w:val="annotation reference"/>
    <w:uiPriority w:val="99"/>
    <w:rsid w:val="00F50B9A"/>
    <w:rPr>
      <w:sz w:val="16"/>
      <w:szCs w:val="16"/>
    </w:rPr>
  </w:style>
  <w:style w:type="paragraph" w:styleId="CommentText">
    <w:name w:val="annotation text"/>
    <w:aliases w:val=" Znak,Znak,Char,Style 7,Char Char Char, Char Char Char, Char"/>
    <w:basedOn w:val="Normal"/>
    <w:link w:val="CommentTextChar"/>
    <w:uiPriority w:val="99"/>
    <w:rsid w:val="00F50B9A"/>
    <w:rPr>
      <w:sz w:val="20"/>
      <w:szCs w:val="20"/>
    </w:rPr>
  </w:style>
  <w:style w:type="paragraph" w:styleId="CommentSubject">
    <w:name w:val="annotation subject"/>
    <w:basedOn w:val="CommentText"/>
    <w:next w:val="CommentText"/>
    <w:semiHidden/>
    <w:rsid w:val="00F50B9A"/>
    <w:rPr>
      <w:b/>
      <w:bCs/>
    </w:rPr>
  </w:style>
  <w:style w:type="paragraph" w:styleId="TOC1">
    <w:name w:val="toc 1"/>
    <w:basedOn w:val="Normal"/>
    <w:next w:val="Normal"/>
    <w:autoRedefine/>
    <w:uiPriority w:val="39"/>
    <w:rsid w:val="00096C0A"/>
    <w:pPr>
      <w:tabs>
        <w:tab w:val="left" w:pos="440"/>
        <w:tab w:val="right" w:leader="dot" w:pos="9062"/>
      </w:tabs>
      <w:spacing w:before="120" w:after="120"/>
    </w:pPr>
    <w:rPr>
      <w:rFonts w:cs="Arial"/>
      <w:bCs/>
      <w:caps/>
      <w:szCs w:val="22"/>
      <w:lang w:val="en-GB"/>
    </w:rPr>
  </w:style>
  <w:style w:type="paragraph" w:styleId="TOC2">
    <w:name w:val="toc 2"/>
    <w:basedOn w:val="Normal"/>
    <w:next w:val="Normal"/>
    <w:autoRedefine/>
    <w:uiPriority w:val="39"/>
    <w:rsid w:val="00980E59"/>
    <w:pPr>
      <w:spacing w:before="120" w:after="120"/>
    </w:pPr>
    <w:rPr>
      <w:rFonts w:ascii="Times New Roman" w:hAnsi="Times New Roman"/>
      <w:smallCaps/>
      <w:sz w:val="20"/>
      <w:szCs w:val="20"/>
      <w:shd w:val="clear" w:color="auto" w:fill="BFBFBF"/>
      <w:lang w:val="en-US"/>
    </w:rPr>
  </w:style>
  <w:style w:type="character" w:styleId="Hyperlink">
    <w:name w:val="Hyperlink"/>
    <w:uiPriority w:val="99"/>
    <w:rsid w:val="00406367"/>
    <w:rPr>
      <w:color w:val="0000FF"/>
      <w:u w:val="single"/>
    </w:rPr>
  </w:style>
  <w:style w:type="paragraph" w:styleId="TOC3">
    <w:name w:val="toc 3"/>
    <w:basedOn w:val="Normal"/>
    <w:next w:val="Normal"/>
    <w:autoRedefine/>
    <w:semiHidden/>
    <w:rsid w:val="004652D0"/>
    <w:pPr>
      <w:ind w:left="440"/>
    </w:pPr>
    <w:rPr>
      <w:rFonts w:ascii="Times New Roman" w:hAnsi="Times New Roman"/>
      <w:i/>
      <w:iCs/>
      <w:sz w:val="20"/>
      <w:szCs w:val="20"/>
    </w:rPr>
  </w:style>
  <w:style w:type="paragraph" w:styleId="TOC9">
    <w:name w:val="toc 9"/>
    <w:basedOn w:val="Normal"/>
    <w:next w:val="Normal"/>
    <w:autoRedefine/>
    <w:semiHidden/>
    <w:rsid w:val="004652D0"/>
    <w:pPr>
      <w:ind w:left="1760"/>
    </w:pPr>
    <w:rPr>
      <w:rFonts w:ascii="Times New Roman" w:hAnsi="Times New Roman"/>
      <w:sz w:val="18"/>
      <w:szCs w:val="18"/>
    </w:rPr>
  </w:style>
  <w:style w:type="paragraph" w:styleId="TOC4">
    <w:name w:val="toc 4"/>
    <w:basedOn w:val="Normal"/>
    <w:next w:val="Normal"/>
    <w:autoRedefine/>
    <w:semiHidden/>
    <w:rsid w:val="004652D0"/>
    <w:pPr>
      <w:ind w:left="660"/>
    </w:pPr>
    <w:rPr>
      <w:rFonts w:ascii="Times New Roman" w:hAnsi="Times New Roman"/>
      <w:sz w:val="18"/>
      <w:szCs w:val="18"/>
    </w:rPr>
  </w:style>
  <w:style w:type="paragraph" w:styleId="TOC5">
    <w:name w:val="toc 5"/>
    <w:basedOn w:val="Normal"/>
    <w:next w:val="Normal"/>
    <w:autoRedefine/>
    <w:semiHidden/>
    <w:rsid w:val="004652D0"/>
    <w:pPr>
      <w:ind w:left="880"/>
    </w:pPr>
    <w:rPr>
      <w:rFonts w:ascii="Times New Roman" w:hAnsi="Times New Roman"/>
      <w:sz w:val="18"/>
      <w:szCs w:val="18"/>
    </w:rPr>
  </w:style>
  <w:style w:type="paragraph" w:styleId="TOC6">
    <w:name w:val="toc 6"/>
    <w:basedOn w:val="Normal"/>
    <w:next w:val="Normal"/>
    <w:autoRedefine/>
    <w:semiHidden/>
    <w:rsid w:val="004652D0"/>
    <w:pPr>
      <w:ind w:left="1100"/>
    </w:pPr>
    <w:rPr>
      <w:rFonts w:ascii="Times New Roman" w:hAnsi="Times New Roman"/>
      <w:sz w:val="18"/>
      <w:szCs w:val="18"/>
    </w:rPr>
  </w:style>
  <w:style w:type="paragraph" w:styleId="TOC7">
    <w:name w:val="toc 7"/>
    <w:basedOn w:val="Normal"/>
    <w:next w:val="Normal"/>
    <w:autoRedefine/>
    <w:semiHidden/>
    <w:rsid w:val="004652D0"/>
    <w:pPr>
      <w:ind w:left="1320"/>
    </w:pPr>
    <w:rPr>
      <w:rFonts w:ascii="Times New Roman" w:hAnsi="Times New Roman"/>
      <w:sz w:val="18"/>
      <w:szCs w:val="18"/>
    </w:rPr>
  </w:style>
  <w:style w:type="paragraph" w:styleId="TOC8">
    <w:name w:val="toc 8"/>
    <w:basedOn w:val="Normal"/>
    <w:next w:val="Normal"/>
    <w:autoRedefine/>
    <w:semiHidden/>
    <w:rsid w:val="004652D0"/>
    <w:pPr>
      <w:ind w:left="1540"/>
    </w:pPr>
    <w:rPr>
      <w:rFonts w:ascii="Times New Roman" w:hAnsi="Times New Roman"/>
      <w:sz w:val="18"/>
      <w:szCs w:val="18"/>
    </w:rPr>
  </w:style>
  <w:style w:type="paragraph" w:styleId="Revision">
    <w:name w:val="Revision"/>
    <w:hidden/>
    <w:uiPriority w:val="99"/>
    <w:semiHidden/>
    <w:rsid w:val="00EC4560"/>
    <w:rPr>
      <w:rFonts w:ascii="Arial" w:eastAsia="SimSun" w:hAnsi="Arial" w:cs="Arial"/>
      <w:b/>
      <w:spacing w:val="-3"/>
      <w:sz w:val="28"/>
      <w:szCs w:val="28"/>
      <w:lang w:val="en-GB" w:eastAsia="fi-FI"/>
    </w:rPr>
  </w:style>
  <w:style w:type="paragraph" w:customStyle="1" w:styleId="auf2">
    <w:name w:val="auf2"/>
    <w:basedOn w:val="Normal"/>
    <w:rsid w:val="00355875"/>
    <w:pPr>
      <w:autoSpaceDE w:val="0"/>
      <w:autoSpaceDN w:val="0"/>
      <w:adjustRightInd w:val="0"/>
    </w:pPr>
    <w:rPr>
      <w:rFonts w:eastAsia="SimSun" w:cs="Arial"/>
      <w:noProof/>
      <w:spacing w:val="-3"/>
      <w:szCs w:val="22"/>
      <w:lang w:val="en-US" w:eastAsia="de-DE"/>
    </w:rPr>
  </w:style>
  <w:style w:type="paragraph" w:customStyle="1" w:styleId="StandardText">
    <w:name w:val="Standard Text"/>
    <w:basedOn w:val="Normal"/>
    <w:link w:val="StandardTextTegn"/>
    <w:autoRedefine/>
    <w:rsid w:val="00355875"/>
    <w:pPr>
      <w:autoSpaceDE w:val="0"/>
      <w:autoSpaceDN w:val="0"/>
      <w:adjustRightInd w:val="0"/>
    </w:pPr>
    <w:rPr>
      <w:rFonts w:eastAsia="SimSun" w:cs="Arial"/>
      <w:noProof/>
      <w:spacing w:val="-3"/>
      <w:szCs w:val="22"/>
      <w:lang w:val="en-US" w:eastAsia="de-DE"/>
    </w:rPr>
  </w:style>
  <w:style w:type="character" w:customStyle="1" w:styleId="StandardTextTegn">
    <w:name w:val="Standard Text Tegn"/>
    <w:link w:val="StandardText"/>
    <w:rsid w:val="00355875"/>
    <w:rPr>
      <w:rFonts w:ascii="Arial" w:eastAsia="SimSun" w:hAnsi="Arial" w:cs="Arial"/>
      <w:noProof/>
      <w:spacing w:val="-3"/>
      <w:sz w:val="22"/>
      <w:szCs w:val="22"/>
      <w:lang w:val="en-US" w:eastAsia="de-DE"/>
    </w:rPr>
  </w:style>
  <w:style w:type="paragraph" w:customStyle="1" w:styleId="auf1">
    <w:name w:val="auf1"/>
    <w:basedOn w:val="Normal"/>
    <w:rsid w:val="006C0988"/>
    <w:pPr>
      <w:numPr>
        <w:numId w:val="34"/>
      </w:numPr>
      <w:autoSpaceDE w:val="0"/>
      <w:autoSpaceDN w:val="0"/>
      <w:adjustRightInd w:val="0"/>
    </w:pPr>
    <w:rPr>
      <w:rFonts w:eastAsia="SimSun" w:cs="Arial"/>
      <w:noProof/>
      <w:spacing w:val="-3"/>
      <w:szCs w:val="22"/>
      <w:lang w:val="en-US" w:eastAsia="de-DE"/>
    </w:rPr>
  </w:style>
  <w:style w:type="paragraph" w:customStyle="1" w:styleId="auf1-1">
    <w:name w:val="auf1-1"/>
    <w:basedOn w:val="auf1"/>
    <w:rsid w:val="006C0988"/>
    <w:pPr>
      <w:numPr>
        <w:ilvl w:val="1"/>
      </w:numPr>
    </w:pPr>
  </w:style>
  <w:style w:type="character" w:styleId="FollowedHyperlink">
    <w:name w:val="FollowedHyperlink"/>
    <w:rsid w:val="00017573"/>
    <w:rPr>
      <w:color w:val="800080"/>
      <w:u w:val="single"/>
    </w:rPr>
  </w:style>
  <w:style w:type="paragraph" w:customStyle="1" w:styleId="Default">
    <w:name w:val="Default"/>
    <w:rsid w:val="00981FF1"/>
    <w:pPr>
      <w:autoSpaceDE w:val="0"/>
      <w:autoSpaceDN w:val="0"/>
      <w:adjustRightInd w:val="0"/>
    </w:pPr>
    <w:rPr>
      <w:rFonts w:ascii="Arial" w:hAnsi="Arial" w:cs="Arial"/>
      <w:color w:val="000000"/>
      <w:sz w:val="24"/>
      <w:szCs w:val="24"/>
    </w:rPr>
  </w:style>
  <w:style w:type="character" w:customStyle="1" w:styleId="CommentTextChar">
    <w:name w:val="Comment Text Char"/>
    <w:aliases w:val=" Znak Char,Znak Char,Char Char,Style 7 Char,Char Char Char Char, Char Char Char Char, Char Char"/>
    <w:link w:val="CommentText"/>
    <w:uiPriority w:val="99"/>
    <w:rsid w:val="00204BB0"/>
    <w:rPr>
      <w:rFonts w:ascii="Arial" w:hAnsi="Arial"/>
    </w:rPr>
  </w:style>
  <w:style w:type="paragraph" w:styleId="BodyText3">
    <w:name w:val="Body Text 3"/>
    <w:basedOn w:val="Normal"/>
    <w:link w:val="BodyText3Char"/>
    <w:uiPriority w:val="99"/>
    <w:unhideWhenUsed/>
    <w:rsid w:val="00D449BF"/>
    <w:pPr>
      <w:jc w:val="both"/>
    </w:pPr>
    <w:rPr>
      <w:rFonts w:ascii="Times New Roman" w:hAnsi="Times New Roman"/>
      <w:szCs w:val="22"/>
      <w:lang w:val="en-GB"/>
    </w:rPr>
  </w:style>
  <w:style w:type="character" w:customStyle="1" w:styleId="BodyText3Char">
    <w:name w:val="Body Text 3 Char"/>
    <w:link w:val="BodyText3"/>
    <w:uiPriority w:val="99"/>
    <w:rsid w:val="00D449BF"/>
    <w:rPr>
      <w:sz w:val="22"/>
      <w:szCs w:val="22"/>
      <w:lang w:val="en-GB"/>
    </w:rPr>
  </w:style>
  <w:style w:type="paragraph" w:styleId="ListParagraph">
    <w:name w:val="List Paragraph"/>
    <w:basedOn w:val="Normal"/>
    <w:uiPriority w:val="1"/>
    <w:qFormat/>
    <w:rsid w:val="00320514"/>
    <w:pPr>
      <w:ind w:left="1304"/>
    </w:pPr>
  </w:style>
  <w:style w:type="character" w:customStyle="1" w:styleId="apple-converted-space">
    <w:name w:val="apple-converted-space"/>
    <w:rsid w:val="00B56FD5"/>
  </w:style>
  <w:style w:type="paragraph" w:styleId="ListNumber">
    <w:name w:val="List Number"/>
    <w:basedOn w:val="Normal"/>
    <w:rsid w:val="00AD1552"/>
    <w:pPr>
      <w:spacing w:before="240"/>
    </w:pPr>
    <w:rPr>
      <w:rFonts w:ascii="Times New Roman" w:hAnsi="Times New Roman"/>
      <w:szCs w:val="20"/>
      <w:lang w:val="en-US" w:eastAsia="en-US"/>
    </w:rPr>
  </w:style>
  <w:style w:type="paragraph" w:customStyle="1" w:styleId="MAQSText2">
    <w:name w:val="MAQS Text 2"/>
    <w:basedOn w:val="Normal"/>
    <w:link w:val="MAQSText2Char"/>
    <w:rsid w:val="00CB1C84"/>
    <w:pPr>
      <w:spacing w:before="100" w:after="100" w:line="312" w:lineRule="auto"/>
      <w:ind w:left="851"/>
      <w:jc w:val="both"/>
      <w:outlineLvl w:val="1"/>
    </w:pPr>
    <w:rPr>
      <w:sz w:val="20"/>
      <w:szCs w:val="20"/>
    </w:rPr>
  </w:style>
  <w:style w:type="paragraph" w:customStyle="1" w:styleId="MAQSHeading1">
    <w:name w:val="MAQS Heading 1 #"/>
    <w:basedOn w:val="Normal"/>
    <w:next w:val="MAQSText2"/>
    <w:qFormat/>
    <w:rsid w:val="00B719EA"/>
    <w:pPr>
      <w:keepNext/>
      <w:numPr>
        <w:numId w:val="40"/>
      </w:numPr>
      <w:spacing w:before="400" w:after="100" w:line="312" w:lineRule="auto"/>
      <w:outlineLvl w:val="0"/>
    </w:pPr>
    <w:rPr>
      <w:b/>
      <w:caps/>
      <w:sz w:val="20"/>
      <w:szCs w:val="20"/>
    </w:rPr>
  </w:style>
  <w:style w:type="paragraph" w:customStyle="1" w:styleId="MAQSHeading2">
    <w:name w:val="MAQS Heading 2 #"/>
    <w:basedOn w:val="Normal"/>
    <w:next w:val="MAQSText2"/>
    <w:qFormat/>
    <w:rsid w:val="00B719EA"/>
    <w:pPr>
      <w:keepNext/>
      <w:numPr>
        <w:ilvl w:val="1"/>
        <w:numId w:val="40"/>
      </w:numPr>
      <w:spacing w:before="240" w:after="100" w:line="312" w:lineRule="auto"/>
      <w:outlineLvl w:val="1"/>
    </w:pPr>
    <w:rPr>
      <w:b/>
      <w:sz w:val="20"/>
      <w:szCs w:val="20"/>
    </w:rPr>
  </w:style>
  <w:style w:type="paragraph" w:customStyle="1" w:styleId="MAQSText20">
    <w:name w:val="MAQS Text 2 #"/>
    <w:basedOn w:val="MAQSHeading2"/>
    <w:rsid w:val="00B719EA"/>
    <w:pPr>
      <w:keepNext w:val="0"/>
      <w:spacing w:before="100"/>
      <w:jc w:val="both"/>
    </w:pPr>
    <w:rPr>
      <w:b w:val="0"/>
    </w:rPr>
  </w:style>
  <w:style w:type="paragraph" w:customStyle="1" w:styleId="MAQSHeading3">
    <w:name w:val="MAQS Heading 3 #"/>
    <w:basedOn w:val="Normal"/>
    <w:next w:val="Normal"/>
    <w:qFormat/>
    <w:rsid w:val="00B719EA"/>
    <w:pPr>
      <w:keepNext/>
      <w:numPr>
        <w:ilvl w:val="2"/>
        <w:numId w:val="40"/>
      </w:numPr>
      <w:spacing w:before="240" w:after="100" w:line="312" w:lineRule="auto"/>
      <w:ind w:left="1702" w:hanging="851"/>
      <w:outlineLvl w:val="2"/>
    </w:pPr>
    <w:rPr>
      <w:b/>
      <w:sz w:val="20"/>
      <w:szCs w:val="20"/>
    </w:rPr>
  </w:style>
  <w:style w:type="paragraph" w:customStyle="1" w:styleId="MAQSHeading4">
    <w:name w:val="MAQS Heading 4 #"/>
    <w:basedOn w:val="Normal"/>
    <w:next w:val="Normal"/>
    <w:rsid w:val="00B719EA"/>
    <w:pPr>
      <w:keepNext/>
      <w:numPr>
        <w:ilvl w:val="3"/>
        <w:numId w:val="40"/>
      </w:numPr>
      <w:spacing w:before="240" w:after="100" w:line="312" w:lineRule="auto"/>
      <w:outlineLvl w:val="3"/>
    </w:pPr>
    <w:rPr>
      <w:b/>
      <w:sz w:val="20"/>
      <w:szCs w:val="20"/>
    </w:rPr>
  </w:style>
  <w:style w:type="paragraph" w:customStyle="1" w:styleId="MAQSText">
    <w:name w:val="MAQS Text"/>
    <w:basedOn w:val="Normal"/>
    <w:link w:val="MAQSTextChar1"/>
    <w:qFormat/>
    <w:rsid w:val="008E0B18"/>
    <w:pPr>
      <w:spacing w:before="100" w:after="240" w:line="312" w:lineRule="auto"/>
      <w:jc w:val="both"/>
    </w:pPr>
    <w:rPr>
      <w:sz w:val="20"/>
      <w:szCs w:val="20"/>
    </w:rPr>
  </w:style>
  <w:style w:type="character" w:customStyle="1" w:styleId="MAQSTextChar1">
    <w:name w:val="MAQS Text Char1"/>
    <w:link w:val="MAQSText"/>
    <w:rsid w:val="008E0B18"/>
    <w:rPr>
      <w:rFonts w:ascii="Arial" w:hAnsi="Arial"/>
    </w:rPr>
  </w:style>
  <w:style w:type="paragraph" w:customStyle="1" w:styleId="MAQSTableText">
    <w:name w:val="MAQS Table Text"/>
    <w:basedOn w:val="MAQSText"/>
    <w:qFormat/>
    <w:rsid w:val="008E0B18"/>
    <w:pPr>
      <w:spacing w:before="0" w:after="0"/>
      <w:jc w:val="left"/>
    </w:pPr>
  </w:style>
  <w:style w:type="character" w:customStyle="1" w:styleId="Heading2Char">
    <w:name w:val="Heading 2 Char"/>
    <w:link w:val="Heading2"/>
    <w:uiPriority w:val="9"/>
    <w:rsid w:val="00561B9B"/>
    <w:rPr>
      <w:rFonts w:ascii="Arial" w:hAnsi="Arial" w:cs="Arial"/>
      <w:b/>
      <w:bCs/>
      <w:iCs/>
      <w:sz w:val="26"/>
      <w:szCs w:val="28"/>
    </w:rPr>
  </w:style>
  <w:style w:type="character" w:customStyle="1" w:styleId="MAQSText2Char">
    <w:name w:val="MAQS Text 2 Char"/>
    <w:link w:val="MAQSText2"/>
    <w:rsid w:val="00F8702E"/>
    <w:rPr>
      <w:rFonts w:ascii="Arial" w:hAnsi="Arial"/>
    </w:rPr>
  </w:style>
  <w:style w:type="character" w:customStyle="1" w:styleId="Olstomnmnande1">
    <w:name w:val="Olöst omnämnande1"/>
    <w:uiPriority w:val="99"/>
    <w:semiHidden/>
    <w:unhideWhenUsed/>
    <w:rsid w:val="0048547E"/>
    <w:rPr>
      <w:color w:val="605E5C"/>
      <w:shd w:val="clear" w:color="auto" w:fill="E1DFDD"/>
    </w:rPr>
  </w:style>
  <w:style w:type="character" w:customStyle="1" w:styleId="Heading3Char">
    <w:name w:val="Heading 3 Char"/>
    <w:link w:val="Heading3"/>
    <w:uiPriority w:val="9"/>
    <w:rsid w:val="00012277"/>
    <w:rPr>
      <w:rFonts w:ascii="Arial" w:hAnsi="Arial" w:cs="Arial"/>
      <w:bCs/>
      <w:sz w:val="24"/>
      <w:szCs w:val="26"/>
      <w:u w:val="single"/>
    </w:rPr>
  </w:style>
  <w:style w:type="paragraph" w:styleId="BodyText">
    <w:name w:val="Body Text"/>
    <w:basedOn w:val="Normal"/>
    <w:link w:val="BodyTextChar"/>
    <w:uiPriority w:val="1"/>
    <w:qFormat/>
    <w:rsid w:val="002C62E9"/>
    <w:pPr>
      <w:spacing w:after="120"/>
    </w:pPr>
  </w:style>
  <w:style w:type="character" w:customStyle="1" w:styleId="BodyTextChar">
    <w:name w:val="Body Text Char"/>
    <w:link w:val="BodyText"/>
    <w:rsid w:val="002C62E9"/>
    <w:rPr>
      <w:rFonts w:ascii="Arial" w:hAnsi="Arial"/>
      <w:sz w:val="22"/>
      <w:szCs w:val="24"/>
      <w:lang w:val="sv-SE" w:eastAsia="sv-SE"/>
    </w:rPr>
  </w:style>
  <w:style w:type="paragraph" w:styleId="Title">
    <w:name w:val="Title"/>
    <w:basedOn w:val="Normal"/>
    <w:link w:val="TitleChar"/>
    <w:uiPriority w:val="10"/>
    <w:qFormat/>
    <w:rsid w:val="00291EC5"/>
    <w:pPr>
      <w:widowControl w:val="0"/>
      <w:autoSpaceDE w:val="0"/>
      <w:autoSpaceDN w:val="0"/>
      <w:spacing w:before="306"/>
      <w:ind w:left="158" w:right="810"/>
    </w:pPr>
    <w:rPr>
      <w:rFonts w:eastAsia="Arial" w:cs="Arial"/>
      <w:b/>
      <w:bCs/>
      <w:sz w:val="34"/>
      <w:szCs w:val="34"/>
      <w:lang w:val="en-US" w:eastAsia="en-US"/>
    </w:rPr>
  </w:style>
  <w:style w:type="character" w:customStyle="1" w:styleId="TitleChar">
    <w:name w:val="Title Char"/>
    <w:link w:val="Title"/>
    <w:uiPriority w:val="10"/>
    <w:rsid w:val="00291EC5"/>
    <w:rPr>
      <w:rFonts w:ascii="Arial" w:eastAsia="Arial" w:hAnsi="Arial" w:cs="Arial"/>
      <w:b/>
      <w:bCs/>
      <w:sz w:val="34"/>
      <w:szCs w:val="34"/>
      <w:lang w:val="en-US" w:eastAsia="en-US"/>
    </w:rPr>
  </w:style>
  <w:style w:type="paragraph" w:customStyle="1" w:styleId="TableParagraph">
    <w:name w:val="Table Paragraph"/>
    <w:basedOn w:val="Normal"/>
    <w:uiPriority w:val="1"/>
    <w:qFormat/>
    <w:rsid w:val="00291EC5"/>
    <w:pPr>
      <w:widowControl w:val="0"/>
      <w:autoSpaceDE w:val="0"/>
      <w:autoSpaceDN w:val="0"/>
    </w:pPr>
    <w:rPr>
      <w:rFonts w:ascii="Times New Roman" w:hAnsi="Times New Roman"/>
      <w:szCs w:val="22"/>
      <w:lang w:val="en-US" w:eastAsia="en-US"/>
    </w:rPr>
  </w:style>
  <w:style w:type="character" w:styleId="UnresolvedMention">
    <w:name w:val="Unresolved Mention"/>
    <w:uiPriority w:val="99"/>
    <w:semiHidden/>
    <w:unhideWhenUsed/>
    <w:rsid w:val="0064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2550653">
      <w:bodyDiv w:val="1"/>
      <w:marLeft w:val="0"/>
      <w:marRight w:val="0"/>
      <w:marTop w:val="0"/>
      <w:marBottom w:val="0"/>
      <w:divBdr>
        <w:top w:val="none" w:sz="0" w:space="0" w:color="auto"/>
        <w:left w:val="none" w:sz="0" w:space="0" w:color="auto"/>
        <w:bottom w:val="none" w:sz="0" w:space="0" w:color="auto"/>
        <w:right w:val="none" w:sz="0" w:space="0" w:color="auto"/>
      </w:divBdr>
    </w:div>
    <w:div w:id="888298190">
      <w:bodyDiv w:val="1"/>
      <w:marLeft w:val="0"/>
      <w:marRight w:val="0"/>
      <w:marTop w:val="0"/>
      <w:marBottom w:val="0"/>
      <w:divBdr>
        <w:top w:val="none" w:sz="0" w:space="0" w:color="auto"/>
        <w:left w:val="none" w:sz="0" w:space="0" w:color="auto"/>
        <w:bottom w:val="none" w:sz="0" w:space="0" w:color="auto"/>
        <w:right w:val="none" w:sz="0" w:space="0" w:color="auto"/>
      </w:divBdr>
    </w:div>
    <w:div w:id="1062800532">
      <w:bodyDiv w:val="1"/>
      <w:marLeft w:val="0"/>
      <w:marRight w:val="0"/>
      <w:marTop w:val="0"/>
      <w:marBottom w:val="0"/>
      <w:divBdr>
        <w:top w:val="none" w:sz="0" w:space="0" w:color="auto"/>
        <w:left w:val="none" w:sz="0" w:space="0" w:color="auto"/>
        <w:bottom w:val="none" w:sz="0" w:space="0" w:color="auto"/>
        <w:right w:val="none" w:sz="0" w:space="0" w:color="auto"/>
      </w:divBdr>
    </w:div>
    <w:div w:id="113694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30A283954784D84CA1A8280E34BE2897" ma:contentTypeVersion="17" ma:contentTypeDescription="Skapa ett nytt dokument." ma:contentTypeScope="" ma:versionID="9d0c755c67b6893514b3846dfdfd9c13">
  <xsd:schema xmlns:xsd="http://www.w3.org/2001/XMLSchema" xmlns:xs="http://www.w3.org/2001/XMLSchema" xmlns:p="http://schemas.microsoft.com/office/2006/metadata/properties" xmlns:ns3="211fb8f3-d6e1-4028-a0c2-bdeadfe00733" xmlns:ns4="d7127f09-2f4a-43fc-add5-647876179e64" targetNamespace="http://schemas.microsoft.com/office/2006/metadata/properties" ma:root="true" ma:fieldsID="0f1c0f8aaa5def1d1a6302169f4165e5" ns3:_="" ns4:_="">
    <xsd:import namespace="211fb8f3-d6e1-4028-a0c2-bdeadfe00733"/>
    <xsd:import namespace="d7127f09-2f4a-43fc-add5-647876179e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fb8f3-d6e1-4028-a0c2-bdeadfe00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127f09-2f4a-43fc-add5-647876179e64"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SharingHintHash" ma:index="14"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11fb8f3-d6e1-4028-a0c2-bdeadfe0073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BB140B-9326-42FB-BACA-D4EF17ECF66F}">
  <ds:schemaRefs>
    <ds:schemaRef ds:uri="http://schemas.openxmlformats.org/officeDocument/2006/bibliography"/>
  </ds:schemaRefs>
</ds:datastoreItem>
</file>

<file path=customXml/itemProps2.xml><?xml version="1.0" encoding="utf-8"?>
<ds:datastoreItem xmlns:ds="http://schemas.openxmlformats.org/officeDocument/2006/customXml" ds:itemID="{4D743645-B96E-4C6E-862F-CADBB461A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fb8f3-d6e1-4028-a0c2-bdeadfe00733"/>
    <ds:schemaRef ds:uri="d7127f09-2f4a-43fc-add5-647876179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D5D97D-E799-4CE5-A776-1FD5951700E3}">
  <ds:schemaRefs>
    <ds:schemaRef ds:uri="http://schemas.microsoft.com/office/2006/metadata/properties"/>
    <ds:schemaRef ds:uri="http://schemas.microsoft.com/office/infopath/2007/PartnerControls"/>
    <ds:schemaRef ds:uri="211fb8f3-d6e1-4028-a0c2-bdeadfe00733"/>
  </ds:schemaRefs>
</ds:datastoreItem>
</file>

<file path=customXml/itemProps4.xml><?xml version="1.0" encoding="utf-8"?>
<ds:datastoreItem xmlns:ds="http://schemas.openxmlformats.org/officeDocument/2006/customXml" ds:itemID="{CE8A0002-80DD-454B-8109-347DF19569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9893</Words>
  <Characters>56391</Characters>
  <Application>Microsoft Office Word</Application>
  <DocSecurity>0</DocSecurity>
  <Lines>469</Lines>
  <Paragraphs>132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CONSORTIUM AGREEMENT</vt:lpstr>
      <vt:lpstr>CONSORTIUM AGREEMENT</vt:lpstr>
    </vt:vector>
  </TitlesOfParts>
  <Company>Karolinska Institutet</Company>
  <LinksUpToDate>false</LinksUpToDate>
  <CharactersWithSpaces>66152</CharactersWithSpaces>
  <SharedDoc>false</SharedDoc>
  <HLinks>
    <vt:vector size="6" baseType="variant">
      <vt:variant>
        <vt:i4>2818101</vt:i4>
      </vt:variant>
      <vt:variant>
        <vt:i4>0</vt:i4>
      </vt:variant>
      <vt:variant>
        <vt:i4>0</vt:i4>
      </vt:variant>
      <vt:variant>
        <vt:i4>5</vt:i4>
      </vt:variant>
      <vt:variant>
        <vt:lpwstr>http://www.clinicaltrials.org/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CONSORTIUM AGREEMENT</dc:title>
  <dc:subject/>
  <dc:creator>Martin Gerdin Wärnberg(5ml3)</dc:creator>
  <cp:keywords/>
  <dc:description/>
  <cp:lastModifiedBy>Martin Gerdin Wärnberg</cp:lastModifiedBy>
  <cp:revision>2</cp:revision>
  <cp:lastPrinted>2018-11-09T14:28:00Z</cp:lastPrinted>
  <dcterms:created xsi:type="dcterms:W3CDTF">2026-10-05T11:41:00Z</dcterms:created>
  <dcterms:modified xsi:type="dcterms:W3CDTF">2026-10-05T11:41:00Z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0x01010030A283954784D84CA1A8280E34BE2897</vt:lpwstr>
  </property>
</Properties>
</file>