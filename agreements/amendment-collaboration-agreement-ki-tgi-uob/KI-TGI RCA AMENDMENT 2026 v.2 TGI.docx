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3F2AC1" w14:textId="7E5B3130" w:rsidR="001E0AA6" w:rsidRDefault="001E0AA6">
      <w:pPr>
        <w:widowControl w:val="0"/>
        <w:tabs>
          <w:tab w:val="left" w:pos="8311"/>
        </w:tabs>
        <w:jc w:val="center"/>
        <w:rPr>
          <w:b/>
          <w:snapToGrid w:val="0"/>
          <w:szCs w:val="24"/>
        </w:rPr>
      </w:pPr>
      <w:r>
        <w:rPr>
          <w:b/>
          <w:snapToGrid w:val="0"/>
          <w:szCs w:val="24"/>
        </w:rPr>
        <w:t xml:space="preserve">AMENDMENT </w:t>
      </w:r>
      <w:r w:rsidR="007608D6">
        <w:rPr>
          <w:b/>
          <w:snapToGrid w:val="0"/>
          <w:szCs w:val="24"/>
        </w:rPr>
        <w:t>TO COLLABORATION ANDSUBGRANT AGREEMENT</w:t>
      </w:r>
    </w:p>
    <w:p w14:paraId="447E5089" w14:textId="565F2165" w:rsidR="00203E7A" w:rsidRDefault="00203E7A">
      <w:pPr>
        <w:widowControl w:val="0"/>
        <w:tabs>
          <w:tab w:val="left" w:pos="8311"/>
        </w:tabs>
        <w:jc w:val="center"/>
        <w:rPr>
          <w:b/>
          <w:snapToGrid w:val="0"/>
          <w:szCs w:val="24"/>
        </w:rPr>
      </w:pPr>
      <w:r>
        <w:rPr>
          <w:b/>
          <w:snapToGrid w:val="0"/>
          <w:szCs w:val="24"/>
        </w:rPr>
        <w:t>FOR ACCESSION OF A NEW PARTY</w:t>
      </w:r>
    </w:p>
    <w:p w14:paraId="1B57FDB1" w14:textId="77777777" w:rsidR="001E0AA6" w:rsidRDefault="001E0AA6">
      <w:pPr>
        <w:widowControl w:val="0"/>
        <w:tabs>
          <w:tab w:val="left" w:pos="8311"/>
        </w:tabs>
        <w:rPr>
          <w:b/>
          <w:snapToGrid w:val="0"/>
          <w:szCs w:val="24"/>
        </w:rPr>
      </w:pPr>
    </w:p>
    <w:p w14:paraId="19AC1F08" w14:textId="2F0251E0" w:rsidR="00ED3336" w:rsidRDefault="001E0AA6">
      <w:pPr>
        <w:widowControl w:val="0"/>
        <w:tabs>
          <w:tab w:val="left" w:pos="4637"/>
        </w:tabs>
        <w:spacing w:line="306" w:lineRule="exact"/>
        <w:rPr>
          <w:snapToGrid w:val="0"/>
          <w:szCs w:val="24"/>
        </w:rPr>
      </w:pPr>
      <w:r w:rsidRPr="00F4682C">
        <w:rPr>
          <w:snapToGrid w:val="0"/>
          <w:szCs w:val="24"/>
        </w:rPr>
        <w:t xml:space="preserve">This </w:t>
      </w:r>
      <w:r w:rsidR="00ED3336" w:rsidRPr="00F4682C">
        <w:rPr>
          <w:snapToGrid w:val="0"/>
          <w:szCs w:val="24"/>
        </w:rPr>
        <w:t xml:space="preserve">first </w:t>
      </w:r>
      <w:r w:rsidRPr="00F4682C">
        <w:rPr>
          <w:snapToGrid w:val="0"/>
          <w:szCs w:val="24"/>
        </w:rPr>
        <w:t>Amendment (this “</w:t>
      </w:r>
      <w:r w:rsidRPr="00F4682C">
        <w:rPr>
          <w:snapToGrid w:val="0"/>
          <w:szCs w:val="24"/>
          <w:u w:val="single"/>
        </w:rPr>
        <w:t>Amendment</w:t>
      </w:r>
      <w:r w:rsidRPr="00F4682C">
        <w:rPr>
          <w:snapToGrid w:val="0"/>
          <w:szCs w:val="24"/>
        </w:rPr>
        <w:t xml:space="preserve">”) to the </w:t>
      </w:r>
      <w:r w:rsidR="007608D6" w:rsidRPr="00F4682C">
        <w:rPr>
          <w:snapToGrid w:val="0"/>
          <w:szCs w:val="24"/>
        </w:rPr>
        <w:t>Collaboration and Subgrant Agreement for a Collaborative Project</w:t>
      </w:r>
      <w:r w:rsidR="00ED3336" w:rsidRPr="00F4682C">
        <w:rPr>
          <w:snapToGrid w:val="0"/>
          <w:szCs w:val="24"/>
        </w:rPr>
        <w:t xml:space="preserve"> </w:t>
      </w:r>
      <w:r w:rsidRPr="00F4682C">
        <w:rPr>
          <w:snapToGrid w:val="0"/>
          <w:szCs w:val="24"/>
        </w:rPr>
        <w:t>dated</w:t>
      </w:r>
      <w:r>
        <w:rPr>
          <w:snapToGrid w:val="0"/>
          <w:szCs w:val="24"/>
        </w:rPr>
        <w:t xml:space="preserve"> as of</w:t>
      </w:r>
      <w:r w:rsidR="00B37FBA">
        <w:rPr>
          <w:snapToGrid w:val="0"/>
          <w:szCs w:val="24"/>
        </w:rPr>
        <w:t xml:space="preserve"> </w:t>
      </w:r>
      <w:r w:rsidR="000117E9">
        <w:rPr>
          <w:snapToGrid w:val="0"/>
          <w:szCs w:val="24"/>
        </w:rPr>
        <w:t>20 January 2025</w:t>
      </w:r>
      <w:r>
        <w:rPr>
          <w:snapToGrid w:val="0"/>
          <w:szCs w:val="24"/>
        </w:rPr>
        <w:t>, 20</w:t>
      </w:r>
      <w:r w:rsidR="00ED3336">
        <w:rPr>
          <w:snapToGrid w:val="0"/>
          <w:szCs w:val="24"/>
        </w:rPr>
        <w:t>x</w:t>
      </w:r>
      <w:r w:rsidR="00B37FBA">
        <w:rPr>
          <w:snapToGrid w:val="0"/>
          <w:szCs w:val="24"/>
        </w:rPr>
        <w:t>x</w:t>
      </w:r>
      <w:r>
        <w:rPr>
          <w:snapToGrid w:val="0"/>
          <w:szCs w:val="24"/>
        </w:rPr>
        <w:t xml:space="preserve"> (the “</w:t>
      </w:r>
      <w:r>
        <w:rPr>
          <w:snapToGrid w:val="0"/>
          <w:szCs w:val="24"/>
          <w:u w:val="single"/>
        </w:rPr>
        <w:t>Agreement</w:t>
      </w:r>
      <w:r>
        <w:rPr>
          <w:snapToGrid w:val="0"/>
          <w:szCs w:val="24"/>
        </w:rPr>
        <w:t xml:space="preserve">”) </w:t>
      </w:r>
      <w:r w:rsidR="00956469">
        <w:rPr>
          <w:snapToGrid w:val="0"/>
          <w:szCs w:val="24"/>
        </w:rPr>
        <w:t xml:space="preserve">is made </w:t>
      </w:r>
      <w:r w:rsidR="00D83204">
        <w:rPr>
          <w:snapToGrid w:val="0"/>
          <w:szCs w:val="24"/>
        </w:rPr>
        <w:t xml:space="preserve">on </w:t>
      </w:r>
      <w:r w:rsidR="005A40B6" w:rsidRPr="005A40B6">
        <w:rPr>
          <w:snapToGrid w:val="0"/>
          <w:szCs w:val="24"/>
          <w:lang w:val="en-GB"/>
        </w:rPr>
        <w:t>on the day it is duly signed by the legal representatives of the Parties</w:t>
      </w:r>
      <w:r w:rsidR="005A40B6" w:rsidRPr="005A40B6" w:rsidDel="005A40B6">
        <w:rPr>
          <w:snapToGrid w:val="0"/>
          <w:szCs w:val="24"/>
        </w:rPr>
        <w:t xml:space="preserve"> </w:t>
      </w:r>
      <w:r w:rsidR="00D83204">
        <w:rPr>
          <w:snapToGrid w:val="0"/>
          <w:szCs w:val="24"/>
        </w:rPr>
        <w:t xml:space="preserve">(the “Effective Date”) </w:t>
      </w:r>
      <w:r>
        <w:rPr>
          <w:snapToGrid w:val="0"/>
          <w:szCs w:val="24"/>
        </w:rPr>
        <w:t>by</w:t>
      </w:r>
      <w:r>
        <w:rPr>
          <w:b/>
          <w:snapToGrid w:val="0"/>
          <w:szCs w:val="24"/>
        </w:rPr>
        <w:t xml:space="preserve"> </w:t>
      </w:r>
      <w:r>
        <w:rPr>
          <w:snapToGrid w:val="0"/>
          <w:szCs w:val="24"/>
        </w:rPr>
        <w:t xml:space="preserve">and </w:t>
      </w:r>
      <w:r w:rsidR="00ED3336">
        <w:rPr>
          <w:snapToGrid w:val="0"/>
          <w:szCs w:val="24"/>
        </w:rPr>
        <w:t>between</w:t>
      </w:r>
    </w:p>
    <w:p w14:paraId="7B2F446E" w14:textId="77777777" w:rsidR="00ED3336" w:rsidRDefault="001E0AA6">
      <w:pPr>
        <w:widowControl w:val="0"/>
        <w:tabs>
          <w:tab w:val="left" w:pos="4637"/>
        </w:tabs>
        <w:spacing w:line="306" w:lineRule="exact"/>
        <w:rPr>
          <w:snapToGrid w:val="0"/>
          <w:szCs w:val="24"/>
        </w:rPr>
      </w:pPr>
      <w:r>
        <w:rPr>
          <w:snapToGrid w:val="0"/>
          <w:szCs w:val="24"/>
        </w:rPr>
        <w:t xml:space="preserve"> </w:t>
      </w:r>
    </w:p>
    <w:p w14:paraId="2F59F12A" w14:textId="77777777" w:rsidR="00777D46" w:rsidRPr="00777D46" w:rsidRDefault="00777D46" w:rsidP="00777D46">
      <w:pPr>
        <w:keepNext/>
        <w:numPr>
          <w:ilvl w:val="0"/>
          <w:numId w:val="7"/>
        </w:numPr>
        <w:suppressLineNumbers/>
        <w:suppressAutoHyphens/>
        <w:jc w:val="both"/>
        <w:rPr>
          <w:rFonts w:cs="Arial"/>
          <w:szCs w:val="28"/>
          <w:lang w:val="en-GB"/>
        </w:rPr>
      </w:pPr>
      <w:r w:rsidRPr="00777D46">
        <w:rPr>
          <w:rFonts w:cs="Arial"/>
          <w:b/>
          <w:bCs/>
          <w:szCs w:val="28"/>
          <w:lang w:val="en-GB"/>
        </w:rPr>
        <w:t>Karolinska Institutet</w:t>
      </w:r>
      <w:r w:rsidRPr="00777D46">
        <w:rPr>
          <w:rFonts w:cs="Arial"/>
          <w:szCs w:val="28"/>
          <w:lang w:val="en-GB"/>
        </w:rPr>
        <w:t>, Department of Global Public Health, Nobels väg 6, 171 77, Stockholm, Sweden, org.nr 202100-2373 (“KI” or “Project Leader”), and</w:t>
      </w:r>
    </w:p>
    <w:p w14:paraId="2885AE21" w14:textId="77777777" w:rsidR="00777D46" w:rsidRPr="00777D46" w:rsidRDefault="00777D46" w:rsidP="00777D46">
      <w:pPr>
        <w:keepNext/>
        <w:suppressLineNumbers/>
        <w:suppressAutoHyphens/>
        <w:ind w:left="360"/>
        <w:jc w:val="both"/>
        <w:rPr>
          <w:rFonts w:cs="Arial"/>
          <w:szCs w:val="28"/>
          <w:lang w:val="en-GB"/>
        </w:rPr>
      </w:pPr>
    </w:p>
    <w:p w14:paraId="7FD1A3CD" w14:textId="430FA26D" w:rsidR="00956469" w:rsidRDefault="00777D46" w:rsidP="00777D46">
      <w:pPr>
        <w:keepNext/>
        <w:numPr>
          <w:ilvl w:val="0"/>
          <w:numId w:val="7"/>
        </w:numPr>
        <w:suppressLineNumbers/>
        <w:suppressAutoHyphens/>
        <w:jc w:val="both"/>
        <w:rPr>
          <w:rFonts w:cs="Arial"/>
          <w:szCs w:val="28"/>
          <w:lang w:val="en-GB"/>
        </w:rPr>
      </w:pPr>
      <w:r w:rsidRPr="00777D46">
        <w:rPr>
          <w:rFonts w:cs="Arial"/>
          <w:b/>
          <w:bCs/>
          <w:szCs w:val="28"/>
          <w:lang w:val="en-GB"/>
        </w:rPr>
        <w:t>George Institute for Global Health</w:t>
      </w:r>
      <w:r w:rsidRPr="00777D46">
        <w:rPr>
          <w:rFonts w:cs="Arial"/>
          <w:szCs w:val="28"/>
          <w:lang w:val="en-GB"/>
        </w:rPr>
        <w:t>, with its office at 308 Elegance Tower, Plot No. 8, Jasola District Centre, New Delhi 110025, India and company identification number U74900TG2007NPL055085 (“TGI” or “Study Coordinator”)</w:t>
      </w:r>
      <w:r>
        <w:rPr>
          <w:rFonts w:cs="Arial"/>
          <w:szCs w:val="28"/>
          <w:lang w:val="en-GB"/>
        </w:rPr>
        <w:t>, and</w:t>
      </w:r>
    </w:p>
    <w:p w14:paraId="0F897057" w14:textId="77777777" w:rsidR="00777D46" w:rsidRDefault="00777D46" w:rsidP="00777D46">
      <w:pPr>
        <w:pStyle w:val="ListParagraph"/>
        <w:rPr>
          <w:rFonts w:cs="Arial"/>
          <w:szCs w:val="28"/>
          <w:lang w:val="en-GB"/>
        </w:rPr>
      </w:pPr>
    </w:p>
    <w:p w14:paraId="0FB46C28" w14:textId="5CFA5F7B" w:rsidR="000B3C77" w:rsidRDefault="00777D46" w:rsidP="00777D46">
      <w:pPr>
        <w:keepNext/>
        <w:numPr>
          <w:ilvl w:val="0"/>
          <w:numId w:val="7"/>
        </w:numPr>
        <w:suppressLineNumbers/>
        <w:suppressAutoHyphens/>
        <w:jc w:val="both"/>
        <w:rPr>
          <w:snapToGrid w:val="0"/>
          <w:szCs w:val="24"/>
        </w:rPr>
      </w:pPr>
      <w:r w:rsidRPr="00777D46">
        <w:rPr>
          <w:rFonts w:cs="Arial"/>
          <w:b/>
          <w:bCs/>
          <w:szCs w:val="28"/>
          <w:lang w:val="en-GB"/>
        </w:rPr>
        <w:t xml:space="preserve">University of Birmingham, </w:t>
      </w:r>
      <w:r w:rsidRPr="00777D46">
        <w:rPr>
          <w:rFonts w:cs="Arial"/>
          <w:b/>
          <w:bCs/>
          <w:szCs w:val="28"/>
          <w:highlight w:val="yellow"/>
          <w:lang w:val="en-GB"/>
        </w:rPr>
        <w:t>insert address</w:t>
      </w:r>
      <w:r w:rsidR="000B3C77" w:rsidRPr="00777D46">
        <w:rPr>
          <w:snapToGrid w:val="0"/>
          <w:szCs w:val="24"/>
        </w:rPr>
        <w:t xml:space="preserve"> (“</w:t>
      </w:r>
      <w:r>
        <w:rPr>
          <w:snapToGrid w:val="0"/>
          <w:szCs w:val="24"/>
        </w:rPr>
        <w:t>UoB</w:t>
      </w:r>
      <w:r w:rsidR="000B3C77" w:rsidRPr="00777D46">
        <w:rPr>
          <w:snapToGrid w:val="0"/>
          <w:szCs w:val="24"/>
        </w:rPr>
        <w:t>”</w:t>
      </w:r>
      <w:r>
        <w:rPr>
          <w:snapToGrid w:val="0"/>
          <w:szCs w:val="24"/>
        </w:rPr>
        <w:t>)</w:t>
      </w:r>
    </w:p>
    <w:p w14:paraId="0CAEBE70" w14:textId="77777777" w:rsidR="00777D46" w:rsidRDefault="00777D46" w:rsidP="00777D46">
      <w:pPr>
        <w:pStyle w:val="ListParagraph"/>
        <w:rPr>
          <w:snapToGrid w:val="0"/>
          <w:szCs w:val="24"/>
        </w:rPr>
      </w:pPr>
    </w:p>
    <w:p w14:paraId="2885E63C" w14:textId="77777777" w:rsidR="001E0AA6" w:rsidRPr="00956469" w:rsidRDefault="00956469">
      <w:pPr>
        <w:widowControl w:val="0"/>
        <w:tabs>
          <w:tab w:val="left" w:pos="4637"/>
        </w:tabs>
        <w:spacing w:line="306" w:lineRule="exact"/>
        <w:rPr>
          <w:snapToGrid w:val="0"/>
          <w:szCs w:val="24"/>
        </w:rPr>
      </w:pPr>
      <w:r>
        <w:rPr>
          <w:snapToGrid w:val="0"/>
          <w:szCs w:val="24"/>
        </w:rPr>
        <w:t>hereinafter jointly referred to as “Parties” and separately as “Party”.</w:t>
      </w:r>
    </w:p>
    <w:p w14:paraId="33DE61E4" w14:textId="77777777" w:rsidR="001E0AA6" w:rsidRPr="00956469" w:rsidRDefault="001E0AA6">
      <w:pPr>
        <w:widowControl w:val="0"/>
        <w:tabs>
          <w:tab w:val="left" w:pos="8311"/>
        </w:tabs>
        <w:jc w:val="center"/>
        <w:rPr>
          <w:b/>
          <w:snapToGrid w:val="0"/>
          <w:szCs w:val="24"/>
        </w:rPr>
      </w:pPr>
    </w:p>
    <w:p w14:paraId="5D5DE5B8" w14:textId="77777777" w:rsidR="00ED3336" w:rsidRPr="00956469" w:rsidRDefault="00ED3336">
      <w:pPr>
        <w:widowControl w:val="0"/>
        <w:tabs>
          <w:tab w:val="left" w:pos="204"/>
        </w:tabs>
        <w:spacing w:line="306" w:lineRule="exact"/>
        <w:rPr>
          <w:b/>
          <w:bCs/>
          <w:snapToGrid w:val="0"/>
          <w:szCs w:val="24"/>
        </w:rPr>
      </w:pPr>
      <w:r w:rsidRPr="00956469">
        <w:rPr>
          <w:b/>
          <w:bCs/>
          <w:snapToGrid w:val="0"/>
          <w:szCs w:val="24"/>
        </w:rPr>
        <w:t>WHEREAS</w:t>
      </w:r>
    </w:p>
    <w:p w14:paraId="5338C072" w14:textId="62E6F972" w:rsidR="005D24F1" w:rsidRPr="00203E7A" w:rsidRDefault="005D24F1" w:rsidP="005D24F1">
      <w:pPr>
        <w:numPr>
          <w:ilvl w:val="0"/>
          <w:numId w:val="6"/>
        </w:numPr>
        <w:autoSpaceDE w:val="0"/>
        <w:autoSpaceDN w:val="0"/>
        <w:adjustRightInd w:val="0"/>
        <w:spacing w:before="120"/>
        <w:ind w:left="714" w:hanging="357"/>
        <w:jc w:val="both"/>
        <w:rPr>
          <w:szCs w:val="28"/>
          <w:lang w:val="en-GB"/>
        </w:rPr>
      </w:pPr>
      <w:r w:rsidRPr="00203E7A">
        <w:rPr>
          <w:szCs w:val="28"/>
          <w:lang w:val="en-GB"/>
        </w:rPr>
        <w:t xml:space="preserve">The Parties have a mutual interest in achieving research results regarding the project entitled “Effects of Advanced Trauma Life Support® Training Compared to Standard Care on Adult Trauma Patient Outcomes: </w:t>
      </w:r>
      <w:r w:rsidR="00316568">
        <w:rPr>
          <w:szCs w:val="28"/>
          <w:lang w:val="en-GB"/>
        </w:rPr>
        <w:t>(</w:t>
      </w:r>
      <w:r w:rsidRPr="00203E7A">
        <w:rPr>
          <w:szCs w:val="28"/>
          <w:lang w:val="en-GB"/>
        </w:rPr>
        <w:t>A</w:t>
      </w:r>
      <w:r w:rsidR="00316568">
        <w:rPr>
          <w:szCs w:val="28"/>
          <w:lang w:val="en-GB"/>
        </w:rPr>
        <w:t>DVANCE TRAUMA): A</w:t>
      </w:r>
      <w:r w:rsidR="005A40B6">
        <w:rPr>
          <w:szCs w:val="28"/>
          <w:lang w:val="en-GB"/>
        </w:rPr>
        <w:t xml:space="preserve"> </w:t>
      </w:r>
      <w:r w:rsidRPr="00203E7A">
        <w:rPr>
          <w:szCs w:val="28"/>
          <w:lang w:val="en-GB"/>
        </w:rPr>
        <w:t>Cluster Randomised Trial”, (the “Project”).</w:t>
      </w:r>
    </w:p>
    <w:p w14:paraId="433BCA14" w14:textId="115870C9" w:rsidR="005D24F1" w:rsidRPr="00203E7A" w:rsidRDefault="005D24F1" w:rsidP="005D24F1">
      <w:pPr>
        <w:numPr>
          <w:ilvl w:val="0"/>
          <w:numId w:val="6"/>
        </w:numPr>
        <w:autoSpaceDE w:val="0"/>
        <w:autoSpaceDN w:val="0"/>
        <w:adjustRightInd w:val="0"/>
        <w:spacing w:before="120"/>
        <w:ind w:left="714" w:hanging="357"/>
        <w:jc w:val="both"/>
        <w:rPr>
          <w:szCs w:val="28"/>
          <w:lang w:val="en-GB"/>
        </w:rPr>
      </w:pPr>
      <w:r w:rsidRPr="00203E7A">
        <w:rPr>
          <w:szCs w:val="28"/>
          <w:lang w:val="en-GB"/>
        </w:rPr>
        <w:t>KI has obtaine</w:t>
      </w:r>
      <w:r w:rsidR="000F3BD6" w:rsidRPr="00203E7A">
        <w:rPr>
          <w:szCs w:val="28"/>
          <w:lang w:val="en-GB"/>
        </w:rPr>
        <w:t>d</w:t>
      </w:r>
      <w:r w:rsidRPr="00203E7A">
        <w:rPr>
          <w:szCs w:val="28"/>
          <w:lang w:val="en-GB"/>
        </w:rPr>
        <w:t xml:space="preserve"> grants from the Swedish Research Council (Vetenskapsrådet), and from the Laerdal Foundation, hereinafter referred to as the “Funding Entities” to conduct the Project, (hereinafter the “Research Grant”).</w:t>
      </w:r>
    </w:p>
    <w:p w14:paraId="67C433FC" w14:textId="66E1C064" w:rsidR="005D24F1" w:rsidRDefault="007E77C0" w:rsidP="005D24F1">
      <w:pPr>
        <w:numPr>
          <w:ilvl w:val="0"/>
          <w:numId w:val="6"/>
        </w:numPr>
        <w:autoSpaceDE w:val="0"/>
        <w:autoSpaceDN w:val="0"/>
        <w:adjustRightInd w:val="0"/>
        <w:spacing w:before="120"/>
        <w:ind w:left="714" w:hanging="357"/>
        <w:jc w:val="both"/>
        <w:rPr>
          <w:szCs w:val="28"/>
          <w:lang w:val="en-GB"/>
        </w:rPr>
      </w:pPr>
      <w:r w:rsidRPr="00203E7A">
        <w:rPr>
          <w:szCs w:val="28"/>
          <w:lang w:val="en-GB"/>
        </w:rPr>
        <w:t xml:space="preserve">KI and TGI entered into a </w:t>
      </w:r>
      <w:r w:rsidR="005D24F1" w:rsidRPr="00203E7A">
        <w:rPr>
          <w:szCs w:val="28"/>
          <w:lang w:val="en-GB"/>
        </w:rPr>
        <w:t>collaboration agreement (hereinafter the “Agreement”) for the purpose of setting out the terms and conditions of the collaboration</w:t>
      </w:r>
      <w:r w:rsidR="000F3BD6" w:rsidRPr="00203E7A">
        <w:rPr>
          <w:szCs w:val="28"/>
          <w:lang w:val="en-GB"/>
        </w:rPr>
        <w:t xml:space="preserve">, and wish to include </w:t>
      </w:r>
      <w:r w:rsidR="000117E9">
        <w:rPr>
          <w:szCs w:val="28"/>
          <w:lang w:val="en-GB"/>
        </w:rPr>
        <w:t xml:space="preserve">the </w:t>
      </w:r>
      <w:r w:rsidR="00F05E61" w:rsidRPr="00203E7A">
        <w:rPr>
          <w:szCs w:val="28"/>
          <w:lang w:val="en-GB"/>
        </w:rPr>
        <w:t xml:space="preserve">University of Birmingham as a new party to the Agreement, by means of </w:t>
      </w:r>
      <w:r w:rsidR="00664AB9" w:rsidRPr="00203E7A">
        <w:rPr>
          <w:szCs w:val="28"/>
          <w:lang w:val="en-GB"/>
        </w:rPr>
        <w:t>this Amendment</w:t>
      </w:r>
      <w:r w:rsidR="000117E9">
        <w:rPr>
          <w:szCs w:val="28"/>
          <w:lang w:val="en-GB"/>
        </w:rPr>
        <w:t>.</w:t>
      </w:r>
    </w:p>
    <w:p w14:paraId="7038CC6B" w14:textId="0096DD3D" w:rsidR="000117E9" w:rsidRPr="00203E7A" w:rsidRDefault="000117E9" w:rsidP="005D24F1">
      <w:pPr>
        <w:numPr>
          <w:ilvl w:val="0"/>
          <w:numId w:val="6"/>
        </w:numPr>
        <w:autoSpaceDE w:val="0"/>
        <w:autoSpaceDN w:val="0"/>
        <w:adjustRightInd w:val="0"/>
        <w:spacing w:before="120"/>
        <w:ind w:left="714" w:hanging="357"/>
        <w:jc w:val="both"/>
        <w:rPr>
          <w:szCs w:val="28"/>
          <w:lang w:val="en-GB"/>
        </w:rPr>
      </w:pPr>
      <w:r>
        <w:rPr>
          <w:szCs w:val="28"/>
          <w:lang w:val="en-GB"/>
        </w:rPr>
        <w:t xml:space="preserve">UoB wishes to </w:t>
      </w:r>
      <w:r w:rsidR="005C3612">
        <w:rPr>
          <w:szCs w:val="28"/>
          <w:lang w:val="en-GB"/>
        </w:rPr>
        <w:t xml:space="preserve">become a party to the Agreement </w:t>
      </w:r>
      <w:r w:rsidR="005C3612" w:rsidRPr="009C2D81">
        <w:rPr>
          <w:lang w:val="en-GB"/>
        </w:rPr>
        <w:t xml:space="preserve">upon signature of </w:t>
      </w:r>
      <w:r w:rsidR="00110689">
        <w:rPr>
          <w:lang w:val="en-GB"/>
        </w:rPr>
        <w:t>this Amendment.</w:t>
      </w:r>
    </w:p>
    <w:p w14:paraId="2FEC7AFD" w14:textId="77777777" w:rsidR="00670B33" w:rsidRPr="00684D9B" w:rsidRDefault="00670B33" w:rsidP="005D24F1">
      <w:pPr>
        <w:pStyle w:val="Revision"/>
        <w:jc w:val="both"/>
        <w:rPr>
          <w:rFonts w:eastAsia="Times New Roman" w:cs="Times New Roman"/>
          <w:b w:val="0"/>
          <w:spacing w:val="0"/>
          <w:sz w:val="20"/>
          <w:szCs w:val="22"/>
          <w:lang w:eastAsia="sv-SE"/>
        </w:rPr>
      </w:pPr>
    </w:p>
    <w:p w14:paraId="5D0947BE" w14:textId="00BFC8A5" w:rsidR="001E0AA6" w:rsidRDefault="00ED3336" w:rsidP="00ED3336">
      <w:pPr>
        <w:widowControl w:val="0"/>
        <w:tabs>
          <w:tab w:val="left" w:pos="204"/>
        </w:tabs>
        <w:spacing w:line="306" w:lineRule="exact"/>
        <w:jc w:val="both"/>
        <w:rPr>
          <w:snapToGrid w:val="0"/>
          <w:szCs w:val="24"/>
        </w:rPr>
      </w:pPr>
      <w:r w:rsidRPr="00ED3336">
        <w:rPr>
          <w:b/>
          <w:bCs/>
          <w:snapToGrid w:val="0"/>
          <w:szCs w:val="24"/>
        </w:rPr>
        <w:t>NOW, THEREFORE</w:t>
      </w:r>
      <w:r w:rsidRPr="00ED3336">
        <w:rPr>
          <w:snapToGrid w:val="0"/>
          <w:szCs w:val="24"/>
        </w:rPr>
        <w:t xml:space="preserve">, in </w:t>
      </w:r>
      <w:r w:rsidR="00956469">
        <w:rPr>
          <w:snapToGrid w:val="0"/>
          <w:szCs w:val="24"/>
        </w:rPr>
        <w:t xml:space="preserve">accordance with Article </w:t>
      </w:r>
      <w:r w:rsidR="00D438B3">
        <w:rPr>
          <w:snapToGrid w:val="0"/>
          <w:szCs w:val="24"/>
        </w:rPr>
        <w:t>11.4</w:t>
      </w:r>
      <w:r w:rsidR="00956469">
        <w:rPr>
          <w:snapToGrid w:val="0"/>
          <w:szCs w:val="24"/>
        </w:rPr>
        <w:t xml:space="preserve"> (</w:t>
      </w:r>
      <w:r w:rsidR="00D438B3">
        <w:rPr>
          <w:snapToGrid w:val="0"/>
          <w:szCs w:val="24"/>
        </w:rPr>
        <w:t>Assignment and a</w:t>
      </w:r>
      <w:r w:rsidR="00956469">
        <w:rPr>
          <w:snapToGrid w:val="0"/>
          <w:szCs w:val="24"/>
        </w:rPr>
        <w:t xml:space="preserve">mendments) of the Agreement, </w:t>
      </w:r>
      <w:r w:rsidRPr="00ED3336">
        <w:rPr>
          <w:snapToGrid w:val="0"/>
          <w:szCs w:val="24"/>
        </w:rPr>
        <w:t>the Parties, intending to be legally bound, agree as follows</w:t>
      </w:r>
      <w:r w:rsidR="001E0AA6">
        <w:rPr>
          <w:snapToGrid w:val="0"/>
          <w:szCs w:val="24"/>
        </w:rPr>
        <w:t>:</w:t>
      </w:r>
    </w:p>
    <w:p w14:paraId="481225E1" w14:textId="77777777" w:rsidR="00956469" w:rsidRPr="00956469" w:rsidRDefault="00956469" w:rsidP="00956469">
      <w:pPr>
        <w:widowControl w:val="0"/>
        <w:ind w:left="720"/>
        <w:rPr>
          <w:snapToGrid w:val="0"/>
          <w:szCs w:val="24"/>
        </w:rPr>
      </w:pPr>
      <w:bookmarkStart w:id="0" w:name="_Ref21013619"/>
    </w:p>
    <w:p w14:paraId="3FE8FE9D" w14:textId="2AC32EB2" w:rsidR="0080607C" w:rsidRDefault="0080607C" w:rsidP="001E0AA6">
      <w:pPr>
        <w:widowControl w:val="0"/>
        <w:numPr>
          <w:ilvl w:val="0"/>
          <w:numId w:val="2"/>
        </w:numPr>
        <w:tabs>
          <w:tab w:val="left" w:pos="720"/>
        </w:tabs>
        <w:rPr>
          <w:snapToGrid w:val="0"/>
          <w:szCs w:val="24"/>
        </w:rPr>
      </w:pPr>
      <w:r w:rsidRPr="00141DDD">
        <w:rPr>
          <w:b/>
          <w:bCs/>
          <w:snapToGrid w:val="0"/>
          <w:szCs w:val="24"/>
        </w:rPr>
        <w:t xml:space="preserve">Article </w:t>
      </w:r>
      <w:r w:rsidR="00A1535E" w:rsidRPr="00141DDD">
        <w:rPr>
          <w:b/>
          <w:bCs/>
          <w:snapToGrid w:val="0"/>
          <w:szCs w:val="24"/>
        </w:rPr>
        <w:t>3</w:t>
      </w:r>
      <w:r>
        <w:rPr>
          <w:snapToGrid w:val="0"/>
          <w:szCs w:val="24"/>
        </w:rPr>
        <w:t xml:space="preserve"> of the Agreement is hereby amended by </w:t>
      </w:r>
      <w:r w:rsidR="00561217">
        <w:rPr>
          <w:snapToGrid w:val="0"/>
          <w:szCs w:val="24"/>
        </w:rPr>
        <w:t xml:space="preserve">adding the following section </w:t>
      </w:r>
      <w:r w:rsidR="00A1535E">
        <w:rPr>
          <w:snapToGrid w:val="0"/>
          <w:szCs w:val="24"/>
        </w:rPr>
        <w:t>3</w:t>
      </w:r>
      <w:r w:rsidR="00561217">
        <w:rPr>
          <w:snapToGrid w:val="0"/>
          <w:szCs w:val="24"/>
        </w:rPr>
        <w:t>.3</w:t>
      </w:r>
      <w:r>
        <w:rPr>
          <w:snapToGrid w:val="0"/>
          <w:szCs w:val="24"/>
        </w:rPr>
        <w:t xml:space="preserve"> with the following wording:</w:t>
      </w:r>
    </w:p>
    <w:p w14:paraId="1006BD77" w14:textId="12A4EBAB" w:rsidR="0080607C" w:rsidRPr="002079D3" w:rsidRDefault="00076769" w:rsidP="00F73A48">
      <w:pPr>
        <w:pStyle w:val="Heading2"/>
        <w:numPr>
          <w:ilvl w:val="0"/>
          <w:numId w:val="0"/>
        </w:numPr>
        <w:suppressLineNumbers/>
        <w:suppressAutoHyphens/>
        <w:ind w:left="720"/>
        <w:jc w:val="both"/>
        <w:rPr>
          <w:rFonts w:ascii="Arial" w:hAnsi="Arial" w:cs="Arial"/>
          <w:i/>
          <w:snapToGrid w:val="0"/>
          <w:sz w:val="20"/>
        </w:rPr>
      </w:pPr>
      <w:r w:rsidRPr="002079D3">
        <w:rPr>
          <w:rFonts w:ascii="Arial" w:hAnsi="Arial" w:cs="Arial"/>
          <w:sz w:val="20"/>
        </w:rPr>
        <w:t>“</w:t>
      </w:r>
      <w:r w:rsidR="00561217" w:rsidRPr="002079D3">
        <w:rPr>
          <w:rFonts w:ascii="Arial" w:hAnsi="Arial" w:cs="Arial"/>
          <w:b/>
          <w:bCs/>
          <w:snapToGrid w:val="0"/>
          <w:sz w:val="20"/>
        </w:rPr>
        <w:t>3.3</w:t>
      </w:r>
      <w:r w:rsidR="00561217" w:rsidRPr="002079D3">
        <w:rPr>
          <w:rFonts w:ascii="Arial" w:hAnsi="Arial" w:cs="Arial"/>
          <w:snapToGrid w:val="0"/>
          <w:sz w:val="20"/>
        </w:rPr>
        <w:t xml:space="preserve"> </w:t>
      </w:r>
      <w:r w:rsidR="00DC5ACF" w:rsidRPr="002079D3">
        <w:rPr>
          <w:rFonts w:ascii="Arial" w:hAnsi="Arial" w:cs="Arial"/>
          <w:snapToGrid w:val="0"/>
          <w:sz w:val="20"/>
        </w:rPr>
        <w:t xml:space="preserve"> </w:t>
      </w:r>
      <w:r w:rsidR="00236130" w:rsidRPr="002079D3">
        <w:rPr>
          <w:rFonts w:ascii="Arial" w:hAnsi="Arial" w:cs="Arial"/>
          <w:sz w:val="20"/>
          <w:highlight w:val="yellow"/>
          <w:lang w:val="en-GB"/>
        </w:rPr>
        <w:t xml:space="preserve">UoB becomes a new Party to the Agreement upon signature of this Amendment (Attachment 2) by the Parties. Such accession shall have effect from the date identified in the </w:t>
      </w:r>
      <w:r w:rsidR="002D77BF" w:rsidRPr="002079D3">
        <w:rPr>
          <w:rFonts w:ascii="Arial" w:hAnsi="Arial" w:cs="Arial"/>
          <w:sz w:val="20"/>
          <w:highlight w:val="yellow"/>
          <w:lang w:val="en-GB"/>
        </w:rPr>
        <w:t>Amendment</w:t>
      </w:r>
      <w:r w:rsidR="00236130" w:rsidRPr="002079D3">
        <w:rPr>
          <w:rFonts w:ascii="Arial" w:hAnsi="Arial" w:cs="Arial"/>
          <w:sz w:val="20"/>
          <w:lang w:val="en-GB"/>
        </w:rPr>
        <w:t>.</w:t>
      </w:r>
      <w:r w:rsidR="00DC5ACF" w:rsidRPr="002079D3">
        <w:rPr>
          <w:rFonts w:ascii="Arial" w:hAnsi="Arial" w:cs="Arial"/>
          <w:sz w:val="20"/>
          <w:lang w:val="en-GB"/>
        </w:rPr>
        <w:t>”</w:t>
      </w:r>
    </w:p>
    <w:p w14:paraId="6D9F3D3E" w14:textId="77777777" w:rsidR="0080607C" w:rsidRPr="0080607C" w:rsidRDefault="0080607C" w:rsidP="0080607C">
      <w:pPr>
        <w:widowControl w:val="0"/>
        <w:rPr>
          <w:snapToGrid w:val="0"/>
          <w:szCs w:val="24"/>
        </w:rPr>
      </w:pPr>
    </w:p>
    <w:p w14:paraId="49C8CC47" w14:textId="2930D389" w:rsidR="00D34659" w:rsidRDefault="00D34659" w:rsidP="00D34659">
      <w:pPr>
        <w:widowControl w:val="0"/>
        <w:numPr>
          <w:ilvl w:val="0"/>
          <w:numId w:val="2"/>
        </w:numPr>
        <w:tabs>
          <w:tab w:val="left" w:pos="720"/>
        </w:tabs>
        <w:rPr>
          <w:snapToGrid w:val="0"/>
          <w:szCs w:val="24"/>
        </w:rPr>
      </w:pPr>
      <w:r w:rsidRPr="00141DDD">
        <w:rPr>
          <w:b/>
          <w:bCs/>
          <w:snapToGrid w:val="0"/>
          <w:szCs w:val="24"/>
        </w:rPr>
        <w:t xml:space="preserve">Article </w:t>
      </w:r>
      <w:r>
        <w:rPr>
          <w:b/>
          <w:bCs/>
          <w:snapToGrid w:val="0"/>
          <w:szCs w:val="24"/>
        </w:rPr>
        <w:t>4</w:t>
      </w:r>
      <w:r w:rsidR="00A51EAC">
        <w:rPr>
          <w:b/>
          <w:bCs/>
          <w:snapToGrid w:val="0"/>
          <w:szCs w:val="24"/>
        </w:rPr>
        <w:t>.4</w:t>
      </w:r>
      <w:r>
        <w:rPr>
          <w:snapToGrid w:val="0"/>
          <w:szCs w:val="24"/>
        </w:rPr>
        <w:t xml:space="preserve"> of the Agreement is hereby amended by </w:t>
      </w:r>
      <w:r w:rsidR="00640B96">
        <w:rPr>
          <w:snapToGrid w:val="0"/>
          <w:szCs w:val="24"/>
        </w:rPr>
        <w:t xml:space="preserve">deleting the </w:t>
      </w:r>
      <w:r w:rsidR="002D77BF">
        <w:rPr>
          <w:snapToGrid w:val="0"/>
          <w:szCs w:val="24"/>
        </w:rPr>
        <w:t>existing article</w:t>
      </w:r>
      <w:r w:rsidR="00640B96">
        <w:rPr>
          <w:snapToGrid w:val="0"/>
          <w:szCs w:val="24"/>
        </w:rPr>
        <w:t xml:space="preserve"> </w:t>
      </w:r>
      <w:r>
        <w:rPr>
          <w:snapToGrid w:val="0"/>
          <w:szCs w:val="24"/>
        </w:rPr>
        <w:t>4.</w:t>
      </w:r>
      <w:r w:rsidR="00284DF1">
        <w:rPr>
          <w:snapToGrid w:val="0"/>
          <w:szCs w:val="24"/>
        </w:rPr>
        <w:t>4</w:t>
      </w:r>
      <w:r w:rsidR="002079D3">
        <w:rPr>
          <w:snapToGrid w:val="0"/>
          <w:szCs w:val="24"/>
        </w:rPr>
        <w:t xml:space="preserve"> </w:t>
      </w:r>
      <w:r w:rsidR="00640B96">
        <w:rPr>
          <w:snapToGrid w:val="0"/>
          <w:szCs w:val="24"/>
        </w:rPr>
        <w:t xml:space="preserve">and replacing it </w:t>
      </w:r>
      <w:r>
        <w:rPr>
          <w:snapToGrid w:val="0"/>
          <w:szCs w:val="24"/>
        </w:rPr>
        <w:t>with the following wording:</w:t>
      </w:r>
    </w:p>
    <w:p w14:paraId="42F80D2F" w14:textId="6D9E6FC9" w:rsidR="005F7D34" w:rsidRPr="002079D3" w:rsidRDefault="00F73A48" w:rsidP="00F73A48">
      <w:pPr>
        <w:pStyle w:val="Heading3"/>
        <w:numPr>
          <w:ilvl w:val="0"/>
          <w:numId w:val="0"/>
        </w:numPr>
        <w:suppressLineNumbers/>
        <w:suppressAutoHyphens/>
        <w:ind w:left="709"/>
        <w:rPr>
          <w:rFonts w:ascii="Arial" w:hAnsi="Arial" w:cs="Arial"/>
          <w:b/>
          <w:bCs/>
          <w:sz w:val="20"/>
          <w:lang w:val="en-GB"/>
        </w:rPr>
      </w:pPr>
      <w:r w:rsidRPr="002079D3">
        <w:rPr>
          <w:rFonts w:ascii="Arial" w:hAnsi="Arial" w:cs="Arial"/>
          <w:b/>
          <w:bCs/>
          <w:sz w:val="20"/>
          <w:lang w:val="en-GB"/>
        </w:rPr>
        <w:lastRenderedPageBreak/>
        <w:t>“</w:t>
      </w:r>
      <w:r w:rsidR="00B0285E" w:rsidRPr="002079D3">
        <w:rPr>
          <w:rFonts w:ascii="Arial" w:hAnsi="Arial" w:cs="Arial"/>
          <w:b/>
          <w:bCs/>
          <w:sz w:val="20"/>
          <w:lang w:val="en-GB"/>
        </w:rPr>
        <w:t>Specific responsibilities of the Parties</w:t>
      </w:r>
    </w:p>
    <w:p w14:paraId="33686D91" w14:textId="70428513" w:rsidR="00B1495C" w:rsidRPr="002079D3" w:rsidRDefault="00B0285E" w:rsidP="00F73A48">
      <w:pPr>
        <w:pStyle w:val="Heading3"/>
        <w:numPr>
          <w:ilvl w:val="0"/>
          <w:numId w:val="0"/>
        </w:numPr>
        <w:suppressLineNumbers/>
        <w:suppressAutoHyphens/>
        <w:ind w:left="709"/>
        <w:rPr>
          <w:rFonts w:ascii="Arial" w:hAnsi="Arial" w:cs="Arial"/>
          <w:b/>
          <w:bCs/>
          <w:sz w:val="20"/>
          <w:lang w:val="en-GB"/>
        </w:rPr>
      </w:pPr>
      <w:r w:rsidRPr="002079D3">
        <w:rPr>
          <w:rFonts w:ascii="Arial" w:hAnsi="Arial" w:cs="Arial"/>
          <w:sz w:val="20"/>
          <w:u w:val="single"/>
          <w:lang w:val="en-GB"/>
        </w:rPr>
        <w:t xml:space="preserve">4.4.1 </w:t>
      </w:r>
      <w:r w:rsidR="00B1495C" w:rsidRPr="002079D3">
        <w:rPr>
          <w:rFonts w:ascii="Arial" w:hAnsi="Arial" w:cs="Arial"/>
          <w:sz w:val="20"/>
          <w:u w:val="single"/>
          <w:lang w:val="en-GB"/>
        </w:rPr>
        <w:t>Karolinska Institutet (KI)</w:t>
      </w:r>
    </w:p>
    <w:p w14:paraId="48402B91" w14:textId="77777777" w:rsidR="00B1495C" w:rsidRPr="002079D3" w:rsidRDefault="00B1495C" w:rsidP="00B1495C">
      <w:pPr>
        <w:keepNext/>
        <w:suppressLineNumbers/>
        <w:suppressAutoHyphens/>
        <w:spacing w:before="120"/>
        <w:ind w:left="720"/>
        <w:rPr>
          <w:rFonts w:ascii="Arial" w:hAnsi="Arial" w:cs="Arial"/>
          <w:sz w:val="20"/>
          <w:lang w:val="en-GB"/>
        </w:rPr>
      </w:pPr>
      <w:r w:rsidRPr="002079D3">
        <w:rPr>
          <w:rFonts w:ascii="Arial" w:hAnsi="Arial" w:cs="Arial"/>
          <w:sz w:val="20"/>
          <w:lang w:val="en-GB"/>
        </w:rPr>
        <w:t xml:space="preserve">KI will be responsible for distributing the Research Grant, in line with the approved budget, as further stated in Section 7 and schedule 3. </w:t>
      </w:r>
    </w:p>
    <w:p w14:paraId="60D435FC" w14:textId="77777777" w:rsidR="00B1495C" w:rsidRPr="002079D3" w:rsidRDefault="00B1495C" w:rsidP="00B1495C">
      <w:pPr>
        <w:keepNext/>
        <w:suppressLineNumbers/>
        <w:suppressAutoHyphens/>
        <w:ind w:left="720"/>
        <w:rPr>
          <w:rFonts w:ascii="Arial" w:hAnsi="Arial" w:cs="Arial"/>
          <w:sz w:val="20"/>
          <w:lang w:val="en-GB"/>
        </w:rPr>
      </w:pPr>
    </w:p>
    <w:p w14:paraId="4827FC5B" w14:textId="77777777" w:rsidR="00B1495C" w:rsidRPr="002079D3" w:rsidRDefault="00B1495C" w:rsidP="00B1495C">
      <w:pPr>
        <w:keepNext/>
        <w:suppressLineNumbers/>
        <w:suppressAutoHyphens/>
        <w:ind w:left="720"/>
        <w:rPr>
          <w:rFonts w:ascii="Arial" w:hAnsi="Arial" w:cs="Arial"/>
          <w:sz w:val="20"/>
          <w:lang w:val="en-GB"/>
        </w:rPr>
      </w:pPr>
      <w:r w:rsidRPr="002079D3">
        <w:rPr>
          <w:rFonts w:ascii="Arial" w:hAnsi="Arial" w:cs="Arial"/>
          <w:sz w:val="20"/>
          <w:lang w:val="en-GB"/>
        </w:rPr>
        <w:t>KI as the Project Leader of the Project will be responsible for:</w:t>
      </w:r>
    </w:p>
    <w:p w14:paraId="410919E8" w14:textId="77777777" w:rsidR="00B1495C" w:rsidRPr="002079D3" w:rsidRDefault="00B1495C" w:rsidP="00B1495C">
      <w:pPr>
        <w:keepNext/>
        <w:numPr>
          <w:ilvl w:val="0"/>
          <w:numId w:val="10"/>
        </w:numPr>
        <w:suppressLineNumbers/>
        <w:suppressAutoHyphens/>
        <w:rPr>
          <w:rFonts w:ascii="Arial" w:hAnsi="Arial" w:cs="Arial"/>
          <w:sz w:val="20"/>
          <w:lang w:val="en-GB"/>
        </w:rPr>
      </w:pPr>
      <w:r w:rsidRPr="002079D3">
        <w:rPr>
          <w:rFonts w:ascii="Arial" w:hAnsi="Arial" w:cs="Arial"/>
          <w:sz w:val="20"/>
          <w:lang w:val="en-GB"/>
        </w:rPr>
        <w:t>the design of the Trial in collaboration with TGI;</w:t>
      </w:r>
    </w:p>
    <w:p w14:paraId="1533B3DF" w14:textId="77777777" w:rsidR="00B1495C" w:rsidRPr="002079D3" w:rsidRDefault="00B1495C" w:rsidP="00B1495C">
      <w:pPr>
        <w:keepNext/>
        <w:numPr>
          <w:ilvl w:val="0"/>
          <w:numId w:val="10"/>
        </w:numPr>
        <w:suppressLineNumbers/>
        <w:suppressAutoHyphens/>
        <w:rPr>
          <w:rFonts w:ascii="Arial" w:hAnsi="Arial" w:cs="Arial"/>
          <w:sz w:val="20"/>
          <w:lang w:val="en-GB"/>
        </w:rPr>
      </w:pPr>
      <w:r w:rsidRPr="002079D3">
        <w:rPr>
          <w:rFonts w:ascii="Arial" w:hAnsi="Arial" w:cs="Arial"/>
          <w:sz w:val="20"/>
          <w:lang w:val="en-GB"/>
        </w:rPr>
        <w:t xml:space="preserve">the conduct of statistical analysis of Data and the interpretation of findings in collaboration with University of Birmingham (Karla Hemming); </w:t>
      </w:r>
    </w:p>
    <w:p w14:paraId="7B883CA3" w14:textId="77777777" w:rsidR="00B1495C" w:rsidRPr="002079D3" w:rsidRDefault="00B1495C" w:rsidP="00B1495C">
      <w:pPr>
        <w:keepNext/>
        <w:numPr>
          <w:ilvl w:val="0"/>
          <w:numId w:val="10"/>
        </w:numPr>
        <w:suppressLineNumbers/>
        <w:suppressAutoHyphens/>
        <w:rPr>
          <w:rFonts w:ascii="Arial" w:hAnsi="Arial" w:cs="Arial"/>
          <w:sz w:val="20"/>
          <w:lang w:val="en-GB"/>
        </w:rPr>
      </w:pPr>
      <w:r w:rsidRPr="002079D3">
        <w:rPr>
          <w:rFonts w:ascii="Arial" w:hAnsi="Arial" w:cs="Arial"/>
          <w:sz w:val="20"/>
          <w:lang w:val="en-GB"/>
        </w:rPr>
        <w:t xml:space="preserve">coordination and drafting of publications; </w:t>
      </w:r>
    </w:p>
    <w:p w14:paraId="348B361F" w14:textId="77777777" w:rsidR="00B1495C" w:rsidRPr="002079D3" w:rsidRDefault="00B1495C" w:rsidP="00B1495C">
      <w:pPr>
        <w:keepNext/>
        <w:numPr>
          <w:ilvl w:val="0"/>
          <w:numId w:val="10"/>
        </w:numPr>
        <w:suppressLineNumbers/>
        <w:suppressAutoHyphens/>
        <w:rPr>
          <w:rFonts w:ascii="Arial" w:hAnsi="Arial" w:cs="Arial"/>
          <w:sz w:val="20"/>
          <w:lang w:val="en-GB"/>
        </w:rPr>
      </w:pPr>
      <w:r w:rsidRPr="002079D3">
        <w:rPr>
          <w:rFonts w:ascii="Arial" w:hAnsi="Arial" w:cs="Arial"/>
          <w:sz w:val="20"/>
          <w:lang w:val="en-GB"/>
        </w:rPr>
        <w:t>preparation of dissemination messages in collaboration with the other Party;</w:t>
      </w:r>
    </w:p>
    <w:p w14:paraId="5BA8154F" w14:textId="3CC8A43F" w:rsidR="00B1495C" w:rsidRPr="002079D3" w:rsidRDefault="00B1495C" w:rsidP="00B1495C">
      <w:pPr>
        <w:keepNext/>
        <w:numPr>
          <w:ilvl w:val="0"/>
          <w:numId w:val="10"/>
        </w:numPr>
        <w:suppressLineNumbers/>
        <w:suppressAutoHyphens/>
        <w:rPr>
          <w:rFonts w:ascii="Arial" w:hAnsi="Arial" w:cs="Arial"/>
          <w:sz w:val="20"/>
          <w:lang w:val="en-GB"/>
        </w:rPr>
      </w:pPr>
      <w:r w:rsidRPr="002079D3">
        <w:rPr>
          <w:rFonts w:ascii="Arial" w:hAnsi="Arial" w:cs="Arial"/>
          <w:sz w:val="20"/>
          <w:lang w:val="en-GB"/>
        </w:rPr>
        <w:t xml:space="preserve">compliance with Swedish laws and regulations related to storage of data;  </w:t>
      </w:r>
    </w:p>
    <w:p w14:paraId="5A464D91" w14:textId="77777777" w:rsidR="00B1495C" w:rsidRPr="002079D3" w:rsidRDefault="00B1495C" w:rsidP="00B1495C">
      <w:pPr>
        <w:keepNext/>
        <w:numPr>
          <w:ilvl w:val="0"/>
          <w:numId w:val="10"/>
        </w:numPr>
        <w:suppressLineNumbers/>
        <w:suppressAutoHyphens/>
        <w:rPr>
          <w:rFonts w:ascii="Arial" w:hAnsi="Arial" w:cs="Arial"/>
          <w:sz w:val="20"/>
          <w:lang w:val="en-GB"/>
        </w:rPr>
      </w:pPr>
      <w:r w:rsidRPr="002079D3">
        <w:rPr>
          <w:rFonts w:ascii="Arial" w:hAnsi="Arial" w:cs="Arial"/>
          <w:sz w:val="20"/>
          <w:lang w:val="en-GB"/>
        </w:rPr>
        <w:t xml:space="preserve">registration of the Trial and reporting of results in </w:t>
      </w:r>
      <w:hyperlink r:id="rId7" w:history="1">
        <w:r w:rsidRPr="002079D3">
          <w:rPr>
            <w:rStyle w:val="Hyperlink"/>
            <w:rFonts w:ascii="Arial" w:hAnsi="Arial" w:cs="Arial"/>
            <w:sz w:val="20"/>
            <w:lang w:val="en-GB"/>
          </w:rPr>
          <w:t>www.clinicaltrials.org</w:t>
        </w:r>
      </w:hyperlink>
      <w:r w:rsidRPr="002079D3">
        <w:rPr>
          <w:rFonts w:ascii="Arial" w:hAnsi="Arial" w:cs="Arial"/>
          <w:sz w:val="20"/>
          <w:lang w:val="en-GB"/>
        </w:rPr>
        <w:t>; and</w:t>
      </w:r>
    </w:p>
    <w:p w14:paraId="561A93A8" w14:textId="5AB50321" w:rsidR="00B1495C" w:rsidRPr="002079D3" w:rsidRDefault="005F7D34" w:rsidP="00B1495C">
      <w:pPr>
        <w:keepNext/>
        <w:numPr>
          <w:ilvl w:val="0"/>
          <w:numId w:val="10"/>
        </w:numPr>
        <w:suppressLineNumbers/>
        <w:suppressAutoHyphens/>
        <w:rPr>
          <w:rFonts w:ascii="Arial" w:hAnsi="Arial" w:cs="Arial"/>
          <w:sz w:val="20"/>
          <w:lang w:val="en-GB"/>
        </w:rPr>
      </w:pPr>
      <w:r w:rsidRPr="002079D3">
        <w:rPr>
          <w:rFonts w:ascii="Arial" w:hAnsi="Arial" w:cs="Arial"/>
          <w:sz w:val="20"/>
          <w:highlight w:val="yellow"/>
          <w:lang w:val="en-GB"/>
        </w:rPr>
        <w:t>collaborate</w:t>
      </w:r>
      <w:r w:rsidR="00B1495C" w:rsidRPr="002079D3">
        <w:rPr>
          <w:rFonts w:ascii="Arial" w:hAnsi="Arial" w:cs="Arial"/>
          <w:sz w:val="20"/>
          <w:highlight w:val="yellow"/>
          <w:lang w:val="en-GB"/>
        </w:rPr>
        <w:t xml:space="preserve"> with</w:t>
      </w:r>
      <w:r w:rsidR="00B1495C" w:rsidRPr="002079D3">
        <w:rPr>
          <w:rFonts w:ascii="Arial" w:hAnsi="Arial" w:cs="Arial"/>
          <w:sz w:val="20"/>
          <w:lang w:val="en-GB"/>
        </w:rPr>
        <w:t xml:space="preserve"> the University of Birmingham to enable their participation in the Project in the form of expertise and know-how regarding the design of Data analysis and their contribution to publications and dissemination messages in collaboration with TGI.</w:t>
      </w:r>
    </w:p>
    <w:p w14:paraId="549F8805" w14:textId="1B597921" w:rsidR="00B1495C" w:rsidRPr="002079D3" w:rsidRDefault="001147C4" w:rsidP="002079D3">
      <w:pPr>
        <w:pStyle w:val="Heading3"/>
        <w:numPr>
          <w:ilvl w:val="0"/>
          <w:numId w:val="0"/>
        </w:numPr>
        <w:suppressLineNumbers/>
        <w:suppressAutoHyphens/>
        <w:ind w:left="709"/>
        <w:rPr>
          <w:rFonts w:ascii="Arial" w:hAnsi="Arial" w:cs="Arial"/>
          <w:sz w:val="20"/>
          <w:u w:val="single"/>
          <w:lang w:val="en-GB"/>
        </w:rPr>
      </w:pPr>
      <w:r w:rsidRPr="002079D3">
        <w:rPr>
          <w:rFonts w:ascii="Arial" w:hAnsi="Arial" w:cs="Arial"/>
          <w:sz w:val="20"/>
          <w:lang w:val="en-GB"/>
        </w:rPr>
        <w:t xml:space="preserve">4.4.2 </w:t>
      </w:r>
      <w:r w:rsidR="00B1495C" w:rsidRPr="002079D3">
        <w:rPr>
          <w:rFonts w:ascii="Arial" w:hAnsi="Arial" w:cs="Arial"/>
          <w:sz w:val="20"/>
          <w:u w:val="single"/>
          <w:lang w:val="en-GB"/>
        </w:rPr>
        <w:t>George Institute for Global Health (TGI)</w:t>
      </w:r>
    </w:p>
    <w:p w14:paraId="0732088D" w14:textId="77777777" w:rsidR="00B1495C" w:rsidRPr="002079D3" w:rsidRDefault="00B1495C" w:rsidP="00B1495C">
      <w:pPr>
        <w:keepNext/>
        <w:suppressLineNumbers/>
        <w:suppressAutoHyphens/>
        <w:spacing w:before="120"/>
        <w:ind w:left="720"/>
        <w:rPr>
          <w:rFonts w:ascii="Arial" w:hAnsi="Arial" w:cs="Arial"/>
          <w:sz w:val="20"/>
          <w:lang w:val="en-GB"/>
        </w:rPr>
      </w:pPr>
      <w:r w:rsidRPr="002079D3">
        <w:rPr>
          <w:rFonts w:ascii="Arial" w:hAnsi="Arial" w:cs="Arial"/>
          <w:sz w:val="20"/>
          <w:lang w:val="en-GB"/>
        </w:rPr>
        <w:t>TGI shall be the Study Coordinator responsible for the execution, coordination and management of the Trial in India. TGI shall assume all legal responsibilities for the implementation of the Trial in India in accordance with Good Clinical practice.</w:t>
      </w:r>
    </w:p>
    <w:p w14:paraId="257ECFCF" w14:textId="77777777" w:rsidR="00B1495C" w:rsidRPr="002079D3" w:rsidRDefault="00B1495C" w:rsidP="00B1495C">
      <w:pPr>
        <w:keepNext/>
        <w:suppressLineNumbers/>
        <w:suppressAutoHyphens/>
        <w:ind w:left="720"/>
        <w:rPr>
          <w:rFonts w:ascii="Arial" w:hAnsi="Arial" w:cs="Arial"/>
          <w:sz w:val="20"/>
          <w:lang w:val="en-GB"/>
        </w:rPr>
      </w:pPr>
    </w:p>
    <w:p w14:paraId="0CF6EFB9" w14:textId="77777777" w:rsidR="00B1495C" w:rsidRPr="002079D3" w:rsidRDefault="00B1495C" w:rsidP="00B1495C">
      <w:pPr>
        <w:keepNext/>
        <w:suppressLineNumbers/>
        <w:suppressAutoHyphens/>
        <w:ind w:left="720"/>
        <w:rPr>
          <w:rFonts w:ascii="Arial" w:hAnsi="Arial" w:cs="Arial"/>
          <w:sz w:val="20"/>
          <w:lang w:val="en-GB"/>
        </w:rPr>
      </w:pPr>
      <w:r w:rsidRPr="002079D3">
        <w:rPr>
          <w:rFonts w:ascii="Arial" w:hAnsi="Arial" w:cs="Arial"/>
          <w:sz w:val="20"/>
          <w:lang w:val="en-GB"/>
        </w:rPr>
        <w:t>As Study Coordinator, TGI will be solely responsible for:</w:t>
      </w:r>
    </w:p>
    <w:p w14:paraId="78575688"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the design of the Trial in collaboration with KI and the direction and management of the Trial in India;</w:t>
      </w:r>
    </w:p>
    <w:p w14:paraId="499FA6CD"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translating the Protocol and additional documentation, including Subject documents and informed consent forms into local language, as appropriate;</w:t>
      </w:r>
    </w:p>
    <w:p w14:paraId="0CCEE902"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engaging Study Sites and any subcontractors and liaising with them and providing them all necessary information to ensure that the Trial is conducted in accordance with the Protocol, GCP and applicable laws;</w:t>
      </w:r>
    </w:p>
    <w:p w14:paraId="78CD9FBB"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entering into appropriate written agreements with the Study Sites for the conduct of the Trial, in accordance with applicable laws, to ensure recruitment of Subjects and collection of Data,;</w:t>
      </w:r>
    </w:p>
    <w:p w14:paraId="0375B702"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monitoring the Trial;</w:t>
      </w:r>
    </w:p>
    <w:p w14:paraId="55FA74C2"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 xml:space="preserve">conducting training, </w:t>
      </w:r>
    </w:p>
    <w:p w14:paraId="045E16B0"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 xml:space="preserve">collecting, documenting and reporting patient data and reporting serious adverse events; </w:t>
      </w:r>
    </w:p>
    <w:p w14:paraId="28991A1B"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ensuring Data quality;</w:t>
      </w:r>
    </w:p>
    <w:p w14:paraId="148B522E"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Data storage;</w:t>
      </w:r>
    </w:p>
    <w:p w14:paraId="3FDC766B"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 xml:space="preserve">reporting serious breaches; </w:t>
      </w:r>
    </w:p>
    <w:p w14:paraId="07B7BA32"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 xml:space="preserve">any coordinating activities in accordance with the Protocol; </w:t>
      </w:r>
    </w:p>
    <w:p w14:paraId="2E6EC30B"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being a contact point for receiving all questions from Subjects, Principal Investigators and national regulatory authorities regarding the Trial and providing answers to them;</w:t>
      </w:r>
    </w:p>
    <w:p w14:paraId="6A3D3D48" w14:textId="77777777" w:rsidR="00B1495C" w:rsidRPr="002079D3" w:rsidRDefault="00B1495C" w:rsidP="00B1495C">
      <w:pPr>
        <w:keepNext/>
        <w:numPr>
          <w:ilvl w:val="0"/>
          <w:numId w:val="9"/>
        </w:numPr>
        <w:suppressLineNumbers/>
        <w:suppressAutoHyphens/>
        <w:rPr>
          <w:rFonts w:ascii="Arial" w:hAnsi="Arial" w:cs="Arial"/>
          <w:sz w:val="20"/>
          <w:lang w:val="en-GB"/>
        </w:rPr>
      </w:pPr>
      <w:bookmarkStart w:id="1" w:name="_Hlk183004448"/>
      <w:r w:rsidRPr="002079D3">
        <w:rPr>
          <w:rFonts w:ascii="Arial" w:hAnsi="Arial" w:cs="Arial"/>
          <w:sz w:val="20"/>
          <w:lang w:val="en-GB"/>
        </w:rPr>
        <w:t>contributing to analyses, interpretation of findings</w:t>
      </w:r>
      <w:bookmarkEnd w:id="1"/>
      <w:r w:rsidRPr="002079D3">
        <w:rPr>
          <w:rFonts w:ascii="Arial" w:hAnsi="Arial" w:cs="Arial"/>
          <w:sz w:val="20"/>
          <w:lang w:val="en-GB"/>
        </w:rPr>
        <w:t xml:space="preserve">; and </w:t>
      </w:r>
    </w:p>
    <w:p w14:paraId="4A64ED84" w14:textId="6D45E17A"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 xml:space="preserve">contributing to drafting publications and shaping dissemination messages in collaboration with KI and with </w:t>
      </w:r>
      <w:r w:rsidR="00AA4A2E" w:rsidRPr="002079D3">
        <w:rPr>
          <w:rFonts w:ascii="Arial" w:hAnsi="Arial" w:cs="Arial"/>
          <w:sz w:val="20"/>
          <w:lang w:val="en-GB"/>
        </w:rPr>
        <w:t>UoB</w:t>
      </w:r>
      <w:r w:rsidRPr="002079D3">
        <w:rPr>
          <w:rFonts w:ascii="Arial" w:hAnsi="Arial" w:cs="Arial"/>
          <w:sz w:val="20"/>
          <w:lang w:val="en-GB"/>
        </w:rPr>
        <w:t>.</w:t>
      </w:r>
    </w:p>
    <w:p w14:paraId="1CF8AC2F" w14:textId="77777777" w:rsidR="00B1495C" w:rsidRPr="002079D3" w:rsidRDefault="00B1495C" w:rsidP="00B1495C">
      <w:pPr>
        <w:keepNext/>
        <w:suppressLineNumbers/>
        <w:suppressAutoHyphens/>
        <w:rPr>
          <w:rFonts w:ascii="Arial" w:hAnsi="Arial" w:cs="Arial"/>
          <w:sz w:val="20"/>
          <w:lang w:val="en-GB"/>
        </w:rPr>
      </w:pPr>
    </w:p>
    <w:p w14:paraId="0AF248A4" w14:textId="77777777" w:rsidR="00B1495C" w:rsidRPr="002079D3" w:rsidRDefault="00B1495C" w:rsidP="00B1495C">
      <w:pPr>
        <w:keepNext/>
        <w:suppressLineNumbers/>
        <w:suppressAutoHyphens/>
        <w:ind w:left="709"/>
        <w:jc w:val="both"/>
        <w:rPr>
          <w:rFonts w:ascii="Arial" w:hAnsi="Arial" w:cs="Arial"/>
          <w:sz w:val="20"/>
          <w:lang w:val="en-GB"/>
        </w:rPr>
      </w:pPr>
      <w:r w:rsidRPr="002079D3">
        <w:rPr>
          <w:rFonts w:ascii="Arial" w:hAnsi="Arial" w:cs="Arial"/>
          <w:sz w:val="20"/>
          <w:lang w:val="en-GB"/>
        </w:rPr>
        <w:t xml:space="preserve">TGI shall secure all necessary approvals from the relevant research ethics committees in India and for registering the Trial, including any amendments thereof, with the relevant authorities in India before undertaking any part of the Trial. TGI shall obtain properly signed informed consent and acknowledgement forms from any Subjects who they involve in the Project. TGI shall ensure that all necessary approvals, indemnities and agreements from Study Sites involved are obtained. </w:t>
      </w:r>
    </w:p>
    <w:p w14:paraId="0BD96C96" w14:textId="77777777" w:rsidR="00B1495C" w:rsidRPr="002079D3" w:rsidRDefault="00B1495C" w:rsidP="00B1495C">
      <w:pPr>
        <w:keepNext/>
        <w:suppressLineNumbers/>
        <w:suppressAutoHyphens/>
        <w:ind w:left="709"/>
        <w:jc w:val="both"/>
        <w:rPr>
          <w:rFonts w:ascii="Arial" w:hAnsi="Arial" w:cs="Arial"/>
          <w:sz w:val="20"/>
          <w:lang w:val="en-GB"/>
        </w:rPr>
      </w:pPr>
    </w:p>
    <w:p w14:paraId="2F276207" w14:textId="3749A6A7" w:rsidR="00B1495C" w:rsidRPr="002079D3" w:rsidRDefault="00B1495C" w:rsidP="00B1495C">
      <w:pPr>
        <w:keepNext/>
        <w:suppressLineNumbers/>
        <w:suppressAutoHyphens/>
        <w:ind w:left="709"/>
        <w:jc w:val="both"/>
        <w:rPr>
          <w:rFonts w:ascii="Arial" w:hAnsi="Arial" w:cs="Arial"/>
          <w:sz w:val="20"/>
          <w:lang w:val="en-GB"/>
        </w:rPr>
      </w:pPr>
      <w:r w:rsidRPr="002079D3">
        <w:rPr>
          <w:rFonts w:ascii="Arial" w:hAnsi="Arial" w:cs="Arial"/>
          <w:sz w:val="20"/>
          <w:lang w:val="en-GB"/>
        </w:rPr>
        <w:t xml:space="preserve">TGI shall remain fully and directly liable for its own activities and for its compliance with applicable laws. TGI shall obtain and maintain complete and relevant insurances, including </w:t>
      </w:r>
      <w:r w:rsidRPr="002079D3">
        <w:rPr>
          <w:rFonts w:ascii="Arial" w:hAnsi="Arial" w:cs="Arial"/>
          <w:sz w:val="20"/>
          <w:lang w:val="en-GB"/>
        </w:rPr>
        <w:lastRenderedPageBreak/>
        <w:t>patient insurance, as required by applicable laws and shall if required provide KI with a certificate to such effect.</w:t>
      </w:r>
    </w:p>
    <w:p w14:paraId="4E415650" w14:textId="77777777" w:rsidR="00F85C12" w:rsidRPr="002079D3" w:rsidRDefault="00F85C12" w:rsidP="00B1495C">
      <w:pPr>
        <w:keepNext/>
        <w:suppressLineNumbers/>
        <w:suppressAutoHyphens/>
        <w:ind w:left="709"/>
        <w:jc w:val="both"/>
        <w:rPr>
          <w:rFonts w:ascii="Arial" w:hAnsi="Arial" w:cs="Arial"/>
          <w:sz w:val="20"/>
          <w:lang w:val="en-GB"/>
        </w:rPr>
      </w:pPr>
    </w:p>
    <w:p w14:paraId="3A9270A8" w14:textId="01366AEE" w:rsidR="001147C4" w:rsidRPr="002079D3" w:rsidRDefault="001147C4" w:rsidP="00F73A48">
      <w:pPr>
        <w:keepNext/>
        <w:suppressLineNumbers/>
        <w:suppressAutoHyphens/>
        <w:ind w:firstLine="709"/>
        <w:jc w:val="both"/>
        <w:rPr>
          <w:rFonts w:ascii="Arial" w:hAnsi="Arial" w:cs="Arial"/>
          <w:sz w:val="20"/>
          <w:highlight w:val="yellow"/>
          <w:lang w:val="en-GB"/>
        </w:rPr>
      </w:pPr>
      <w:r w:rsidRPr="002079D3">
        <w:rPr>
          <w:rFonts w:ascii="Arial" w:hAnsi="Arial" w:cs="Arial"/>
          <w:sz w:val="20"/>
          <w:lang w:val="en-GB"/>
        </w:rPr>
        <w:t>4.4.3</w:t>
      </w:r>
      <w:r w:rsidR="00F85C12" w:rsidRPr="002079D3">
        <w:rPr>
          <w:rFonts w:ascii="Arial" w:hAnsi="Arial" w:cs="Arial"/>
          <w:sz w:val="20"/>
          <w:lang w:val="en-GB"/>
        </w:rPr>
        <w:tab/>
      </w:r>
      <w:r w:rsidR="00F85C12" w:rsidRPr="002079D3">
        <w:rPr>
          <w:rFonts w:ascii="Arial" w:hAnsi="Arial" w:cs="Arial"/>
          <w:sz w:val="20"/>
          <w:highlight w:val="yellow"/>
          <w:u w:val="single"/>
          <w:lang w:val="en-GB"/>
        </w:rPr>
        <w:t>University of Birmingha</w:t>
      </w:r>
      <w:r w:rsidR="00F4131E" w:rsidRPr="002079D3">
        <w:rPr>
          <w:rFonts w:ascii="Arial" w:hAnsi="Arial" w:cs="Arial"/>
          <w:sz w:val="20"/>
          <w:highlight w:val="yellow"/>
          <w:u w:val="single"/>
          <w:lang w:val="en-GB"/>
        </w:rPr>
        <w:t>m</w:t>
      </w:r>
      <w:r w:rsidR="00F85C12" w:rsidRPr="002079D3">
        <w:rPr>
          <w:rFonts w:ascii="Arial" w:hAnsi="Arial" w:cs="Arial"/>
          <w:sz w:val="20"/>
          <w:highlight w:val="yellow"/>
          <w:u w:val="single"/>
          <w:lang w:val="en-GB"/>
        </w:rPr>
        <w:t xml:space="preserve"> (UoB)</w:t>
      </w:r>
    </w:p>
    <w:p w14:paraId="310ACE7E" w14:textId="652D9A60" w:rsidR="00284DF1" w:rsidRPr="002079D3" w:rsidRDefault="005A40B6" w:rsidP="00284DF1">
      <w:pPr>
        <w:widowControl w:val="0"/>
        <w:tabs>
          <w:tab w:val="left" w:pos="720"/>
        </w:tabs>
        <w:ind w:left="720"/>
        <w:rPr>
          <w:rFonts w:ascii="Arial" w:hAnsi="Arial" w:cs="Arial"/>
          <w:iCs/>
          <w:snapToGrid w:val="0"/>
          <w:sz w:val="20"/>
        </w:rPr>
      </w:pPr>
      <w:r w:rsidRPr="002079D3">
        <w:rPr>
          <w:rFonts w:ascii="Arial" w:hAnsi="Arial" w:cs="Arial"/>
          <w:iCs/>
          <w:snapToGrid w:val="0"/>
          <w:sz w:val="20"/>
          <w:highlight w:val="yellow"/>
        </w:rPr>
        <w:t>UoB will contribute with expertise and know-how regarding the design of the trial and data analysis. UoB will also contribute to joint publications and dissemination messages in collaboration with KI and TGI.</w:t>
      </w:r>
      <w:r w:rsidR="00F73A48" w:rsidRPr="002079D3">
        <w:rPr>
          <w:rFonts w:ascii="Arial" w:hAnsi="Arial" w:cs="Arial"/>
          <w:iCs/>
          <w:snapToGrid w:val="0"/>
          <w:sz w:val="20"/>
        </w:rPr>
        <w:t>”</w:t>
      </w:r>
      <w:r w:rsidRPr="002079D3">
        <w:rPr>
          <w:rFonts w:ascii="Arial" w:hAnsi="Arial" w:cs="Arial"/>
          <w:iCs/>
          <w:snapToGrid w:val="0"/>
          <w:sz w:val="20"/>
        </w:rPr>
        <w:t xml:space="preserve"> </w:t>
      </w:r>
    </w:p>
    <w:p w14:paraId="2EFC2372" w14:textId="77777777" w:rsidR="00893274" w:rsidRDefault="00893274" w:rsidP="00284DF1">
      <w:pPr>
        <w:widowControl w:val="0"/>
        <w:tabs>
          <w:tab w:val="left" w:pos="720"/>
        </w:tabs>
        <w:ind w:left="720"/>
        <w:rPr>
          <w:i/>
          <w:snapToGrid w:val="0"/>
          <w:szCs w:val="24"/>
        </w:rPr>
      </w:pPr>
    </w:p>
    <w:p w14:paraId="76D40978" w14:textId="677505F0" w:rsidR="00893274" w:rsidRDefault="00893274" w:rsidP="00893274">
      <w:pPr>
        <w:widowControl w:val="0"/>
        <w:numPr>
          <w:ilvl w:val="0"/>
          <w:numId w:val="2"/>
        </w:numPr>
        <w:tabs>
          <w:tab w:val="left" w:pos="720"/>
        </w:tabs>
        <w:rPr>
          <w:snapToGrid w:val="0"/>
          <w:szCs w:val="24"/>
        </w:rPr>
      </w:pPr>
      <w:r w:rsidRPr="00141DDD">
        <w:rPr>
          <w:b/>
          <w:bCs/>
          <w:snapToGrid w:val="0"/>
          <w:szCs w:val="24"/>
        </w:rPr>
        <w:t xml:space="preserve">Article </w:t>
      </w:r>
      <w:r>
        <w:rPr>
          <w:b/>
          <w:bCs/>
          <w:snapToGrid w:val="0"/>
          <w:szCs w:val="24"/>
        </w:rPr>
        <w:t>4.5.3</w:t>
      </w:r>
      <w:r>
        <w:rPr>
          <w:snapToGrid w:val="0"/>
          <w:szCs w:val="24"/>
        </w:rPr>
        <w:t xml:space="preserve"> of the Agreement is hereby amended by deleting the existing Article 4.5.3 4.3 with the following wording:</w:t>
      </w:r>
    </w:p>
    <w:p w14:paraId="4AA3BA4F" w14:textId="6CA5A42F" w:rsidR="00971C6A" w:rsidRPr="002079D3" w:rsidRDefault="00F73A48" w:rsidP="00971C6A">
      <w:pPr>
        <w:pStyle w:val="Heading3"/>
        <w:numPr>
          <w:ilvl w:val="0"/>
          <w:numId w:val="0"/>
        </w:numPr>
        <w:suppressLineNumbers/>
        <w:suppressAutoHyphens/>
        <w:spacing w:before="100" w:after="100"/>
        <w:ind w:left="720"/>
        <w:jc w:val="both"/>
        <w:rPr>
          <w:rFonts w:ascii="Arial" w:hAnsi="Arial" w:cs="Arial"/>
          <w:sz w:val="20"/>
          <w:lang w:val="en-GB"/>
        </w:rPr>
      </w:pPr>
      <w:r w:rsidRPr="002079D3">
        <w:rPr>
          <w:rFonts w:ascii="Arial" w:hAnsi="Arial" w:cs="Arial"/>
          <w:sz w:val="20"/>
          <w:szCs w:val="24"/>
          <w:lang w:val="en-GB"/>
        </w:rPr>
        <w:t>“</w:t>
      </w:r>
      <w:r w:rsidR="00971C6A" w:rsidRPr="002079D3">
        <w:rPr>
          <w:rFonts w:ascii="Arial" w:hAnsi="Arial" w:cs="Arial"/>
          <w:sz w:val="20"/>
          <w:szCs w:val="24"/>
          <w:lang w:val="en-GB"/>
        </w:rPr>
        <w:t xml:space="preserve">The Parties acknowledge and agree that in relation to the Data (Personal Data) </w:t>
      </w:r>
      <w:r w:rsidR="00971C6A" w:rsidRPr="002079D3">
        <w:rPr>
          <w:rFonts w:ascii="Arial" w:hAnsi="Arial" w:cs="Arial"/>
          <w:sz w:val="20"/>
          <w:lang w:val="en-GB"/>
        </w:rPr>
        <w:t xml:space="preserve">collected by TGI under and in connection with the Study, KI and TGI are joint controllers pursuant to Article 26 GDPR and their respective responsibilities will be agreed upon in the separate Joint Controller Agreement to be signed by KI and TGI. </w:t>
      </w:r>
      <w:r w:rsidR="00971C6A" w:rsidRPr="002079D3">
        <w:rPr>
          <w:rFonts w:ascii="Arial" w:hAnsi="Arial" w:cs="Arial"/>
          <w:sz w:val="20"/>
          <w:highlight w:val="yellow"/>
          <w:lang w:val="en-GB"/>
        </w:rPr>
        <w:t>For the avoidance of doubt, no Personal Data will be transferred to UoB under the scope of the Project</w:t>
      </w:r>
      <w:r w:rsidR="00971C6A" w:rsidRPr="002079D3">
        <w:rPr>
          <w:rFonts w:ascii="Arial" w:hAnsi="Arial" w:cs="Arial"/>
          <w:sz w:val="20"/>
          <w:lang w:val="en-GB"/>
        </w:rPr>
        <w:t>.</w:t>
      </w:r>
      <w:r w:rsidRPr="002079D3">
        <w:rPr>
          <w:rFonts w:ascii="Arial" w:hAnsi="Arial" w:cs="Arial"/>
          <w:sz w:val="20"/>
          <w:lang w:val="en-GB"/>
        </w:rPr>
        <w:t>”</w:t>
      </w:r>
    </w:p>
    <w:p w14:paraId="2C6933A0" w14:textId="77777777" w:rsidR="001840E2" w:rsidRDefault="001840E2" w:rsidP="00284DF1">
      <w:pPr>
        <w:widowControl w:val="0"/>
        <w:tabs>
          <w:tab w:val="left" w:pos="720"/>
        </w:tabs>
        <w:ind w:left="720"/>
        <w:rPr>
          <w:b/>
          <w:bCs/>
          <w:snapToGrid w:val="0"/>
          <w:szCs w:val="24"/>
        </w:rPr>
      </w:pPr>
    </w:p>
    <w:p w14:paraId="1D1E54A1" w14:textId="4FD2664F" w:rsidR="00F42280" w:rsidRDefault="00A51EAC" w:rsidP="00F42280">
      <w:pPr>
        <w:widowControl w:val="0"/>
        <w:numPr>
          <w:ilvl w:val="0"/>
          <w:numId w:val="2"/>
        </w:numPr>
        <w:tabs>
          <w:tab w:val="left" w:pos="720"/>
        </w:tabs>
        <w:rPr>
          <w:snapToGrid w:val="0"/>
          <w:szCs w:val="24"/>
        </w:rPr>
      </w:pPr>
      <w:r w:rsidRPr="00F42280">
        <w:rPr>
          <w:b/>
          <w:bCs/>
          <w:snapToGrid w:val="0"/>
          <w:szCs w:val="24"/>
        </w:rPr>
        <w:t xml:space="preserve">Article </w:t>
      </w:r>
      <w:r w:rsidR="00CA5DAA">
        <w:rPr>
          <w:b/>
          <w:bCs/>
          <w:snapToGrid w:val="0"/>
          <w:szCs w:val="24"/>
        </w:rPr>
        <w:t xml:space="preserve">6.1 </w:t>
      </w:r>
      <w:r w:rsidRPr="00F42280">
        <w:rPr>
          <w:snapToGrid w:val="0"/>
          <w:szCs w:val="24"/>
        </w:rPr>
        <w:t xml:space="preserve">of the Agreement </w:t>
      </w:r>
      <w:r w:rsidR="00F42280">
        <w:rPr>
          <w:snapToGrid w:val="0"/>
          <w:szCs w:val="24"/>
        </w:rPr>
        <w:t xml:space="preserve">is hereby amended by deleting the existing Article </w:t>
      </w:r>
      <w:r w:rsidR="001A7860">
        <w:rPr>
          <w:snapToGrid w:val="0"/>
          <w:szCs w:val="24"/>
        </w:rPr>
        <w:t>6.1</w:t>
      </w:r>
      <w:r w:rsidR="00F42280">
        <w:rPr>
          <w:snapToGrid w:val="0"/>
          <w:szCs w:val="24"/>
        </w:rPr>
        <w:t xml:space="preserve"> and replacing it with the following wording:</w:t>
      </w:r>
    </w:p>
    <w:p w14:paraId="7599B8D9" w14:textId="77777777" w:rsidR="005A40B6" w:rsidRPr="00F73A48" w:rsidRDefault="005A40B6" w:rsidP="005A40B6">
      <w:pPr>
        <w:widowControl w:val="0"/>
        <w:tabs>
          <w:tab w:val="left" w:pos="720"/>
        </w:tabs>
        <w:ind w:left="720"/>
        <w:rPr>
          <w:i/>
          <w:snapToGrid w:val="0"/>
          <w:szCs w:val="24"/>
          <w:lang w:val="en-GB"/>
        </w:rPr>
      </w:pPr>
    </w:p>
    <w:p w14:paraId="6511C42D" w14:textId="5EF77C21" w:rsidR="005A40B6" w:rsidRPr="002079D3" w:rsidRDefault="00F73A48" w:rsidP="005A40B6">
      <w:pPr>
        <w:widowControl w:val="0"/>
        <w:tabs>
          <w:tab w:val="left" w:pos="720"/>
        </w:tabs>
        <w:ind w:left="720"/>
        <w:rPr>
          <w:rFonts w:ascii="Arial" w:hAnsi="Arial" w:cs="Arial"/>
          <w:iCs/>
          <w:snapToGrid w:val="0"/>
          <w:sz w:val="20"/>
        </w:rPr>
      </w:pPr>
      <w:r w:rsidRPr="002079D3">
        <w:rPr>
          <w:rFonts w:ascii="Arial" w:hAnsi="Arial" w:cs="Arial"/>
          <w:iCs/>
          <w:snapToGrid w:val="0"/>
          <w:sz w:val="20"/>
        </w:rPr>
        <w:t>“</w:t>
      </w:r>
      <w:r w:rsidR="005A40B6" w:rsidRPr="002079D3">
        <w:rPr>
          <w:rFonts w:ascii="Arial" w:hAnsi="Arial" w:cs="Arial"/>
          <w:iCs/>
          <w:snapToGrid w:val="0"/>
          <w:sz w:val="20"/>
        </w:rPr>
        <w:t xml:space="preserve">Each Party shall designate a responsible principal investigator (PI) who shall be responsible for all activities undertaken by the respective Party pursuant to this Agreement and shall supervise and lead the work as well coordinate the specific activities agreed upon. The PI shall serve as the primary contact for each Party. PIs at the time of signature of this Agreement are: </w:t>
      </w:r>
    </w:p>
    <w:p w14:paraId="759FEBF4" w14:textId="05A22395" w:rsidR="005A40B6" w:rsidRPr="002079D3" w:rsidRDefault="005A40B6" w:rsidP="00F73A48">
      <w:pPr>
        <w:pStyle w:val="ListParagraph"/>
        <w:widowControl w:val="0"/>
        <w:numPr>
          <w:ilvl w:val="0"/>
          <w:numId w:val="8"/>
        </w:numPr>
        <w:tabs>
          <w:tab w:val="left" w:pos="720"/>
        </w:tabs>
        <w:rPr>
          <w:rFonts w:ascii="Arial" w:hAnsi="Arial" w:cs="Arial"/>
          <w:iCs/>
          <w:snapToGrid w:val="0"/>
          <w:sz w:val="20"/>
          <w:lang w:val="sv-SE"/>
        </w:rPr>
      </w:pPr>
      <w:r w:rsidRPr="002079D3">
        <w:rPr>
          <w:rFonts w:ascii="Arial" w:hAnsi="Arial" w:cs="Arial"/>
          <w:iCs/>
          <w:snapToGrid w:val="0"/>
          <w:sz w:val="20"/>
          <w:lang w:val="sv-SE"/>
        </w:rPr>
        <w:t xml:space="preserve">Martin Gerdin Wärnberg at KI </w:t>
      </w:r>
    </w:p>
    <w:p w14:paraId="6BE2E7D5" w14:textId="77777777" w:rsidR="005A40B6" w:rsidRPr="002079D3" w:rsidRDefault="005A40B6" w:rsidP="005A40B6">
      <w:pPr>
        <w:pStyle w:val="ListParagraph"/>
        <w:widowControl w:val="0"/>
        <w:numPr>
          <w:ilvl w:val="0"/>
          <w:numId w:val="8"/>
        </w:numPr>
        <w:tabs>
          <w:tab w:val="left" w:pos="720"/>
        </w:tabs>
        <w:rPr>
          <w:rFonts w:ascii="Arial" w:hAnsi="Arial" w:cs="Arial"/>
          <w:iCs/>
          <w:snapToGrid w:val="0"/>
          <w:sz w:val="20"/>
          <w:lang w:val="sv-SE"/>
        </w:rPr>
      </w:pPr>
      <w:r w:rsidRPr="002079D3">
        <w:rPr>
          <w:rFonts w:ascii="Arial" w:hAnsi="Arial" w:cs="Arial"/>
          <w:iCs/>
          <w:snapToGrid w:val="0"/>
          <w:sz w:val="20"/>
          <w:lang w:val="sv-SE"/>
        </w:rPr>
        <w:t>Vivekanand Jha at TGI</w:t>
      </w:r>
    </w:p>
    <w:p w14:paraId="59BF9D0A" w14:textId="3AF40FA7" w:rsidR="00284DF1" w:rsidRPr="002079D3" w:rsidRDefault="005A40B6" w:rsidP="00F73A48">
      <w:pPr>
        <w:pStyle w:val="ListParagraph"/>
        <w:widowControl w:val="0"/>
        <w:numPr>
          <w:ilvl w:val="0"/>
          <w:numId w:val="8"/>
        </w:numPr>
        <w:tabs>
          <w:tab w:val="left" w:pos="720"/>
        </w:tabs>
        <w:rPr>
          <w:rFonts w:ascii="Arial" w:hAnsi="Arial" w:cs="Arial"/>
          <w:iCs/>
          <w:snapToGrid w:val="0"/>
          <w:sz w:val="20"/>
          <w:highlight w:val="yellow"/>
          <w:lang w:val="sv-SE"/>
        </w:rPr>
      </w:pPr>
      <w:r w:rsidRPr="002079D3">
        <w:rPr>
          <w:rFonts w:ascii="Arial" w:hAnsi="Arial" w:cs="Arial"/>
          <w:iCs/>
          <w:snapToGrid w:val="0"/>
          <w:sz w:val="20"/>
          <w:highlight w:val="yellow"/>
          <w:lang w:val="sv-SE"/>
        </w:rPr>
        <w:t>Karla Hemming at UoB</w:t>
      </w:r>
      <w:r w:rsidR="00F73A48" w:rsidRPr="002079D3">
        <w:rPr>
          <w:rFonts w:ascii="Arial" w:hAnsi="Arial" w:cs="Arial"/>
          <w:iCs/>
          <w:snapToGrid w:val="0"/>
          <w:sz w:val="20"/>
          <w:highlight w:val="yellow"/>
          <w:lang w:val="sv-SE"/>
        </w:rPr>
        <w:t>”</w:t>
      </w:r>
    </w:p>
    <w:p w14:paraId="041093D2" w14:textId="77777777" w:rsidR="001840E2" w:rsidRPr="002079D3" w:rsidRDefault="001840E2" w:rsidP="00F42280">
      <w:pPr>
        <w:widowControl w:val="0"/>
        <w:tabs>
          <w:tab w:val="left" w:pos="720"/>
        </w:tabs>
        <w:ind w:left="720"/>
        <w:rPr>
          <w:snapToGrid w:val="0"/>
          <w:szCs w:val="24"/>
          <w:lang w:val="sv-SE"/>
        </w:rPr>
      </w:pPr>
    </w:p>
    <w:p w14:paraId="7442340E" w14:textId="4BCC18EE" w:rsidR="005A40B6" w:rsidRPr="005A40B6" w:rsidRDefault="00CA5DAA" w:rsidP="005A40B6">
      <w:pPr>
        <w:widowControl w:val="0"/>
        <w:numPr>
          <w:ilvl w:val="0"/>
          <w:numId w:val="2"/>
        </w:numPr>
        <w:tabs>
          <w:tab w:val="left" w:pos="720"/>
        </w:tabs>
        <w:rPr>
          <w:snapToGrid w:val="0"/>
          <w:szCs w:val="24"/>
        </w:rPr>
      </w:pPr>
      <w:r w:rsidRPr="00141DDD">
        <w:rPr>
          <w:b/>
          <w:bCs/>
          <w:snapToGrid w:val="0"/>
          <w:szCs w:val="24"/>
        </w:rPr>
        <w:t xml:space="preserve">Article </w:t>
      </w:r>
      <w:r w:rsidR="009E08BA">
        <w:rPr>
          <w:b/>
          <w:bCs/>
          <w:snapToGrid w:val="0"/>
          <w:szCs w:val="24"/>
        </w:rPr>
        <w:t>7</w:t>
      </w:r>
      <w:r w:rsidR="00F41CE4">
        <w:rPr>
          <w:b/>
          <w:bCs/>
          <w:snapToGrid w:val="0"/>
          <w:szCs w:val="24"/>
        </w:rPr>
        <w:t>.1.1.1</w:t>
      </w:r>
      <w:r>
        <w:rPr>
          <w:snapToGrid w:val="0"/>
          <w:szCs w:val="24"/>
        </w:rPr>
        <w:t xml:space="preserve"> of the Agreement is hereby amended by deleting the existing Article </w:t>
      </w:r>
      <w:r w:rsidR="001A7860">
        <w:rPr>
          <w:snapToGrid w:val="0"/>
          <w:szCs w:val="24"/>
        </w:rPr>
        <w:t>7.1.1.1</w:t>
      </w:r>
      <w:r>
        <w:rPr>
          <w:snapToGrid w:val="0"/>
          <w:szCs w:val="24"/>
        </w:rPr>
        <w:t xml:space="preserve"> and replacing it with the following wording:</w:t>
      </w:r>
    </w:p>
    <w:p w14:paraId="56219F58" w14:textId="77777777" w:rsidR="005A40B6" w:rsidRPr="002079D3" w:rsidRDefault="005A40B6" w:rsidP="005A40B6">
      <w:pPr>
        <w:ind w:firstLine="720"/>
        <w:rPr>
          <w:i/>
          <w:snapToGrid w:val="0"/>
          <w:szCs w:val="24"/>
          <w:lang w:val="en-GB"/>
        </w:rPr>
      </w:pPr>
    </w:p>
    <w:p w14:paraId="3E198D38" w14:textId="4D4712FD" w:rsidR="005A40B6" w:rsidRPr="002079D3" w:rsidRDefault="00F41CE4" w:rsidP="00ED6A80">
      <w:pPr>
        <w:ind w:left="720"/>
        <w:rPr>
          <w:rFonts w:ascii="Arial" w:hAnsi="Arial" w:cs="Arial"/>
          <w:iCs/>
          <w:snapToGrid w:val="0"/>
          <w:sz w:val="20"/>
        </w:rPr>
      </w:pPr>
      <w:r w:rsidRPr="002079D3">
        <w:rPr>
          <w:rFonts w:ascii="Arial" w:hAnsi="Arial" w:cs="Arial"/>
          <w:iCs/>
          <w:snapToGrid w:val="0"/>
          <w:sz w:val="20"/>
          <w:lang w:val="en-GB"/>
        </w:rPr>
        <w:t>“</w:t>
      </w:r>
      <w:r w:rsidR="005A40B6" w:rsidRPr="002079D3">
        <w:rPr>
          <w:rFonts w:ascii="Arial" w:hAnsi="Arial" w:cs="Arial"/>
          <w:iCs/>
          <w:snapToGrid w:val="0"/>
          <w:sz w:val="20"/>
          <w:lang w:val="en-GB"/>
        </w:rPr>
        <w:t xml:space="preserve">TGI </w:t>
      </w:r>
      <w:r w:rsidR="005A40B6" w:rsidRPr="002079D3">
        <w:rPr>
          <w:rFonts w:ascii="Arial" w:hAnsi="Arial" w:cs="Arial"/>
          <w:iCs/>
          <w:snapToGrid w:val="0"/>
          <w:sz w:val="20"/>
          <w:highlight w:val="yellow"/>
          <w:lang w:val="en-GB"/>
        </w:rPr>
        <w:t>and UoB</w:t>
      </w:r>
      <w:r w:rsidR="005A40B6" w:rsidRPr="002079D3">
        <w:rPr>
          <w:rFonts w:ascii="Arial" w:hAnsi="Arial" w:cs="Arial"/>
          <w:iCs/>
          <w:snapToGrid w:val="0"/>
          <w:sz w:val="20"/>
          <w:lang w:val="en-GB"/>
        </w:rPr>
        <w:t xml:space="preserve"> shall be funded only for its activities/tasks carried out in accordance with the Project Plan </w:t>
      </w:r>
      <w:r w:rsidR="005A40B6" w:rsidRPr="002079D3">
        <w:rPr>
          <w:rFonts w:ascii="Arial" w:hAnsi="Arial" w:cs="Arial"/>
          <w:iCs/>
          <w:snapToGrid w:val="0"/>
          <w:sz w:val="20"/>
        </w:rPr>
        <w:t>during the period specified in the Research Grant, (hereinafter referred</w:t>
      </w:r>
      <w:r w:rsidR="005A40B6" w:rsidRPr="002079D3">
        <w:rPr>
          <w:rFonts w:ascii="Arial" w:hAnsi="Arial" w:cs="Arial"/>
          <w:iCs/>
          <w:snapToGrid w:val="0"/>
          <w:sz w:val="20"/>
          <w:lang w:val="en-GB"/>
        </w:rPr>
        <w:t xml:space="preserve"> </w:t>
      </w:r>
      <w:r w:rsidR="005A40B6" w:rsidRPr="002079D3">
        <w:rPr>
          <w:rFonts w:ascii="Arial" w:hAnsi="Arial" w:cs="Arial"/>
          <w:iCs/>
          <w:snapToGrid w:val="0"/>
          <w:sz w:val="20"/>
        </w:rPr>
        <w:t>to as “Grant Period”), in compliance with the Project Plan and in accordance with</w:t>
      </w:r>
      <w:r w:rsidR="005A40B6" w:rsidRPr="002079D3">
        <w:rPr>
          <w:rFonts w:ascii="Arial" w:hAnsi="Arial" w:cs="Arial"/>
          <w:iCs/>
          <w:snapToGrid w:val="0"/>
          <w:sz w:val="20"/>
          <w:lang w:val="en-GB"/>
        </w:rPr>
        <w:t xml:space="preserve"> </w:t>
      </w:r>
      <w:r w:rsidR="005A40B6" w:rsidRPr="002079D3">
        <w:rPr>
          <w:rFonts w:ascii="Arial" w:hAnsi="Arial" w:cs="Arial"/>
          <w:iCs/>
          <w:snapToGrid w:val="0"/>
          <w:sz w:val="20"/>
        </w:rPr>
        <w:t>the General Terms and Conditions of the Research Grant as included in Schedule 2 of this Agreement up to the maximum amount specified in Schedule 3.</w:t>
      </w:r>
      <w:r w:rsidRPr="002079D3">
        <w:rPr>
          <w:rFonts w:ascii="Arial" w:hAnsi="Arial" w:cs="Arial"/>
          <w:iCs/>
          <w:snapToGrid w:val="0"/>
          <w:sz w:val="20"/>
        </w:rPr>
        <w:t>”</w:t>
      </w:r>
    </w:p>
    <w:p w14:paraId="6105E0F3" w14:textId="77777777" w:rsidR="00ED6A80" w:rsidRPr="002079D3" w:rsidRDefault="00ED6A80" w:rsidP="00ED6A80">
      <w:pPr>
        <w:ind w:left="720"/>
        <w:rPr>
          <w:rFonts w:ascii="Arial" w:hAnsi="Arial" w:cs="Arial"/>
          <w:iCs/>
          <w:snapToGrid w:val="0"/>
          <w:sz w:val="22"/>
          <w:szCs w:val="22"/>
          <w:lang w:val="en-GB"/>
        </w:rPr>
      </w:pPr>
    </w:p>
    <w:p w14:paraId="2D2DCA1D" w14:textId="1ED375DA" w:rsidR="00ED6A80" w:rsidRPr="005A40B6" w:rsidRDefault="00ED6A80" w:rsidP="00ED6A80">
      <w:pPr>
        <w:widowControl w:val="0"/>
        <w:numPr>
          <w:ilvl w:val="0"/>
          <w:numId w:val="2"/>
        </w:numPr>
        <w:tabs>
          <w:tab w:val="left" w:pos="720"/>
        </w:tabs>
        <w:rPr>
          <w:snapToGrid w:val="0"/>
          <w:szCs w:val="24"/>
        </w:rPr>
      </w:pPr>
      <w:r w:rsidRPr="00141DDD">
        <w:rPr>
          <w:b/>
          <w:bCs/>
          <w:snapToGrid w:val="0"/>
          <w:szCs w:val="24"/>
        </w:rPr>
        <w:t xml:space="preserve">Article </w:t>
      </w:r>
      <w:r>
        <w:rPr>
          <w:b/>
          <w:bCs/>
          <w:snapToGrid w:val="0"/>
          <w:szCs w:val="24"/>
        </w:rPr>
        <w:t>7.1.1.4</w:t>
      </w:r>
      <w:r>
        <w:rPr>
          <w:snapToGrid w:val="0"/>
          <w:szCs w:val="24"/>
        </w:rPr>
        <w:t xml:space="preserve"> of the Agreement is hereby amended by deleting the existing Article 7.1.1.4 and replacing it with the following wording:</w:t>
      </w:r>
    </w:p>
    <w:p w14:paraId="5D11B0B0" w14:textId="77777777" w:rsidR="00ED6A80" w:rsidRDefault="00ED6A80" w:rsidP="00ED6A80">
      <w:pPr>
        <w:ind w:left="709"/>
        <w:rPr>
          <w:rFonts w:ascii="Arial" w:hAnsi="Arial" w:cs="Arial"/>
          <w:sz w:val="22"/>
          <w:szCs w:val="22"/>
          <w:lang w:val="en-GB"/>
        </w:rPr>
      </w:pPr>
    </w:p>
    <w:p w14:paraId="50AF7F78" w14:textId="4EE8F5B2" w:rsidR="00ED6A80" w:rsidRPr="002079D3" w:rsidRDefault="00ED6A80" w:rsidP="002079D3">
      <w:pPr>
        <w:ind w:left="709"/>
        <w:rPr>
          <w:rFonts w:ascii="Arial" w:hAnsi="Arial" w:cs="Arial"/>
          <w:i/>
          <w:snapToGrid w:val="0"/>
          <w:szCs w:val="24"/>
        </w:rPr>
      </w:pPr>
      <w:r w:rsidRPr="002079D3">
        <w:rPr>
          <w:rFonts w:ascii="Arial" w:hAnsi="Arial" w:cs="Arial"/>
          <w:sz w:val="20"/>
          <w:lang w:val="en-GB"/>
        </w:rPr>
        <w:t xml:space="preserve">“TGI </w:t>
      </w:r>
      <w:r w:rsidRPr="002079D3">
        <w:rPr>
          <w:rFonts w:ascii="Arial" w:hAnsi="Arial" w:cs="Arial"/>
          <w:sz w:val="20"/>
          <w:highlight w:val="yellow"/>
          <w:lang w:val="en-GB"/>
        </w:rPr>
        <w:t>and UoB</w:t>
      </w:r>
      <w:r w:rsidRPr="002079D3">
        <w:rPr>
          <w:rFonts w:ascii="Arial" w:hAnsi="Arial" w:cs="Arial"/>
          <w:sz w:val="20"/>
          <w:lang w:val="en-GB"/>
        </w:rPr>
        <w:t xml:space="preserve"> shall notify KI if a grant is offered or received from another funding body for the same or similar research during the Project. This notification must specifically indicate the extent to which another funding body could influence the implementation, analysis, interpretation and reporting of the Results.</w:t>
      </w:r>
      <w:r w:rsidR="002079D3">
        <w:rPr>
          <w:rFonts w:ascii="Arial" w:hAnsi="Arial" w:cs="Arial"/>
          <w:sz w:val="20"/>
          <w:lang w:val="en-GB"/>
        </w:rPr>
        <w:t>”</w:t>
      </w:r>
    </w:p>
    <w:p w14:paraId="2A4F1083" w14:textId="1C6F610A" w:rsidR="005A2F5C" w:rsidRPr="002079D3" w:rsidRDefault="005A2F5C" w:rsidP="002079D3">
      <w:pPr>
        <w:ind w:left="709"/>
        <w:rPr>
          <w:snapToGrid w:val="0"/>
          <w:szCs w:val="24"/>
          <w:lang w:val="en-GB"/>
        </w:rPr>
      </w:pPr>
    </w:p>
    <w:p w14:paraId="27CE4991" w14:textId="36392B10" w:rsidR="00F42280" w:rsidRPr="002079D3" w:rsidRDefault="00F42280" w:rsidP="00F42280">
      <w:pPr>
        <w:widowControl w:val="0"/>
        <w:tabs>
          <w:tab w:val="left" w:pos="720"/>
        </w:tabs>
        <w:ind w:left="720"/>
        <w:rPr>
          <w:i/>
          <w:snapToGrid w:val="0"/>
          <w:szCs w:val="24"/>
          <w:lang w:val="en-GB"/>
        </w:rPr>
      </w:pPr>
    </w:p>
    <w:p w14:paraId="4232A555" w14:textId="158D8F2F" w:rsidR="00ED6A80" w:rsidRDefault="00ED6A80" w:rsidP="00F4131E">
      <w:pPr>
        <w:widowControl w:val="0"/>
        <w:numPr>
          <w:ilvl w:val="0"/>
          <w:numId w:val="2"/>
        </w:numPr>
        <w:tabs>
          <w:tab w:val="left" w:pos="720"/>
        </w:tabs>
        <w:rPr>
          <w:snapToGrid w:val="0"/>
          <w:szCs w:val="24"/>
        </w:rPr>
      </w:pPr>
      <w:r>
        <w:rPr>
          <w:b/>
          <w:bCs/>
          <w:snapToGrid w:val="0"/>
          <w:szCs w:val="24"/>
        </w:rPr>
        <w:t xml:space="preserve">Article 7.2 </w:t>
      </w:r>
      <w:r>
        <w:rPr>
          <w:snapToGrid w:val="0"/>
          <w:szCs w:val="24"/>
        </w:rPr>
        <w:t>of the Agreement is hereby amended by deleting the existing Article 7.</w:t>
      </w:r>
      <w:r w:rsidR="00CE54FE">
        <w:rPr>
          <w:snapToGrid w:val="0"/>
          <w:szCs w:val="24"/>
        </w:rPr>
        <w:t>2</w:t>
      </w:r>
      <w:r>
        <w:rPr>
          <w:snapToGrid w:val="0"/>
          <w:szCs w:val="24"/>
        </w:rPr>
        <w:t xml:space="preserve"> and replacing it with the following wording:</w:t>
      </w:r>
    </w:p>
    <w:p w14:paraId="4582E020" w14:textId="77777777" w:rsidR="00F4131E" w:rsidRPr="00F4131E" w:rsidRDefault="00F4131E" w:rsidP="00F4131E">
      <w:pPr>
        <w:widowControl w:val="0"/>
        <w:ind w:left="720"/>
        <w:rPr>
          <w:snapToGrid w:val="0"/>
          <w:szCs w:val="24"/>
        </w:rPr>
      </w:pPr>
    </w:p>
    <w:tbl>
      <w:tblPr>
        <w:tblW w:w="9169" w:type="dxa"/>
        <w:tblInd w:w="612" w:type="dxa"/>
        <w:tblLook w:val="01E0" w:firstRow="1" w:lastRow="1" w:firstColumn="1" w:lastColumn="1" w:noHBand="0" w:noVBand="0"/>
      </w:tblPr>
      <w:tblGrid>
        <w:gridCol w:w="9169"/>
      </w:tblGrid>
      <w:tr w:rsidR="00ED6A80" w:rsidRPr="002079D3" w14:paraId="4ADAF039" w14:textId="77777777" w:rsidTr="00F4131E">
        <w:tc>
          <w:tcPr>
            <w:tcW w:w="9169" w:type="dxa"/>
          </w:tcPr>
          <w:p w14:paraId="5FDED148" w14:textId="77777777" w:rsidR="00ED6A80" w:rsidRDefault="00CE54FE" w:rsidP="00383DF0">
            <w:pPr>
              <w:pStyle w:val="BodyText3"/>
              <w:keepNext/>
              <w:suppressLineNumbers/>
              <w:suppressAutoHyphens/>
              <w:autoSpaceDE w:val="0"/>
              <w:autoSpaceDN w:val="0"/>
              <w:ind w:right="257"/>
              <w:rPr>
                <w:ins w:id="2" w:author="Abhinav Bassi" w:date="2026-07-09T17:10:00Z" w16du:dateUtc="2026-07-09T11:40:00Z"/>
                <w:rFonts w:ascii="Arial" w:hAnsi="Arial"/>
                <w:sz w:val="20"/>
                <w:szCs w:val="20"/>
              </w:rPr>
            </w:pPr>
            <w:r w:rsidRPr="002079D3">
              <w:rPr>
                <w:rFonts w:ascii="Arial" w:hAnsi="Arial"/>
                <w:sz w:val="20"/>
                <w:szCs w:val="20"/>
              </w:rPr>
              <w:lastRenderedPageBreak/>
              <w:t>“</w:t>
            </w:r>
            <w:r w:rsidR="00ED6A80" w:rsidRPr="002079D3">
              <w:rPr>
                <w:rFonts w:ascii="Arial" w:hAnsi="Arial"/>
                <w:sz w:val="20"/>
                <w:szCs w:val="20"/>
              </w:rPr>
              <w:t>Payments shall be made in SEK according to the payment plan in Schedule 4. The Project Leader</w:t>
            </w:r>
            <w:r w:rsidR="00ED6A80" w:rsidRPr="002079D3" w:rsidDel="00E85AD3">
              <w:rPr>
                <w:rFonts w:ascii="Arial" w:hAnsi="Arial"/>
                <w:sz w:val="20"/>
                <w:szCs w:val="20"/>
              </w:rPr>
              <w:t xml:space="preserve"> </w:t>
            </w:r>
            <w:r w:rsidR="00ED6A80" w:rsidRPr="002079D3">
              <w:rPr>
                <w:rFonts w:ascii="Arial" w:hAnsi="Arial"/>
                <w:sz w:val="20"/>
                <w:szCs w:val="20"/>
              </w:rPr>
              <w:t xml:space="preserve">shall incur no liability to TGI </w:t>
            </w:r>
            <w:r w:rsidR="00FC38BA" w:rsidRPr="002079D3">
              <w:rPr>
                <w:rFonts w:ascii="Arial" w:hAnsi="Arial"/>
                <w:sz w:val="20"/>
                <w:szCs w:val="20"/>
                <w:highlight w:val="yellow"/>
              </w:rPr>
              <w:t>or UoB</w:t>
            </w:r>
            <w:r w:rsidR="00FC38BA" w:rsidRPr="002079D3">
              <w:rPr>
                <w:rFonts w:ascii="Arial" w:hAnsi="Arial"/>
                <w:sz w:val="20"/>
                <w:szCs w:val="20"/>
              </w:rPr>
              <w:t xml:space="preserve"> </w:t>
            </w:r>
            <w:r w:rsidR="00ED6A80" w:rsidRPr="002079D3">
              <w:rPr>
                <w:rFonts w:ascii="Arial" w:hAnsi="Arial"/>
                <w:sz w:val="20"/>
                <w:szCs w:val="20"/>
              </w:rPr>
              <w:t>in the event that, for any reason not attributable the Project Leader’s fault, any payment to KI, which would otherwise have been payable shall be withheld, delayed or adjusted by the Funding Entities.</w:t>
            </w:r>
            <w:r w:rsidR="00ED6A80" w:rsidRPr="002079D3">
              <w:rPr>
                <w:sz w:val="20"/>
                <w:szCs w:val="20"/>
              </w:rPr>
              <w:t xml:space="preserve"> </w:t>
            </w:r>
            <w:r w:rsidR="00ED6A80" w:rsidRPr="002079D3">
              <w:rPr>
                <w:rFonts w:ascii="Arial" w:hAnsi="Arial"/>
                <w:sz w:val="20"/>
                <w:szCs w:val="20"/>
              </w:rPr>
              <w:t xml:space="preserve">KI’s sole financial obligation under this Agreement shall be to forward the payments allocated to </w:t>
            </w:r>
            <w:r w:rsidR="00ED6A80" w:rsidRPr="002079D3">
              <w:rPr>
                <w:rFonts w:ascii="Arial" w:hAnsi="Arial"/>
                <w:sz w:val="20"/>
                <w:szCs w:val="20"/>
                <w:highlight w:val="yellow"/>
              </w:rPr>
              <w:t xml:space="preserve">TGI </w:t>
            </w:r>
            <w:r w:rsidR="00FC38BA" w:rsidRPr="002079D3">
              <w:rPr>
                <w:rFonts w:ascii="Arial" w:hAnsi="Arial"/>
                <w:sz w:val="20"/>
                <w:szCs w:val="20"/>
                <w:highlight w:val="yellow"/>
              </w:rPr>
              <w:t>and UoB</w:t>
            </w:r>
            <w:r w:rsidR="00FC38BA" w:rsidRPr="002079D3">
              <w:rPr>
                <w:rFonts w:ascii="Arial" w:hAnsi="Arial"/>
                <w:sz w:val="20"/>
                <w:szCs w:val="20"/>
              </w:rPr>
              <w:t xml:space="preserve"> </w:t>
            </w:r>
            <w:r w:rsidR="00ED6A80" w:rsidRPr="002079D3">
              <w:rPr>
                <w:rFonts w:ascii="Arial" w:hAnsi="Arial"/>
                <w:sz w:val="20"/>
                <w:szCs w:val="20"/>
              </w:rPr>
              <w:t>under the budget in Schedule 3.</w:t>
            </w:r>
          </w:p>
          <w:p w14:paraId="7B24B905" w14:textId="4191A222" w:rsidR="00684C34" w:rsidRPr="002079D3" w:rsidRDefault="00684C34" w:rsidP="00383DF0">
            <w:pPr>
              <w:pStyle w:val="BodyText3"/>
              <w:keepNext/>
              <w:suppressLineNumbers/>
              <w:suppressAutoHyphens/>
              <w:autoSpaceDE w:val="0"/>
              <w:autoSpaceDN w:val="0"/>
              <w:ind w:right="257"/>
              <w:rPr>
                <w:sz w:val="20"/>
                <w:szCs w:val="20"/>
              </w:rPr>
            </w:pPr>
          </w:p>
        </w:tc>
      </w:tr>
      <w:tr w:rsidR="00ED6A80" w:rsidRPr="002079D3" w14:paraId="45E3B77D" w14:textId="77777777" w:rsidTr="002079D3">
        <w:tc>
          <w:tcPr>
            <w:tcW w:w="9169" w:type="dxa"/>
          </w:tcPr>
          <w:p w14:paraId="4C3E9AD7" w14:textId="77777777" w:rsidR="00ED6A80" w:rsidRPr="002079D3" w:rsidRDefault="00ED6A80" w:rsidP="00383DF0">
            <w:pPr>
              <w:pStyle w:val="BodyText3"/>
              <w:keepNext/>
              <w:suppressLineNumbers/>
              <w:suppressAutoHyphens/>
              <w:autoSpaceDE w:val="0"/>
              <w:autoSpaceDN w:val="0"/>
              <w:ind w:right="257"/>
              <w:rPr>
                <w:rFonts w:ascii="Arial" w:hAnsi="Arial"/>
                <w:sz w:val="20"/>
                <w:szCs w:val="20"/>
              </w:rPr>
            </w:pPr>
            <w:r w:rsidRPr="002079D3">
              <w:rPr>
                <w:rFonts w:ascii="Arial" w:hAnsi="Arial"/>
                <w:sz w:val="20"/>
                <w:szCs w:val="20"/>
              </w:rPr>
              <w:t>Grant Payment requests (hereinafter called Invoices for convenience) shall be submitted to KI and will be payable within 30 days of receipt. The invoices shall contain a specification of the activities to be carried out and a specification of the costs to be covered. KI will not accept invoices relating to activities not described or specified in the invoice.</w:t>
            </w:r>
          </w:p>
          <w:p w14:paraId="2631499D" w14:textId="0F89EC6F" w:rsidR="00ED6A80" w:rsidRPr="002079D3" w:rsidRDefault="00ED6A80" w:rsidP="00383DF0">
            <w:pPr>
              <w:pStyle w:val="BodyText3"/>
              <w:keepNext/>
              <w:suppressLineNumbers/>
              <w:suppressAutoHyphens/>
              <w:autoSpaceDE w:val="0"/>
              <w:autoSpaceDN w:val="0"/>
              <w:ind w:right="257"/>
              <w:rPr>
                <w:rFonts w:ascii="Arial" w:hAnsi="Arial"/>
                <w:sz w:val="20"/>
                <w:szCs w:val="20"/>
              </w:rPr>
            </w:pPr>
            <w:r w:rsidRPr="002079D3">
              <w:rPr>
                <w:rFonts w:ascii="Arial" w:hAnsi="Arial"/>
                <w:sz w:val="20"/>
                <w:szCs w:val="20"/>
              </w:rPr>
              <w:t xml:space="preserve">TGI </w:t>
            </w:r>
            <w:r w:rsidR="00FC38BA" w:rsidRPr="002079D3">
              <w:rPr>
                <w:rFonts w:ascii="Arial" w:hAnsi="Arial"/>
                <w:sz w:val="20"/>
                <w:szCs w:val="20"/>
                <w:highlight w:val="yellow"/>
              </w:rPr>
              <w:t>and UoB</w:t>
            </w:r>
            <w:r w:rsidR="00FC38BA" w:rsidRPr="002079D3">
              <w:rPr>
                <w:rFonts w:ascii="Arial" w:hAnsi="Arial"/>
                <w:sz w:val="20"/>
                <w:szCs w:val="20"/>
              </w:rPr>
              <w:t xml:space="preserve"> </w:t>
            </w:r>
            <w:r w:rsidRPr="002079D3">
              <w:rPr>
                <w:rFonts w:ascii="Arial" w:hAnsi="Arial"/>
                <w:sz w:val="20"/>
                <w:szCs w:val="20"/>
              </w:rPr>
              <w:t xml:space="preserve">shall submit invoices according to the payment schedule as mentioned in Schedule 4. TGI </w:t>
            </w:r>
            <w:r w:rsidR="00FC38BA" w:rsidRPr="002079D3">
              <w:rPr>
                <w:rFonts w:ascii="Arial" w:hAnsi="Arial"/>
                <w:sz w:val="20"/>
                <w:szCs w:val="20"/>
                <w:highlight w:val="yellow"/>
              </w:rPr>
              <w:t>and UoB</w:t>
            </w:r>
            <w:r w:rsidR="00FC38BA" w:rsidRPr="002079D3">
              <w:rPr>
                <w:rFonts w:ascii="Arial" w:hAnsi="Arial"/>
                <w:sz w:val="20"/>
                <w:szCs w:val="20"/>
              </w:rPr>
              <w:t xml:space="preserve"> </w:t>
            </w:r>
            <w:r w:rsidRPr="002079D3">
              <w:rPr>
                <w:rFonts w:ascii="Arial" w:hAnsi="Arial"/>
                <w:sz w:val="20"/>
                <w:szCs w:val="20"/>
              </w:rPr>
              <w:t>shall upon request be able to show documentation in support of a certain invoice phase having been attained. Such documentation shall include necessary receipts and documentation concerning the costs. Invoicing charges are not acceptable.</w:t>
            </w:r>
          </w:p>
          <w:p w14:paraId="317693FE" w14:textId="77777777" w:rsidR="00ED6A80" w:rsidRPr="002079D3" w:rsidRDefault="00ED6A80" w:rsidP="00383DF0">
            <w:pPr>
              <w:pStyle w:val="BodyText3"/>
              <w:keepNext/>
              <w:suppressLineNumbers/>
              <w:suppressAutoHyphens/>
              <w:autoSpaceDE w:val="0"/>
              <w:autoSpaceDN w:val="0"/>
              <w:ind w:right="257"/>
              <w:rPr>
                <w:rFonts w:ascii="Arial" w:hAnsi="Arial"/>
                <w:sz w:val="20"/>
                <w:szCs w:val="20"/>
              </w:rPr>
            </w:pPr>
            <w:r w:rsidRPr="002079D3">
              <w:rPr>
                <w:rFonts w:ascii="Arial" w:hAnsi="Arial"/>
                <w:sz w:val="20"/>
                <w:szCs w:val="20"/>
              </w:rPr>
              <w:t>The invoices shall include a clear reference to this Agreement including its contract nr and clearly state the period for which payment is made, information about whether partial or full payment.</w:t>
            </w:r>
          </w:p>
          <w:p w14:paraId="5FE6C434" w14:textId="77777777" w:rsidR="00ED6A80" w:rsidRPr="002079D3" w:rsidRDefault="00CE54FE" w:rsidP="00CE54FE">
            <w:pPr>
              <w:pStyle w:val="BodyText3"/>
              <w:keepNext/>
              <w:suppressLineNumbers/>
              <w:suppressAutoHyphens/>
              <w:autoSpaceDE w:val="0"/>
              <w:autoSpaceDN w:val="0"/>
              <w:ind w:right="968"/>
              <w:rPr>
                <w:rFonts w:ascii="Arial" w:hAnsi="Arial"/>
                <w:sz w:val="20"/>
                <w:szCs w:val="20"/>
              </w:rPr>
            </w:pPr>
            <w:r w:rsidRPr="002079D3">
              <w:rPr>
                <w:rFonts w:ascii="Arial" w:hAnsi="Arial"/>
                <w:sz w:val="20"/>
                <w:szCs w:val="20"/>
              </w:rPr>
              <w:t>I</w:t>
            </w:r>
            <w:r w:rsidR="00ED6A80" w:rsidRPr="002079D3">
              <w:rPr>
                <w:rFonts w:ascii="Arial" w:hAnsi="Arial"/>
                <w:sz w:val="20"/>
                <w:szCs w:val="20"/>
              </w:rPr>
              <w:t xml:space="preserve">nvoices shall be sent as a PDF-file (one file per invoice) to the following e-mail address: </w:t>
            </w:r>
            <w:hyperlink r:id="rId8">
              <w:r w:rsidR="00ED6A80" w:rsidRPr="002079D3">
                <w:rPr>
                  <w:rFonts w:ascii="Arial" w:hAnsi="Arial"/>
                  <w:sz w:val="20"/>
                  <w:szCs w:val="20"/>
                </w:rPr>
                <w:t>KI-fakturor@ki.se</w:t>
              </w:r>
            </w:hyperlink>
            <w:r w:rsidR="00ED6A80" w:rsidRPr="002079D3">
              <w:rPr>
                <w:rFonts w:ascii="Arial" w:hAnsi="Arial"/>
                <w:sz w:val="20"/>
                <w:szCs w:val="20"/>
              </w:rPr>
              <w:t>.</w:t>
            </w:r>
          </w:p>
          <w:p w14:paraId="3CB05874" w14:textId="77777777" w:rsidR="00391453" w:rsidRDefault="00391453" w:rsidP="002079D3">
            <w:pPr>
              <w:pStyle w:val="BodyText3"/>
              <w:keepNext/>
              <w:suppressLineNumbers/>
              <w:suppressAutoHyphens/>
              <w:autoSpaceDE w:val="0"/>
              <w:autoSpaceDN w:val="0"/>
              <w:ind w:right="968"/>
              <w:rPr>
                <w:rFonts w:ascii="Arial" w:hAnsi="Arial"/>
                <w:sz w:val="20"/>
                <w:szCs w:val="20"/>
              </w:rPr>
            </w:pPr>
          </w:p>
          <w:p w14:paraId="3E0E4E6E" w14:textId="7ED0C077" w:rsidR="00391453" w:rsidRPr="002079D3" w:rsidRDefault="00391453" w:rsidP="002079D3">
            <w:pPr>
              <w:pStyle w:val="BodyText3"/>
              <w:keepNext/>
              <w:suppressLineNumbers/>
              <w:suppressAutoHyphens/>
              <w:autoSpaceDE w:val="0"/>
              <w:autoSpaceDN w:val="0"/>
              <w:ind w:right="968"/>
              <w:rPr>
                <w:rFonts w:ascii="Arial" w:hAnsi="Arial"/>
                <w:sz w:val="20"/>
                <w:szCs w:val="20"/>
              </w:rPr>
            </w:pPr>
            <w:r w:rsidRPr="00391453">
              <w:rPr>
                <w:rFonts w:ascii="Arial" w:hAnsi="Arial"/>
                <w:sz w:val="20"/>
                <w:szCs w:val="20"/>
              </w:rPr>
              <w:t xml:space="preserve">The Project Leader is entitled to withhold any payments </w:t>
            </w:r>
            <w:r w:rsidRPr="00391453">
              <w:rPr>
                <w:rFonts w:ascii="Arial" w:hAnsi="Arial"/>
                <w:sz w:val="20"/>
                <w:szCs w:val="20"/>
                <w:highlight w:val="green"/>
              </w:rPr>
              <w:t>due to a</w:t>
            </w:r>
            <w:r w:rsidRPr="00391453">
              <w:rPr>
                <w:rFonts w:ascii="Arial" w:hAnsi="Arial"/>
                <w:sz w:val="20"/>
                <w:szCs w:val="20"/>
              </w:rPr>
              <w:t xml:space="preserve"> Party </w:t>
            </w:r>
            <w:r w:rsidRPr="00952537">
              <w:rPr>
                <w:rFonts w:ascii="Arial" w:hAnsi="Arial"/>
                <w:sz w:val="20"/>
                <w:szCs w:val="20"/>
                <w:highlight w:val="green"/>
              </w:rPr>
              <w:t xml:space="preserve">which </w:t>
            </w:r>
            <w:r w:rsidRPr="00391453">
              <w:rPr>
                <w:rFonts w:ascii="Arial" w:hAnsi="Arial"/>
                <w:sz w:val="20"/>
                <w:szCs w:val="20"/>
              </w:rPr>
              <w:t>is in breach of its obligations under this Agreement, or where withholding in respect of that Party is agreed with the Funding Entities. The Project Leader is entitled to recover any payments already made to that Party.</w:t>
            </w:r>
            <w:r w:rsidR="00DB68FA">
              <w:t xml:space="preserve"> </w:t>
            </w:r>
            <w:r w:rsidR="00DB68FA" w:rsidRPr="00DB68FA">
              <w:rPr>
                <w:rFonts w:ascii="Arial" w:hAnsi="Arial"/>
                <w:sz w:val="20"/>
                <w:szCs w:val="20"/>
              </w:rPr>
              <w:t>”</w:t>
            </w:r>
          </w:p>
        </w:tc>
      </w:tr>
    </w:tbl>
    <w:p w14:paraId="6AE492BC" w14:textId="77777777" w:rsidR="00ED6A80" w:rsidRDefault="00ED6A80" w:rsidP="00ED6A80">
      <w:pPr>
        <w:widowControl w:val="0"/>
        <w:ind w:left="720"/>
        <w:rPr>
          <w:snapToGrid w:val="0"/>
          <w:szCs w:val="24"/>
        </w:rPr>
      </w:pPr>
    </w:p>
    <w:p w14:paraId="4D8E5738" w14:textId="1B5052B3" w:rsidR="000B67EE" w:rsidRDefault="004741D4" w:rsidP="00235394">
      <w:pPr>
        <w:widowControl w:val="0"/>
        <w:numPr>
          <w:ilvl w:val="0"/>
          <w:numId w:val="2"/>
        </w:numPr>
        <w:tabs>
          <w:tab w:val="left" w:pos="720"/>
        </w:tabs>
        <w:rPr>
          <w:snapToGrid w:val="0"/>
          <w:szCs w:val="24"/>
        </w:rPr>
      </w:pPr>
      <w:r w:rsidRPr="00235394">
        <w:rPr>
          <w:b/>
          <w:bCs/>
          <w:snapToGrid w:val="0"/>
          <w:szCs w:val="24"/>
        </w:rPr>
        <w:t xml:space="preserve">Article 7.2 </w:t>
      </w:r>
      <w:r>
        <w:rPr>
          <w:snapToGrid w:val="0"/>
          <w:szCs w:val="24"/>
        </w:rPr>
        <w:t>of the Agreement is hereby amended by deleting the existing Article 7.3 and replacing it with the following wording:</w:t>
      </w:r>
    </w:p>
    <w:p w14:paraId="70135079" w14:textId="77777777" w:rsidR="002079D3" w:rsidRDefault="002079D3" w:rsidP="00ED6A80">
      <w:pPr>
        <w:widowControl w:val="0"/>
        <w:ind w:left="720"/>
        <w:rPr>
          <w:snapToGrid w:val="0"/>
          <w:szCs w:val="24"/>
        </w:rPr>
      </w:pPr>
    </w:p>
    <w:p w14:paraId="5AAF45A3" w14:textId="4FF390E9" w:rsidR="000B67EE" w:rsidRPr="002079D3" w:rsidRDefault="00F4131E" w:rsidP="002079D3">
      <w:pPr>
        <w:keepNext/>
        <w:suppressLineNumbers/>
        <w:suppressAutoHyphens/>
        <w:autoSpaceDE w:val="0"/>
        <w:autoSpaceDN w:val="0"/>
        <w:adjustRightInd w:val="0"/>
        <w:ind w:left="720"/>
        <w:jc w:val="both"/>
        <w:rPr>
          <w:rFonts w:ascii="Arial" w:hAnsi="Arial" w:cs="Arial"/>
          <w:sz w:val="20"/>
          <w:szCs w:val="22"/>
          <w:lang w:val="en-GB"/>
        </w:rPr>
      </w:pPr>
      <w:r w:rsidRPr="002079D3">
        <w:rPr>
          <w:rFonts w:ascii="Arial" w:hAnsi="Arial" w:cs="Arial"/>
          <w:sz w:val="20"/>
          <w:szCs w:val="22"/>
          <w:lang w:val="en-GB"/>
        </w:rPr>
        <w:t>“</w:t>
      </w:r>
      <w:r w:rsidR="000B67EE" w:rsidRPr="002079D3">
        <w:rPr>
          <w:rFonts w:ascii="Arial" w:hAnsi="Arial" w:cs="Arial"/>
          <w:sz w:val="20"/>
          <w:szCs w:val="22"/>
          <w:lang w:val="en-GB"/>
        </w:rPr>
        <w:t xml:space="preserve">TGI </w:t>
      </w:r>
      <w:r w:rsidRPr="002079D3">
        <w:rPr>
          <w:rFonts w:ascii="Arial" w:hAnsi="Arial" w:cs="Arial"/>
          <w:sz w:val="20"/>
          <w:szCs w:val="22"/>
          <w:highlight w:val="yellow"/>
          <w:lang w:val="en-GB"/>
        </w:rPr>
        <w:t>and UoB</w:t>
      </w:r>
      <w:r w:rsidRPr="002079D3">
        <w:rPr>
          <w:rFonts w:ascii="Arial" w:hAnsi="Arial" w:cs="Arial"/>
          <w:sz w:val="20"/>
          <w:szCs w:val="22"/>
          <w:lang w:val="en-GB"/>
        </w:rPr>
        <w:t xml:space="preserve"> </w:t>
      </w:r>
      <w:r w:rsidR="000B67EE" w:rsidRPr="002079D3">
        <w:rPr>
          <w:rFonts w:ascii="Arial" w:hAnsi="Arial" w:cs="Arial"/>
          <w:sz w:val="20"/>
          <w:szCs w:val="22"/>
          <w:lang w:val="en-GB"/>
        </w:rPr>
        <w:t>shall collaborate with KI to enable the timely submission of any scientific and financial reports concerning the Project which may be requested by the Funding Entities and shall provide any necessary information in conjunction with the following up and evaluation of the research, either during or after termination of the Project.</w:t>
      </w:r>
    </w:p>
    <w:p w14:paraId="110F7115" w14:textId="77777777" w:rsidR="000B67EE" w:rsidRPr="002079D3" w:rsidRDefault="000B67EE" w:rsidP="002079D3">
      <w:pPr>
        <w:keepNext/>
        <w:suppressLineNumbers/>
        <w:suppressAutoHyphens/>
        <w:autoSpaceDE w:val="0"/>
        <w:autoSpaceDN w:val="0"/>
        <w:adjustRightInd w:val="0"/>
        <w:ind w:left="720"/>
        <w:jc w:val="both"/>
        <w:rPr>
          <w:rFonts w:ascii="Arial" w:hAnsi="Arial" w:cs="Arial"/>
          <w:sz w:val="20"/>
          <w:szCs w:val="22"/>
          <w:lang w:val="en-GB"/>
        </w:rPr>
      </w:pPr>
    </w:p>
    <w:p w14:paraId="1871F791" w14:textId="77777777" w:rsidR="000B67EE" w:rsidRPr="002079D3" w:rsidRDefault="000B67EE" w:rsidP="002079D3">
      <w:pPr>
        <w:keepNext/>
        <w:suppressLineNumbers/>
        <w:suppressAutoHyphens/>
        <w:autoSpaceDE w:val="0"/>
        <w:autoSpaceDN w:val="0"/>
        <w:adjustRightInd w:val="0"/>
        <w:ind w:left="720"/>
        <w:jc w:val="both"/>
        <w:rPr>
          <w:rFonts w:ascii="Arial" w:hAnsi="Arial" w:cs="Arial"/>
          <w:sz w:val="20"/>
          <w:szCs w:val="22"/>
          <w:lang w:val="en-GB"/>
        </w:rPr>
      </w:pPr>
      <w:r w:rsidRPr="002079D3">
        <w:rPr>
          <w:rFonts w:ascii="Arial" w:hAnsi="Arial" w:cs="Arial"/>
          <w:sz w:val="20"/>
          <w:szCs w:val="22"/>
          <w:lang w:val="en-GB"/>
        </w:rPr>
        <w:t xml:space="preserve">The Parties shall also collaborate in order for KI to submit a final financial statement report every year, no later than one months after the Grant Period has expired. </w:t>
      </w:r>
    </w:p>
    <w:p w14:paraId="67332D58" w14:textId="77777777" w:rsidR="000B67EE" w:rsidRPr="002079D3" w:rsidRDefault="000B67EE" w:rsidP="002079D3">
      <w:pPr>
        <w:keepNext/>
        <w:suppressLineNumbers/>
        <w:suppressAutoHyphens/>
        <w:autoSpaceDE w:val="0"/>
        <w:autoSpaceDN w:val="0"/>
        <w:adjustRightInd w:val="0"/>
        <w:ind w:left="720"/>
        <w:jc w:val="both"/>
        <w:rPr>
          <w:rFonts w:ascii="Arial" w:hAnsi="Arial" w:cs="Arial"/>
          <w:sz w:val="20"/>
          <w:lang w:val="en-GB"/>
        </w:rPr>
      </w:pPr>
    </w:p>
    <w:p w14:paraId="315F8799" w14:textId="77777777" w:rsidR="000B67EE" w:rsidRPr="002079D3" w:rsidRDefault="000B67EE" w:rsidP="002079D3">
      <w:pPr>
        <w:keepNext/>
        <w:suppressLineNumbers/>
        <w:suppressAutoHyphens/>
        <w:autoSpaceDE w:val="0"/>
        <w:autoSpaceDN w:val="0"/>
        <w:adjustRightInd w:val="0"/>
        <w:ind w:left="720"/>
        <w:jc w:val="both"/>
        <w:rPr>
          <w:rFonts w:ascii="Arial" w:hAnsi="Arial" w:cs="Arial"/>
          <w:sz w:val="20"/>
          <w:lang w:val="en-GB"/>
        </w:rPr>
      </w:pPr>
      <w:r w:rsidRPr="002079D3">
        <w:rPr>
          <w:rFonts w:ascii="Arial" w:hAnsi="Arial" w:cs="Arial"/>
          <w:sz w:val="20"/>
          <w:lang w:val="en-GB"/>
        </w:rPr>
        <w:t xml:space="preserve">In particular, each Party shall provide the </w:t>
      </w:r>
      <w:r w:rsidRPr="002079D3">
        <w:rPr>
          <w:rFonts w:ascii="Arial" w:hAnsi="Arial" w:cs="Arial"/>
          <w:sz w:val="20"/>
          <w:szCs w:val="22"/>
          <w:lang w:val="en-GB"/>
        </w:rPr>
        <w:t>Project Leader</w:t>
      </w:r>
      <w:r w:rsidRPr="002079D3" w:rsidDel="00E85AD3">
        <w:rPr>
          <w:rFonts w:ascii="Arial" w:hAnsi="Arial" w:cs="Arial"/>
          <w:sz w:val="20"/>
          <w:lang w:val="en-GB"/>
        </w:rPr>
        <w:t xml:space="preserve"> </w:t>
      </w:r>
      <w:r w:rsidRPr="002079D3">
        <w:rPr>
          <w:rFonts w:ascii="Arial" w:hAnsi="Arial" w:cs="Arial"/>
          <w:sz w:val="20"/>
          <w:lang w:val="en-GB"/>
        </w:rPr>
        <w:t xml:space="preserve">with all the information and documentation which needs to be included in the final financial report not later than one month after the </w:t>
      </w:r>
      <w:r w:rsidRPr="002079D3">
        <w:rPr>
          <w:rFonts w:ascii="Arial" w:hAnsi="Arial" w:cs="Arial"/>
          <w:sz w:val="20"/>
        </w:rPr>
        <w:t>Grant Period</w:t>
      </w:r>
      <w:r w:rsidRPr="002079D3">
        <w:rPr>
          <w:rFonts w:ascii="Arial" w:hAnsi="Arial" w:cs="Arial"/>
          <w:sz w:val="20"/>
          <w:lang w:val="en-GB"/>
        </w:rPr>
        <w:t xml:space="preserve"> has expired or not later than one month after the date of premature termination of the Project.</w:t>
      </w:r>
    </w:p>
    <w:p w14:paraId="38E1D15F" w14:textId="77777777" w:rsidR="000B67EE" w:rsidRPr="002079D3" w:rsidRDefault="000B67EE" w:rsidP="002079D3">
      <w:pPr>
        <w:keepNext/>
        <w:suppressLineNumbers/>
        <w:suppressAutoHyphens/>
        <w:autoSpaceDE w:val="0"/>
        <w:autoSpaceDN w:val="0"/>
        <w:adjustRightInd w:val="0"/>
        <w:ind w:left="720"/>
        <w:jc w:val="both"/>
        <w:rPr>
          <w:rFonts w:ascii="Arial" w:hAnsi="Arial" w:cs="Arial"/>
          <w:sz w:val="20"/>
          <w:lang w:val="en-GB"/>
        </w:rPr>
      </w:pPr>
    </w:p>
    <w:p w14:paraId="4A2A0CB7" w14:textId="3305F838" w:rsidR="000B67EE" w:rsidRPr="002079D3" w:rsidRDefault="000B67EE" w:rsidP="002079D3">
      <w:pPr>
        <w:keepNext/>
        <w:suppressLineNumbers/>
        <w:suppressAutoHyphens/>
        <w:autoSpaceDE w:val="0"/>
        <w:autoSpaceDN w:val="0"/>
        <w:adjustRightInd w:val="0"/>
        <w:ind w:left="720"/>
        <w:jc w:val="both"/>
        <w:rPr>
          <w:rFonts w:ascii="Arial" w:hAnsi="Arial" w:cs="Arial"/>
          <w:sz w:val="20"/>
          <w:lang w:val="en-GB"/>
        </w:rPr>
      </w:pPr>
      <w:r w:rsidRPr="002079D3">
        <w:rPr>
          <w:rFonts w:ascii="Arial" w:hAnsi="Arial" w:cs="Arial"/>
          <w:sz w:val="20"/>
          <w:lang w:val="en-GB"/>
        </w:rPr>
        <w:t xml:space="preserve">TGI </w:t>
      </w:r>
      <w:r w:rsidR="00F4131E" w:rsidRPr="002079D3">
        <w:rPr>
          <w:rFonts w:ascii="Arial" w:hAnsi="Arial" w:cs="Arial"/>
          <w:sz w:val="20"/>
          <w:highlight w:val="yellow"/>
          <w:lang w:val="en-GB"/>
        </w:rPr>
        <w:t>and UoB</w:t>
      </w:r>
      <w:r w:rsidR="00F4131E" w:rsidRPr="002079D3">
        <w:rPr>
          <w:rFonts w:ascii="Arial" w:hAnsi="Arial" w:cs="Arial"/>
          <w:sz w:val="20"/>
          <w:lang w:val="en-GB"/>
        </w:rPr>
        <w:t xml:space="preserve"> </w:t>
      </w:r>
      <w:r w:rsidRPr="002079D3">
        <w:rPr>
          <w:rFonts w:ascii="Arial" w:hAnsi="Arial" w:cs="Arial"/>
          <w:sz w:val="20"/>
          <w:lang w:val="en-GB"/>
        </w:rPr>
        <w:t>shall collaborate to enable the audit by KI of and financial records, accounts and documentation regarding the conduct of the Project and fulfilment of obligations by TGI.</w:t>
      </w:r>
    </w:p>
    <w:p w14:paraId="16CF6FF4" w14:textId="77777777" w:rsidR="000B67EE" w:rsidRPr="002079D3" w:rsidRDefault="000B67EE" w:rsidP="002079D3">
      <w:pPr>
        <w:widowControl w:val="0"/>
        <w:ind w:left="720"/>
        <w:rPr>
          <w:snapToGrid w:val="0"/>
          <w:szCs w:val="24"/>
          <w:lang w:val="en-GB"/>
        </w:rPr>
      </w:pPr>
    </w:p>
    <w:p w14:paraId="7F9984B8" w14:textId="2CE7F304" w:rsidR="009E08BA" w:rsidRDefault="009E08BA" w:rsidP="009E08BA">
      <w:pPr>
        <w:widowControl w:val="0"/>
        <w:numPr>
          <w:ilvl w:val="0"/>
          <w:numId w:val="2"/>
        </w:numPr>
        <w:tabs>
          <w:tab w:val="left" w:pos="720"/>
        </w:tabs>
        <w:rPr>
          <w:snapToGrid w:val="0"/>
          <w:szCs w:val="24"/>
        </w:rPr>
      </w:pPr>
      <w:r w:rsidRPr="00141DDD">
        <w:rPr>
          <w:b/>
          <w:bCs/>
          <w:snapToGrid w:val="0"/>
          <w:szCs w:val="24"/>
        </w:rPr>
        <w:t xml:space="preserve">Article </w:t>
      </w:r>
      <w:r w:rsidR="00C802FD">
        <w:rPr>
          <w:b/>
          <w:bCs/>
          <w:snapToGrid w:val="0"/>
          <w:szCs w:val="24"/>
        </w:rPr>
        <w:t>8</w:t>
      </w:r>
      <w:r w:rsidR="002809F1">
        <w:rPr>
          <w:b/>
          <w:bCs/>
          <w:snapToGrid w:val="0"/>
          <w:szCs w:val="24"/>
        </w:rPr>
        <w:t>.4</w:t>
      </w:r>
      <w:r w:rsidR="002079D3">
        <w:rPr>
          <w:b/>
          <w:bCs/>
          <w:snapToGrid w:val="0"/>
          <w:szCs w:val="24"/>
        </w:rPr>
        <w:t xml:space="preserve">.1.1 </w:t>
      </w:r>
      <w:r>
        <w:rPr>
          <w:snapToGrid w:val="0"/>
          <w:szCs w:val="24"/>
        </w:rPr>
        <w:t xml:space="preserve">of the Agreement is hereby amended by deleting the existing Article </w:t>
      </w:r>
      <w:r w:rsidR="00C802FD">
        <w:rPr>
          <w:snapToGrid w:val="0"/>
          <w:szCs w:val="24"/>
        </w:rPr>
        <w:t>8</w:t>
      </w:r>
      <w:r w:rsidR="005A40B6">
        <w:rPr>
          <w:snapToGrid w:val="0"/>
          <w:szCs w:val="24"/>
        </w:rPr>
        <w:t>.4.1.1</w:t>
      </w:r>
      <w:r>
        <w:rPr>
          <w:snapToGrid w:val="0"/>
          <w:szCs w:val="24"/>
        </w:rPr>
        <w:t xml:space="preserve"> and replacing it with the following wording:</w:t>
      </w:r>
    </w:p>
    <w:p w14:paraId="5DA2026C" w14:textId="77777777" w:rsidR="005A40B6" w:rsidRDefault="005A40B6" w:rsidP="005A2F5C">
      <w:pPr>
        <w:pStyle w:val="ListParagraph"/>
        <w:ind w:left="720"/>
        <w:rPr>
          <w:i/>
          <w:iCs/>
          <w:snapToGrid w:val="0"/>
          <w:szCs w:val="24"/>
        </w:rPr>
      </w:pPr>
    </w:p>
    <w:p w14:paraId="16731DDD" w14:textId="4417ABB7" w:rsidR="005A40B6" w:rsidRPr="002079D3" w:rsidRDefault="002809F1" w:rsidP="005A2F5C">
      <w:pPr>
        <w:pStyle w:val="ListParagraph"/>
        <w:ind w:left="720"/>
        <w:rPr>
          <w:rFonts w:ascii="Arial" w:hAnsi="Arial" w:cs="Arial"/>
          <w:snapToGrid w:val="0"/>
          <w:sz w:val="20"/>
        </w:rPr>
      </w:pPr>
      <w:r w:rsidRPr="002079D3">
        <w:rPr>
          <w:rFonts w:ascii="Arial" w:hAnsi="Arial" w:cs="Arial"/>
          <w:snapToGrid w:val="0"/>
          <w:sz w:val="20"/>
        </w:rPr>
        <w:t>“</w:t>
      </w:r>
      <w:r w:rsidR="005A40B6" w:rsidRPr="002079D3">
        <w:rPr>
          <w:rFonts w:ascii="Arial" w:hAnsi="Arial" w:cs="Arial"/>
          <w:snapToGrid w:val="0"/>
          <w:sz w:val="20"/>
        </w:rPr>
        <w:t>The Parties agree that Results will be published in scientific journals with international scope. The Parties shall not enter into agreements with any commercial actor or other stakeholder that could limit publication of the Results of research conducted with funding from the Swedish Research Council.</w:t>
      </w:r>
      <w:r w:rsidRPr="002079D3">
        <w:rPr>
          <w:rFonts w:ascii="Arial" w:hAnsi="Arial" w:cs="Arial"/>
          <w:snapToGrid w:val="0"/>
          <w:sz w:val="20"/>
        </w:rPr>
        <w:t>”</w:t>
      </w:r>
    </w:p>
    <w:p w14:paraId="4FB36AEE" w14:textId="77777777" w:rsidR="00110689" w:rsidRDefault="00110689" w:rsidP="00C802FD">
      <w:pPr>
        <w:widowControl w:val="0"/>
        <w:tabs>
          <w:tab w:val="left" w:pos="720"/>
        </w:tabs>
        <w:ind w:left="720"/>
        <w:rPr>
          <w:ins w:id="3" w:author="Abhinav Bassi" w:date="2026-07-09T17:15:00Z" w16du:dateUtc="2026-07-09T11:45:00Z"/>
          <w:snapToGrid w:val="0"/>
          <w:szCs w:val="24"/>
        </w:rPr>
      </w:pPr>
    </w:p>
    <w:p w14:paraId="5048B1F3" w14:textId="77777777" w:rsidR="00F47FCD" w:rsidRDefault="00F47FCD" w:rsidP="00C802FD">
      <w:pPr>
        <w:widowControl w:val="0"/>
        <w:tabs>
          <w:tab w:val="left" w:pos="720"/>
        </w:tabs>
        <w:ind w:left="720"/>
        <w:rPr>
          <w:snapToGrid w:val="0"/>
          <w:szCs w:val="24"/>
        </w:rPr>
      </w:pPr>
    </w:p>
    <w:p w14:paraId="4D0E20CF" w14:textId="7A502847" w:rsidR="00C802FD" w:rsidRDefault="00C802FD" w:rsidP="00C802FD">
      <w:pPr>
        <w:widowControl w:val="0"/>
        <w:numPr>
          <w:ilvl w:val="0"/>
          <w:numId w:val="2"/>
        </w:numPr>
        <w:tabs>
          <w:tab w:val="left" w:pos="720"/>
        </w:tabs>
        <w:rPr>
          <w:snapToGrid w:val="0"/>
          <w:szCs w:val="24"/>
        </w:rPr>
      </w:pPr>
      <w:r w:rsidRPr="00141DDD">
        <w:rPr>
          <w:b/>
          <w:bCs/>
          <w:snapToGrid w:val="0"/>
          <w:szCs w:val="24"/>
        </w:rPr>
        <w:t xml:space="preserve">Article </w:t>
      </w:r>
      <w:r>
        <w:rPr>
          <w:b/>
          <w:bCs/>
          <w:snapToGrid w:val="0"/>
          <w:szCs w:val="24"/>
        </w:rPr>
        <w:t>9</w:t>
      </w:r>
      <w:r w:rsidR="002079D3">
        <w:rPr>
          <w:b/>
          <w:bCs/>
          <w:snapToGrid w:val="0"/>
          <w:szCs w:val="24"/>
        </w:rPr>
        <w:t>.3</w:t>
      </w:r>
      <w:r>
        <w:rPr>
          <w:snapToGrid w:val="0"/>
          <w:szCs w:val="24"/>
        </w:rPr>
        <w:t xml:space="preserve"> of the Agreement is hereby amended by deleting the existing Article 9</w:t>
      </w:r>
      <w:r w:rsidR="005A40B6">
        <w:rPr>
          <w:snapToGrid w:val="0"/>
          <w:szCs w:val="24"/>
        </w:rPr>
        <w:t>.3</w:t>
      </w:r>
      <w:r>
        <w:rPr>
          <w:snapToGrid w:val="0"/>
          <w:szCs w:val="24"/>
        </w:rPr>
        <w:t xml:space="preserve"> and replacing it with the following wording:</w:t>
      </w:r>
    </w:p>
    <w:p w14:paraId="572535A2" w14:textId="77777777" w:rsidR="005A40B6" w:rsidRPr="002079D3" w:rsidRDefault="005A40B6" w:rsidP="001840E2">
      <w:pPr>
        <w:widowControl w:val="0"/>
        <w:tabs>
          <w:tab w:val="left" w:pos="720"/>
        </w:tabs>
        <w:ind w:left="720"/>
        <w:rPr>
          <w:rFonts w:ascii="Arial" w:hAnsi="Arial" w:cs="Arial"/>
          <w:iCs/>
          <w:snapToGrid w:val="0"/>
          <w:sz w:val="20"/>
          <w:highlight w:val="yellow"/>
        </w:rPr>
      </w:pPr>
    </w:p>
    <w:p w14:paraId="3B123A89" w14:textId="6CBDAD7F" w:rsidR="009E08BA" w:rsidRPr="002079D3" w:rsidRDefault="002079D3" w:rsidP="001840E2">
      <w:pPr>
        <w:widowControl w:val="0"/>
        <w:tabs>
          <w:tab w:val="left" w:pos="720"/>
        </w:tabs>
        <w:ind w:left="720"/>
        <w:rPr>
          <w:rFonts w:ascii="Arial" w:hAnsi="Arial" w:cs="Arial"/>
          <w:iCs/>
          <w:snapToGrid w:val="0"/>
          <w:sz w:val="20"/>
        </w:rPr>
      </w:pPr>
      <w:r w:rsidRPr="002079D3">
        <w:rPr>
          <w:rFonts w:ascii="Arial" w:hAnsi="Arial" w:cs="Arial"/>
          <w:iCs/>
          <w:snapToGrid w:val="0"/>
          <w:sz w:val="20"/>
        </w:rPr>
        <w:t>“</w:t>
      </w:r>
      <w:r w:rsidR="005A40B6" w:rsidRPr="002079D3">
        <w:rPr>
          <w:rFonts w:ascii="Arial" w:hAnsi="Arial" w:cs="Arial"/>
          <w:iCs/>
          <w:snapToGrid w:val="0"/>
          <w:sz w:val="20"/>
        </w:rPr>
        <w:t xml:space="preserve">The Recipients shall be responsible for the fulfilment of the above obligations on the part of </w:t>
      </w:r>
      <w:r w:rsidR="005A40B6" w:rsidRPr="002079D3">
        <w:rPr>
          <w:rFonts w:ascii="Arial" w:hAnsi="Arial" w:cs="Arial"/>
          <w:iCs/>
          <w:snapToGrid w:val="0"/>
          <w:sz w:val="20"/>
        </w:rPr>
        <w:lastRenderedPageBreak/>
        <w:t>their employees or third parties involved in the Project and shall ensure that they remain so obliged, as far as legally possible, during and after the end of the Project and/or after the termination of the contractual relationship with the employee or third party.</w:t>
      </w:r>
      <w:r w:rsidRPr="002079D3">
        <w:rPr>
          <w:rFonts w:ascii="Arial" w:hAnsi="Arial" w:cs="Arial"/>
          <w:iCs/>
          <w:snapToGrid w:val="0"/>
          <w:sz w:val="20"/>
        </w:rPr>
        <w:t>”</w:t>
      </w:r>
    </w:p>
    <w:p w14:paraId="2CB61E9D" w14:textId="77777777" w:rsidR="00C802FD" w:rsidRDefault="00C802FD" w:rsidP="001840E2">
      <w:pPr>
        <w:widowControl w:val="0"/>
        <w:tabs>
          <w:tab w:val="left" w:pos="720"/>
        </w:tabs>
        <w:ind w:left="720"/>
        <w:rPr>
          <w:snapToGrid w:val="0"/>
          <w:szCs w:val="24"/>
        </w:rPr>
      </w:pPr>
    </w:p>
    <w:p w14:paraId="10FD6A83" w14:textId="26B78938" w:rsidR="001E0AA6" w:rsidRDefault="00E31D4F" w:rsidP="001E0AA6">
      <w:pPr>
        <w:widowControl w:val="0"/>
        <w:numPr>
          <w:ilvl w:val="0"/>
          <w:numId w:val="2"/>
        </w:numPr>
        <w:tabs>
          <w:tab w:val="left" w:pos="720"/>
        </w:tabs>
        <w:rPr>
          <w:snapToGrid w:val="0"/>
          <w:szCs w:val="24"/>
        </w:rPr>
      </w:pPr>
      <w:r w:rsidRPr="00235394">
        <w:rPr>
          <w:b/>
          <w:bCs/>
          <w:snapToGrid w:val="0"/>
          <w:szCs w:val="24"/>
          <w:rPrChange w:id="4" w:author="Itziar de la Torre" w:date="2026-02-03T16:04:00Z" w16du:dateUtc="2026-02-03T15:04:00Z">
            <w:rPr>
              <w:snapToGrid w:val="0"/>
              <w:szCs w:val="24"/>
              <w:u w:val="single"/>
            </w:rPr>
          </w:rPrChange>
        </w:rPr>
        <w:t>Schedule</w:t>
      </w:r>
      <w:r w:rsidR="0001771A" w:rsidRPr="00235394">
        <w:rPr>
          <w:b/>
          <w:bCs/>
          <w:snapToGrid w:val="0"/>
          <w:szCs w:val="24"/>
          <w:rPrChange w:id="5" w:author="Itziar de la Torre" w:date="2026-02-03T16:04:00Z" w16du:dateUtc="2026-02-03T15:04:00Z">
            <w:rPr>
              <w:snapToGrid w:val="0"/>
              <w:szCs w:val="24"/>
              <w:u w:val="single"/>
            </w:rPr>
          </w:rPrChange>
        </w:rPr>
        <w:t>s</w:t>
      </w:r>
      <w:r w:rsidRPr="00235394">
        <w:rPr>
          <w:b/>
          <w:bCs/>
          <w:snapToGrid w:val="0"/>
          <w:szCs w:val="24"/>
          <w:rPrChange w:id="6" w:author="Itziar de la Torre" w:date="2026-02-03T16:04:00Z" w16du:dateUtc="2026-02-03T15:04:00Z">
            <w:rPr>
              <w:snapToGrid w:val="0"/>
              <w:szCs w:val="24"/>
              <w:u w:val="single"/>
            </w:rPr>
          </w:rPrChange>
        </w:rPr>
        <w:t xml:space="preserve"> </w:t>
      </w:r>
      <w:r w:rsidR="00664AB9" w:rsidRPr="00235394">
        <w:rPr>
          <w:b/>
          <w:bCs/>
          <w:snapToGrid w:val="0"/>
          <w:szCs w:val="24"/>
          <w:rPrChange w:id="7" w:author="Itziar de la Torre" w:date="2026-02-03T16:04:00Z" w16du:dateUtc="2026-02-03T15:04:00Z">
            <w:rPr>
              <w:snapToGrid w:val="0"/>
              <w:szCs w:val="24"/>
              <w:u w:val="single"/>
            </w:rPr>
          </w:rPrChange>
        </w:rPr>
        <w:t>3</w:t>
      </w:r>
      <w:r w:rsidR="0001771A" w:rsidRPr="00235394">
        <w:rPr>
          <w:b/>
          <w:bCs/>
          <w:snapToGrid w:val="0"/>
          <w:szCs w:val="24"/>
          <w:rPrChange w:id="8" w:author="Itziar de la Torre" w:date="2026-02-03T16:04:00Z" w16du:dateUtc="2026-02-03T15:04:00Z">
            <w:rPr>
              <w:snapToGrid w:val="0"/>
              <w:szCs w:val="24"/>
              <w:u w:val="single"/>
            </w:rPr>
          </w:rPrChange>
        </w:rPr>
        <w:t xml:space="preserve"> and 4</w:t>
      </w:r>
      <w:r w:rsidR="001E0AA6" w:rsidRPr="00C802FD">
        <w:rPr>
          <w:snapToGrid w:val="0"/>
          <w:szCs w:val="24"/>
        </w:rPr>
        <w:t xml:space="preserve"> to the Agreement </w:t>
      </w:r>
      <w:r w:rsidR="0001771A" w:rsidRPr="00C802FD">
        <w:rPr>
          <w:snapToGrid w:val="0"/>
          <w:szCs w:val="24"/>
        </w:rPr>
        <w:t xml:space="preserve">are </w:t>
      </w:r>
      <w:r w:rsidR="001E0AA6" w:rsidRPr="00C802FD">
        <w:rPr>
          <w:snapToGrid w:val="0"/>
          <w:szCs w:val="24"/>
        </w:rPr>
        <w:t xml:space="preserve">hereby amended by deleting the existing </w:t>
      </w:r>
      <w:r w:rsidRPr="00C802FD">
        <w:rPr>
          <w:snapToGrid w:val="0"/>
          <w:szCs w:val="24"/>
          <w:u w:val="single"/>
        </w:rPr>
        <w:t>Schedule</w:t>
      </w:r>
      <w:r w:rsidR="0001771A" w:rsidRPr="00C802FD">
        <w:rPr>
          <w:snapToGrid w:val="0"/>
          <w:szCs w:val="24"/>
          <w:u w:val="single"/>
        </w:rPr>
        <w:t>s 3 and 4</w:t>
      </w:r>
      <w:r w:rsidR="0080607C">
        <w:rPr>
          <w:snapToGrid w:val="0"/>
          <w:szCs w:val="24"/>
        </w:rPr>
        <w:t xml:space="preserve"> </w:t>
      </w:r>
      <w:r w:rsidR="001E0AA6">
        <w:rPr>
          <w:snapToGrid w:val="0"/>
          <w:szCs w:val="24"/>
        </w:rPr>
        <w:t xml:space="preserve">and replacing </w:t>
      </w:r>
      <w:r w:rsidR="0001771A">
        <w:rPr>
          <w:snapToGrid w:val="0"/>
          <w:szCs w:val="24"/>
        </w:rPr>
        <w:t xml:space="preserve">them </w:t>
      </w:r>
      <w:r w:rsidR="001E0AA6">
        <w:rPr>
          <w:snapToGrid w:val="0"/>
          <w:szCs w:val="24"/>
        </w:rPr>
        <w:t xml:space="preserve">with the new </w:t>
      </w:r>
      <w:r>
        <w:rPr>
          <w:snapToGrid w:val="0"/>
          <w:szCs w:val="24"/>
          <w:u w:val="single"/>
        </w:rPr>
        <w:t>Schedule</w:t>
      </w:r>
      <w:r w:rsidR="0001771A">
        <w:rPr>
          <w:snapToGrid w:val="0"/>
          <w:szCs w:val="24"/>
          <w:u w:val="single"/>
        </w:rPr>
        <w:t>s</w:t>
      </w:r>
      <w:r>
        <w:rPr>
          <w:snapToGrid w:val="0"/>
          <w:szCs w:val="24"/>
          <w:u w:val="single"/>
        </w:rPr>
        <w:t xml:space="preserve"> </w:t>
      </w:r>
      <w:r w:rsidR="0001771A">
        <w:rPr>
          <w:snapToGrid w:val="0"/>
          <w:szCs w:val="24"/>
          <w:u w:val="single"/>
        </w:rPr>
        <w:t xml:space="preserve">3 and 4 </w:t>
      </w:r>
      <w:r w:rsidR="001E0AA6">
        <w:rPr>
          <w:snapToGrid w:val="0"/>
          <w:szCs w:val="24"/>
        </w:rPr>
        <w:t>attached to this Amendment.</w:t>
      </w:r>
      <w:bookmarkEnd w:id="0"/>
      <w:r w:rsidR="00B34BF5">
        <w:rPr>
          <w:snapToGrid w:val="0"/>
          <w:szCs w:val="24"/>
        </w:rPr>
        <w:t xml:space="preserve"> </w:t>
      </w:r>
    </w:p>
    <w:p w14:paraId="64EBE826" w14:textId="77777777" w:rsidR="00B34BF5" w:rsidRDefault="00B34BF5" w:rsidP="00B34BF5">
      <w:pPr>
        <w:widowControl w:val="0"/>
        <w:rPr>
          <w:snapToGrid w:val="0"/>
          <w:szCs w:val="24"/>
        </w:rPr>
      </w:pPr>
    </w:p>
    <w:p w14:paraId="4935DB5C" w14:textId="1C8BFD76" w:rsidR="00B34BF5" w:rsidRDefault="0001771A" w:rsidP="001E0AA6">
      <w:pPr>
        <w:widowControl w:val="0"/>
        <w:numPr>
          <w:ilvl w:val="0"/>
          <w:numId w:val="2"/>
        </w:numPr>
        <w:tabs>
          <w:tab w:val="left" w:pos="720"/>
        </w:tabs>
        <w:rPr>
          <w:snapToGrid w:val="0"/>
          <w:szCs w:val="24"/>
        </w:rPr>
      </w:pPr>
      <w:r>
        <w:rPr>
          <w:snapToGrid w:val="0"/>
          <w:szCs w:val="24"/>
        </w:rPr>
        <w:t>UoB</w:t>
      </w:r>
      <w:r w:rsidR="00B34BF5">
        <w:rPr>
          <w:snapToGrid w:val="0"/>
          <w:szCs w:val="24"/>
        </w:rPr>
        <w:t xml:space="preserve"> shall invoice </w:t>
      </w:r>
      <w:r>
        <w:rPr>
          <w:snapToGrid w:val="0"/>
          <w:szCs w:val="24"/>
        </w:rPr>
        <w:t xml:space="preserve">KI </w:t>
      </w:r>
      <w:r w:rsidR="00B34BF5">
        <w:rPr>
          <w:snapToGrid w:val="0"/>
          <w:szCs w:val="24"/>
        </w:rPr>
        <w:t xml:space="preserve">the remuneration set forth in Schedule </w:t>
      </w:r>
      <w:r>
        <w:rPr>
          <w:snapToGrid w:val="0"/>
          <w:szCs w:val="24"/>
        </w:rPr>
        <w:t>3</w:t>
      </w:r>
      <w:r w:rsidR="00B34BF5">
        <w:rPr>
          <w:snapToGrid w:val="0"/>
          <w:szCs w:val="24"/>
        </w:rPr>
        <w:t xml:space="preserve"> upon execution of this Amendment</w:t>
      </w:r>
      <w:r>
        <w:rPr>
          <w:snapToGrid w:val="0"/>
          <w:szCs w:val="24"/>
        </w:rPr>
        <w:t>.</w:t>
      </w:r>
    </w:p>
    <w:p w14:paraId="322D454B" w14:textId="77777777" w:rsidR="001E0AA6" w:rsidRDefault="001E0AA6">
      <w:pPr>
        <w:widowControl w:val="0"/>
        <w:rPr>
          <w:snapToGrid w:val="0"/>
          <w:szCs w:val="24"/>
        </w:rPr>
      </w:pPr>
    </w:p>
    <w:p w14:paraId="3E3412CD" w14:textId="5F826941" w:rsidR="001857CA" w:rsidRPr="00D76F58" w:rsidRDefault="004E2E3D" w:rsidP="00235394">
      <w:pPr>
        <w:widowControl w:val="0"/>
        <w:numPr>
          <w:ilvl w:val="0"/>
          <w:numId w:val="2"/>
        </w:numPr>
        <w:tabs>
          <w:tab w:val="left" w:pos="720"/>
        </w:tabs>
        <w:rPr>
          <w:szCs w:val="24"/>
        </w:rPr>
      </w:pPr>
      <w:r>
        <w:rPr>
          <w:snapToGrid w:val="0"/>
          <w:szCs w:val="24"/>
        </w:rPr>
        <w:t>Except as modified by this Amendment, all of the terms and conditions of the Agreement shall</w:t>
      </w:r>
      <w:r>
        <w:rPr>
          <w:szCs w:val="24"/>
        </w:rPr>
        <w:t xml:space="preserve"> remain in full force and effect.</w:t>
      </w:r>
      <w:r w:rsidR="00D76F58">
        <w:rPr>
          <w:szCs w:val="24"/>
        </w:rPr>
        <w:t xml:space="preserve"> </w:t>
      </w:r>
      <w:r>
        <w:rPr>
          <w:bCs/>
          <w:snapToGrid w:val="0"/>
          <w:szCs w:val="24"/>
        </w:rPr>
        <w:t xml:space="preserve">UoB </w:t>
      </w:r>
      <w:r w:rsidR="00A675C3" w:rsidRPr="00086BEA">
        <w:rPr>
          <w:bCs/>
          <w:snapToGrid w:val="0"/>
          <w:szCs w:val="24"/>
        </w:rPr>
        <w:t>acknowledges receipt of the Agreement and, as of the Effective Date of this Amendment, accedes to and agrees to be bound by the Agreement as amended hereby, as if it were an original signatory thereto.</w:t>
      </w:r>
      <w:r w:rsidR="00086BEA" w:rsidRPr="00086BEA">
        <w:rPr>
          <w:bCs/>
          <w:snapToGrid w:val="0"/>
          <w:szCs w:val="24"/>
        </w:rPr>
        <w:t xml:space="preserve"> </w:t>
      </w:r>
    </w:p>
    <w:p w14:paraId="52468AB5" w14:textId="77777777" w:rsidR="001E0AA6" w:rsidRDefault="001E0AA6">
      <w:pPr>
        <w:widowControl w:val="0"/>
        <w:rPr>
          <w:szCs w:val="24"/>
        </w:rPr>
      </w:pPr>
    </w:p>
    <w:p w14:paraId="08181A76" w14:textId="77777777" w:rsidR="00B56357" w:rsidRPr="002079D3" w:rsidRDefault="00B56357" w:rsidP="00B56357">
      <w:pPr>
        <w:keepNext/>
        <w:suppressLineNumbers/>
        <w:suppressAutoHyphens/>
        <w:jc w:val="both"/>
        <w:rPr>
          <w:szCs w:val="28"/>
          <w:lang w:val="en-GB"/>
        </w:rPr>
      </w:pPr>
      <w:bookmarkStart w:id="9" w:name="_DV_M256"/>
      <w:bookmarkEnd w:id="9"/>
      <w:r w:rsidRPr="002079D3">
        <w:rPr>
          <w:szCs w:val="28"/>
          <w:lang w:val="en-GB"/>
        </w:rPr>
        <w:t xml:space="preserve">AS WITNESS: </w:t>
      </w:r>
    </w:p>
    <w:p w14:paraId="1FBBCDAD" w14:textId="77777777" w:rsidR="00B56357" w:rsidRPr="002079D3" w:rsidRDefault="00B56357" w:rsidP="00B56357">
      <w:pPr>
        <w:keepNext/>
        <w:suppressLineNumbers/>
        <w:suppressAutoHyphens/>
        <w:jc w:val="both"/>
        <w:rPr>
          <w:szCs w:val="28"/>
          <w:lang w:val="en-GB"/>
        </w:rPr>
      </w:pPr>
      <w:r w:rsidRPr="002079D3">
        <w:rPr>
          <w:szCs w:val="28"/>
          <w:lang w:val="en-GB"/>
        </w:rPr>
        <w:t>The Parties have caused this Agreement to be duly signed, using electronic signatures or otherwise, by the undersigned authorised representatives in separate signature pages the day and year first above written.</w:t>
      </w:r>
    </w:p>
    <w:p w14:paraId="02CE3128" w14:textId="77777777" w:rsidR="00B56357" w:rsidRPr="00684D9B" w:rsidRDefault="00B56357" w:rsidP="00B56357">
      <w:pPr>
        <w:spacing w:line="276" w:lineRule="auto"/>
        <w:rPr>
          <w:sz w:val="20"/>
          <w:szCs w:val="22"/>
          <w:lang w:val="en-GB"/>
        </w:rPr>
      </w:pPr>
      <w:r w:rsidRPr="00684D9B">
        <w:rPr>
          <w:sz w:val="20"/>
          <w:szCs w:val="22"/>
          <w:lang w:val="en-GB"/>
        </w:rPr>
        <w:br w:type="page"/>
      </w:r>
    </w:p>
    <w:p w14:paraId="3B406DB3" w14:textId="77777777" w:rsidR="00B56357" w:rsidRPr="00B56357" w:rsidRDefault="00B56357" w:rsidP="00B56357">
      <w:pPr>
        <w:spacing w:line="276" w:lineRule="auto"/>
        <w:rPr>
          <w:b/>
          <w:bCs/>
          <w:sz w:val="20"/>
          <w:szCs w:val="22"/>
          <w:lang w:val="sv-SE"/>
        </w:rPr>
      </w:pPr>
      <w:r w:rsidRPr="00B56357">
        <w:rPr>
          <w:b/>
          <w:bCs/>
          <w:sz w:val="20"/>
          <w:szCs w:val="22"/>
          <w:lang w:val="sv-SE"/>
        </w:rPr>
        <w:lastRenderedPageBreak/>
        <w:t>KAROLINSKA INSTITUTET</w:t>
      </w:r>
    </w:p>
    <w:p w14:paraId="31BD3F47" w14:textId="77777777" w:rsidR="00B56357" w:rsidRPr="00B56357" w:rsidRDefault="00B56357" w:rsidP="00B56357">
      <w:pPr>
        <w:spacing w:line="276" w:lineRule="auto"/>
        <w:rPr>
          <w:sz w:val="20"/>
          <w:szCs w:val="22"/>
          <w:lang w:val="sv-SE"/>
        </w:rPr>
      </w:pPr>
    </w:p>
    <w:p w14:paraId="443149B4" w14:textId="77777777" w:rsidR="00B56357" w:rsidRPr="00B56357" w:rsidRDefault="00B56357" w:rsidP="00B56357">
      <w:pPr>
        <w:spacing w:line="276" w:lineRule="auto"/>
        <w:rPr>
          <w:sz w:val="20"/>
          <w:szCs w:val="22"/>
          <w:lang w:val="sv-SE"/>
        </w:rPr>
      </w:pPr>
      <w:r w:rsidRPr="00B56357">
        <w:rPr>
          <w:sz w:val="20"/>
          <w:szCs w:val="22"/>
          <w:lang w:val="sv-SE"/>
        </w:rPr>
        <w:t>Date:</w:t>
      </w:r>
    </w:p>
    <w:p w14:paraId="31E56019" w14:textId="77777777" w:rsidR="00B56357" w:rsidRPr="00B56357" w:rsidRDefault="00B56357" w:rsidP="00B56357">
      <w:pPr>
        <w:spacing w:line="276" w:lineRule="auto"/>
        <w:rPr>
          <w:sz w:val="20"/>
          <w:szCs w:val="22"/>
          <w:lang w:val="sv-SE"/>
        </w:rPr>
      </w:pPr>
    </w:p>
    <w:p w14:paraId="47A47387" w14:textId="77777777" w:rsidR="00B56357" w:rsidRPr="00B56357" w:rsidRDefault="00B56357" w:rsidP="00B56357">
      <w:pPr>
        <w:spacing w:line="276" w:lineRule="auto"/>
        <w:rPr>
          <w:sz w:val="20"/>
          <w:szCs w:val="22"/>
          <w:lang w:val="sv-SE"/>
        </w:rPr>
      </w:pPr>
    </w:p>
    <w:p w14:paraId="0AF0D0B9" w14:textId="77777777" w:rsidR="00B56357" w:rsidRPr="00B56357" w:rsidRDefault="00B56357" w:rsidP="00B56357">
      <w:pPr>
        <w:spacing w:line="276" w:lineRule="auto"/>
        <w:rPr>
          <w:sz w:val="20"/>
          <w:szCs w:val="22"/>
          <w:lang w:val="sv-SE"/>
        </w:rPr>
      </w:pPr>
    </w:p>
    <w:p w14:paraId="5383F20B" w14:textId="77777777" w:rsidR="00B56357" w:rsidRPr="00B56357" w:rsidRDefault="00B56357" w:rsidP="00B56357">
      <w:pPr>
        <w:spacing w:line="276" w:lineRule="auto"/>
        <w:rPr>
          <w:b/>
          <w:bCs/>
          <w:sz w:val="20"/>
          <w:szCs w:val="22"/>
          <w:lang w:val="sv-SE"/>
        </w:rPr>
      </w:pPr>
      <w:r w:rsidRPr="00B56357">
        <w:rPr>
          <w:b/>
          <w:bCs/>
          <w:sz w:val="20"/>
          <w:szCs w:val="22"/>
          <w:lang w:val="sv-SE"/>
        </w:rPr>
        <w:t>Signature</w:t>
      </w:r>
      <w:r w:rsidRPr="00B56357">
        <w:rPr>
          <w:b/>
          <w:bCs/>
          <w:sz w:val="20"/>
          <w:szCs w:val="22"/>
          <w:lang w:val="sv-SE"/>
        </w:rPr>
        <w:tab/>
        <w:t>__________________________</w:t>
      </w:r>
    </w:p>
    <w:p w14:paraId="07E9699D" w14:textId="77777777" w:rsidR="00B56357" w:rsidRPr="00B56357" w:rsidRDefault="00B56357" w:rsidP="00B56357">
      <w:pPr>
        <w:spacing w:line="276" w:lineRule="auto"/>
        <w:rPr>
          <w:sz w:val="20"/>
          <w:szCs w:val="22"/>
          <w:lang w:val="sv-SE"/>
        </w:rPr>
      </w:pPr>
      <w:r w:rsidRPr="00B56357">
        <w:rPr>
          <w:sz w:val="20"/>
          <w:szCs w:val="22"/>
          <w:lang w:val="sv-SE"/>
        </w:rPr>
        <w:t>Name</w:t>
      </w:r>
      <w:r w:rsidRPr="00B56357">
        <w:rPr>
          <w:sz w:val="20"/>
          <w:szCs w:val="22"/>
          <w:lang w:val="sv-SE"/>
        </w:rPr>
        <w:tab/>
        <w:t>Marie Hasselberg</w:t>
      </w:r>
    </w:p>
    <w:p w14:paraId="208568CE" w14:textId="77777777" w:rsidR="00B56357" w:rsidRPr="00684D9B" w:rsidRDefault="00B56357" w:rsidP="00B56357">
      <w:pPr>
        <w:spacing w:line="276" w:lineRule="auto"/>
        <w:rPr>
          <w:sz w:val="20"/>
          <w:szCs w:val="22"/>
          <w:lang w:val="en-GB"/>
        </w:rPr>
      </w:pPr>
      <w:r w:rsidRPr="00684D9B">
        <w:rPr>
          <w:sz w:val="20"/>
          <w:szCs w:val="22"/>
          <w:lang w:val="en-GB"/>
        </w:rPr>
        <w:t xml:space="preserve">Title </w:t>
      </w:r>
      <w:r w:rsidRPr="00684D9B">
        <w:rPr>
          <w:sz w:val="20"/>
          <w:szCs w:val="22"/>
          <w:lang w:val="en-GB"/>
        </w:rPr>
        <w:tab/>
        <w:t>Head of Department</w:t>
      </w:r>
    </w:p>
    <w:p w14:paraId="3912663A" w14:textId="77777777" w:rsidR="00B56357" w:rsidRPr="00684D9B" w:rsidRDefault="00B56357" w:rsidP="00B56357">
      <w:pPr>
        <w:spacing w:line="276" w:lineRule="auto"/>
        <w:rPr>
          <w:sz w:val="20"/>
          <w:szCs w:val="22"/>
          <w:lang w:val="en-GB"/>
        </w:rPr>
      </w:pPr>
    </w:p>
    <w:p w14:paraId="11E88C2D" w14:textId="77777777" w:rsidR="00B56357" w:rsidRPr="00684D9B" w:rsidRDefault="00B56357" w:rsidP="00B56357">
      <w:pPr>
        <w:spacing w:line="276" w:lineRule="auto"/>
        <w:rPr>
          <w:sz w:val="20"/>
          <w:szCs w:val="22"/>
          <w:lang w:val="en-GB"/>
        </w:rPr>
      </w:pPr>
    </w:p>
    <w:p w14:paraId="21564A4E" w14:textId="77777777" w:rsidR="00B56357" w:rsidRPr="00684D9B" w:rsidRDefault="00B56357" w:rsidP="00B56357">
      <w:pPr>
        <w:spacing w:line="276" w:lineRule="auto"/>
        <w:rPr>
          <w:sz w:val="20"/>
          <w:szCs w:val="22"/>
          <w:lang w:val="en-GB"/>
        </w:rPr>
      </w:pPr>
      <w:r w:rsidRPr="00684D9B">
        <w:rPr>
          <w:sz w:val="20"/>
          <w:szCs w:val="22"/>
          <w:lang w:val="en-GB"/>
        </w:rPr>
        <w:t>I acknowledge that I have read and agree to be bound by the above terms and conditions and I undertake to ensure that all personnel working in the Project will be aware of and accept all terms and conditions of this agreement.</w:t>
      </w:r>
    </w:p>
    <w:p w14:paraId="066D4F68" w14:textId="77777777" w:rsidR="00B56357" w:rsidRPr="00684D9B" w:rsidRDefault="00B56357" w:rsidP="00B56357">
      <w:pPr>
        <w:spacing w:line="276" w:lineRule="auto"/>
        <w:rPr>
          <w:sz w:val="20"/>
          <w:szCs w:val="22"/>
          <w:lang w:val="en-GB"/>
        </w:rPr>
      </w:pPr>
    </w:p>
    <w:p w14:paraId="2A8BFDAF" w14:textId="77777777" w:rsidR="00B56357" w:rsidRPr="00684D9B" w:rsidRDefault="00B56357" w:rsidP="00B56357">
      <w:pPr>
        <w:spacing w:line="276" w:lineRule="auto"/>
        <w:rPr>
          <w:b/>
          <w:bCs/>
          <w:sz w:val="20"/>
          <w:szCs w:val="22"/>
          <w:lang w:val="en-GB"/>
        </w:rPr>
      </w:pPr>
      <w:r w:rsidRPr="00684D9B">
        <w:rPr>
          <w:b/>
          <w:bCs/>
          <w:sz w:val="20"/>
          <w:szCs w:val="22"/>
          <w:lang w:val="en-GB"/>
        </w:rPr>
        <w:t>Signature</w:t>
      </w:r>
      <w:r w:rsidRPr="00684D9B">
        <w:rPr>
          <w:b/>
          <w:bCs/>
          <w:sz w:val="20"/>
          <w:szCs w:val="22"/>
          <w:lang w:val="en-GB"/>
        </w:rPr>
        <w:tab/>
        <w:t>__________________________</w:t>
      </w:r>
    </w:p>
    <w:p w14:paraId="578FDF31" w14:textId="77777777" w:rsidR="00B56357" w:rsidRPr="00684D9B" w:rsidRDefault="00B56357" w:rsidP="00B56357">
      <w:pPr>
        <w:spacing w:line="276" w:lineRule="auto"/>
        <w:rPr>
          <w:sz w:val="20"/>
          <w:szCs w:val="22"/>
          <w:lang w:val="en-GB"/>
        </w:rPr>
      </w:pPr>
      <w:r w:rsidRPr="00684D9B">
        <w:rPr>
          <w:sz w:val="20"/>
          <w:szCs w:val="22"/>
          <w:lang w:val="en-GB"/>
        </w:rPr>
        <w:t>Name</w:t>
      </w:r>
      <w:r w:rsidRPr="00684D9B">
        <w:rPr>
          <w:sz w:val="20"/>
          <w:szCs w:val="22"/>
          <w:lang w:val="en-GB"/>
        </w:rPr>
        <w:tab/>
        <w:t>Martin Gerdin Wärnberg</w:t>
      </w:r>
    </w:p>
    <w:p w14:paraId="4572329E" w14:textId="77777777" w:rsidR="00B56357" w:rsidRPr="00684D9B" w:rsidRDefault="00B56357" w:rsidP="00B56357">
      <w:pPr>
        <w:spacing w:line="276" w:lineRule="auto"/>
        <w:rPr>
          <w:sz w:val="20"/>
          <w:szCs w:val="22"/>
          <w:lang w:val="en-GB"/>
        </w:rPr>
      </w:pPr>
      <w:r w:rsidRPr="00684D9B">
        <w:rPr>
          <w:sz w:val="20"/>
          <w:szCs w:val="22"/>
          <w:lang w:val="en-GB"/>
        </w:rPr>
        <w:t>Title</w:t>
      </w:r>
      <w:r w:rsidRPr="00684D9B">
        <w:rPr>
          <w:sz w:val="20"/>
          <w:szCs w:val="22"/>
          <w:lang w:val="en-GB"/>
        </w:rPr>
        <w:tab/>
        <w:t xml:space="preserve">Principal Investigator </w:t>
      </w:r>
    </w:p>
    <w:p w14:paraId="490CACBE" w14:textId="77777777" w:rsidR="00B56357" w:rsidRPr="00684D9B" w:rsidRDefault="00B56357" w:rsidP="00DC2616">
      <w:pPr>
        <w:spacing w:line="276" w:lineRule="auto"/>
        <w:ind w:firstLine="720"/>
        <w:rPr>
          <w:sz w:val="20"/>
          <w:szCs w:val="22"/>
          <w:lang w:val="en-GB"/>
        </w:rPr>
      </w:pPr>
      <w:r w:rsidRPr="00684D9B">
        <w:rPr>
          <w:sz w:val="20"/>
          <w:szCs w:val="22"/>
          <w:lang w:val="en-GB"/>
        </w:rPr>
        <w:t>Department of Global Publich Health</w:t>
      </w:r>
    </w:p>
    <w:p w14:paraId="064BCA98" w14:textId="77777777" w:rsidR="00B56357" w:rsidRPr="00684D9B" w:rsidRDefault="00B56357" w:rsidP="00B56357">
      <w:pPr>
        <w:spacing w:line="276" w:lineRule="auto"/>
        <w:rPr>
          <w:b/>
          <w:bCs/>
          <w:sz w:val="20"/>
          <w:szCs w:val="22"/>
          <w:lang w:val="en-GB"/>
        </w:rPr>
      </w:pPr>
    </w:p>
    <w:p w14:paraId="24A7ED55" w14:textId="77777777" w:rsidR="00B56357" w:rsidRPr="00684D9B" w:rsidRDefault="00B56357" w:rsidP="00B56357">
      <w:pPr>
        <w:spacing w:line="276" w:lineRule="auto"/>
        <w:rPr>
          <w:b/>
          <w:bCs/>
          <w:sz w:val="20"/>
          <w:szCs w:val="22"/>
          <w:lang w:val="en-GB"/>
        </w:rPr>
      </w:pPr>
    </w:p>
    <w:p w14:paraId="59488DA0" w14:textId="77777777" w:rsidR="00B56357" w:rsidRPr="00684D9B" w:rsidRDefault="00B56357" w:rsidP="00B56357">
      <w:pPr>
        <w:spacing w:line="276" w:lineRule="auto"/>
        <w:rPr>
          <w:sz w:val="20"/>
          <w:szCs w:val="22"/>
          <w:lang w:val="en-GB"/>
        </w:rPr>
      </w:pPr>
      <w:r w:rsidRPr="00684D9B">
        <w:rPr>
          <w:b/>
          <w:bCs/>
          <w:sz w:val="20"/>
          <w:szCs w:val="22"/>
          <w:lang w:val="en-GB"/>
        </w:rPr>
        <w:t>GEORGE INSTITUTE FOR GLOBAL HEALTH (TGI)</w:t>
      </w:r>
    </w:p>
    <w:p w14:paraId="4F6E125C" w14:textId="77777777" w:rsidR="00B56357" w:rsidRPr="00684D9B" w:rsidRDefault="00B56357" w:rsidP="00B56357">
      <w:pPr>
        <w:spacing w:line="276" w:lineRule="auto"/>
        <w:rPr>
          <w:sz w:val="20"/>
          <w:szCs w:val="22"/>
          <w:lang w:val="en-GB"/>
        </w:rPr>
      </w:pPr>
      <w:r w:rsidRPr="00684D9B">
        <w:rPr>
          <w:sz w:val="20"/>
          <w:szCs w:val="22"/>
          <w:lang w:val="en-GB"/>
        </w:rPr>
        <w:t>Date:</w:t>
      </w:r>
    </w:p>
    <w:p w14:paraId="4CC32817" w14:textId="77777777" w:rsidR="00B56357" w:rsidRPr="00684D9B" w:rsidRDefault="00B56357" w:rsidP="00B56357">
      <w:pPr>
        <w:spacing w:line="276" w:lineRule="auto"/>
        <w:rPr>
          <w:sz w:val="20"/>
          <w:szCs w:val="22"/>
          <w:lang w:val="en-GB"/>
        </w:rPr>
      </w:pPr>
    </w:p>
    <w:p w14:paraId="75E5DDEF" w14:textId="77777777" w:rsidR="00B56357" w:rsidRPr="00684D9B" w:rsidRDefault="00B56357" w:rsidP="00B56357">
      <w:pPr>
        <w:spacing w:line="276" w:lineRule="auto"/>
        <w:rPr>
          <w:sz w:val="20"/>
          <w:szCs w:val="22"/>
          <w:lang w:val="en-GB"/>
        </w:rPr>
      </w:pPr>
    </w:p>
    <w:p w14:paraId="0E800307" w14:textId="77777777" w:rsidR="00B56357" w:rsidRPr="00684D9B" w:rsidRDefault="00B56357" w:rsidP="00B56357">
      <w:pPr>
        <w:spacing w:line="276" w:lineRule="auto"/>
        <w:rPr>
          <w:b/>
          <w:bCs/>
          <w:sz w:val="20"/>
          <w:szCs w:val="22"/>
          <w:lang w:val="en-GB"/>
        </w:rPr>
      </w:pPr>
      <w:r w:rsidRPr="00684D9B">
        <w:rPr>
          <w:b/>
          <w:bCs/>
          <w:sz w:val="20"/>
          <w:szCs w:val="22"/>
          <w:lang w:val="en-GB"/>
        </w:rPr>
        <w:t>Signature</w:t>
      </w:r>
      <w:r w:rsidRPr="00684D9B">
        <w:rPr>
          <w:b/>
          <w:bCs/>
          <w:sz w:val="20"/>
          <w:szCs w:val="22"/>
          <w:lang w:val="en-GB"/>
        </w:rPr>
        <w:tab/>
        <w:t>__________________________</w:t>
      </w:r>
    </w:p>
    <w:p w14:paraId="6000D7EB" w14:textId="77777777" w:rsidR="00B56357" w:rsidRPr="005A40B6" w:rsidRDefault="00B56357" w:rsidP="00B56357">
      <w:pPr>
        <w:spacing w:line="276" w:lineRule="auto"/>
        <w:rPr>
          <w:sz w:val="20"/>
          <w:szCs w:val="22"/>
          <w:lang w:val="en-GB"/>
        </w:rPr>
      </w:pPr>
      <w:r w:rsidRPr="00684D9B">
        <w:rPr>
          <w:sz w:val="20"/>
          <w:szCs w:val="22"/>
          <w:lang w:val="en-GB"/>
        </w:rPr>
        <w:t>Name</w:t>
      </w:r>
      <w:r w:rsidRPr="00684D9B">
        <w:rPr>
          <w:sz w:val="20"/>
          <w:szCs w:val="22"/>
          <w:lang w:val="en-GB"/>
        </w:rPr>
        <w:tab/>
      </w:r>
      <w:r w:rsidRPr="005A40B6">
        <w:rPr>
          <w:sz w:val="20"/>
          <w:szCs w:val="22"/>
          <w:lang w:val="en-GB"/>
        </w:rPr>
        <w:t>Vivekanand Jha</w:t>
      </w:r>
    </w:p>
    <w:p w14:paraId="1B682AF0" w14:textId="77777777" w:rsidR="00B56357" w:rsidRPr="00684D9B" w:rsidRDefault="00B56357" w:rsidP="00B56357">
      <w:pPr>
        <w:spacing w:line="276" w:lineRule="auto"/>
        <w:rPr>
          <w:sz w:val="20"/>
          <w:szCs w:val="22"/>
          <w:lang w:val="en-GB"/>
        </w:rPr>
      </w:pPr>
      <w:r w:rsidRPr="00684D9B">
        <w:rPr>
          <w:sz w:val="20"/>
          <w:szCs w:val="22"/>
          <w:lang w:val="en-GB"/>
        </w:rPr>
        <w:t>Title</w:t>
      </w:r>
      <w:r>
        <w:rPr>
          <w:sz w:val="20"/>
          <w:szCs w:val="22"/>
          <w:lang w:val="en-GB"/>
        </w:rPr>
        <w:tab/>
        <w:t>Executive Director</w:t>
      </w:r>
    </w:p>
    <w:p w14:paraId="0644077E" w14:textId="77777777" w:rsidR="00B56357" w:rsidRPr="00684D9B" w:rsidRDefault="00B56357" w:rsidP="00B56357">
      <w:pPr>
        <w:spacing w:line="276" w:lineRule="auto"/>
        <w:rPr>
          <w:sz w:val="20"/>
          <w:szCs w:val="22"/>
          <w:lang w:val="en-GB"/>
        </w:rPr>
      </w:pPr>
    </w:p>
    <w:p w14:paraId="7AE01921" w14:textId="77777777" w:rsidR="00B56357" w:rsidRPr="00684D9B" w:rsidRDefault="00B56357" w:rsidP="00B56357">
      <w:pPr>
        <w:spacing w:line="276" w:lineRule="auto"/>
        <w:rPr>
          <w:b/>
          <w:bCs/>
          <w:sz w:val="20"/>
          <w:szCs w:val="22"/>
          <w:lang w:val="en-GB"/>
        </w:rPr>
      </w:pPr>
      <w:r w:rsidRPr="00684D9B">
        <w:rPr>
          <w:b/>
          <w:bCs/>
          <w:sz w:val="20"/>
          <w:szCs w:val="22"/>
          <w:lang w:val="en-GB"/>
        </w:rPr>
        <w:t>Signature</w:t>
      </w:r>
      <w:r w:rsidRPr="00684D9B">
        <w:rPr>
          <w:b/>
          <w:bCs/>
          <w:sz w:val="20"/>
          <w:szCs w:val="22"/>
          <w:lang w:val="en-GB"/>
        </w:rPr>
        <w:tab/>
        <w:t>__________________________</w:t>
      </w:r>
    </w:p>
    <w:p w14:paraId="0230F536" w14:textId="77777777" w:rsidR="00B56357" w:rsidRPr="00684D9B" w:rsidRDefault="00B56357" w:rsidP="00B56357">
      <w:pPr>
        <w:spacing w:line="276" w:lineRule="auto"/>
        <w:rPr>
          <w:sz w:val="20"/>
          <w:szCs w:val="22"/>
          <w:lang w:val="en-GB"/>
        </w:rPr>
      </w:pPr>
      <w:r w:rsidRPr="00684D9B">
        <w:rPr>
          <w:sz w:val="20"/>
          <w:szCs w:val="22"/>
          <w:lang w:val="en-GB"/>
        </w:rPr>
        <w:t>Name</w:t>
      </w:r>
      <w:r w:rsidRPr="00684D9B">
        <w:rPr>
          <w:sz w:val="20"/>
          <w:szCs w:val="22"/>
          <w:lang w:val="en-GB"/>
        </w:rPr>
        <w:tab/>
      </w:r>
      <w:r>
        <w:rPr>
          <w:sz w:val="20"/>
          <w:szCs w:val="22"/>
          <w:lang w:val="en-GB"/>
        </w:rPr>
        <w:t>Amit Khanna</w:t>
      </w:r>
    </w:p>
    <w:p w14:paraId="2B3BD396" w14:textId="77777777" w:rsidR="00B56357" w:rsidRPr="005A40B6" w:rsidRDefault="00B56357" w:rsidP="00B56357">
      <w:pPr>
        <w:spacing w:line="276" w:lineRule="auto"/>
        <w:rPr>
          <w:sz w:val="20"/>
          <w:szCs w:val="22"/>
          <w:lang w:val="en-GB"/>
        </w:rPr>
      </w:pPr>
      <w:r w:rsidRPr="00684D9B">
        <w:rPr>
          <w:sz w:val="20"/>
          <w:szCs w:val="22"/>
          <w:lang w:val="en-GB"/>
        </w:rPr>
        <w:t>Title</w:t>
      </w:r>
      <w:r>
        <w:rPr>
          <w:sz w:val="20"/>
          <w:szCs w:val="22"/>
          <w:lang w:val="en-GB"/>
        </w:rPr>
        <w:tab/>
      </w:r>
      <w:r w:rsidRPr="005A40B6">
        <w:rPr>
          <w:sz w:val="20"/>
          <w:szCs w:val="22"/>
          <w:lang w:val="en-GB"/>
        </w:rPr>
        <w:t>Director - Finance &amp; Operations</w:t>
      </w:r>
    </w:p>
    <w:p w14:paraId="3130F976" w14:textId="77777777" w:rsidR="00B56357" w:rsidRPr="00684D9B" w:rsidRDefault="00B56357" w:rsidP="00B56357">
      <w:pPr>
        <w:spacing w:line="276" w:lineRule="auto"/>
        <w:rPr>
          <w:b/>
          <w:bCs/>
          <w:sz w:val="20"/>
          <w:szCs w:val="22"/>
          <w:lang w:val="en-GB"/>
        </w:rPr>
      </w:pPr>
    </w:p>
    <w:p w14:paraId="0452CE0B" w14:textId="75C175C7" w:rsidR="00B56357" w:rsidRPr="00684D9B" w:rsidRDefault="00B56357" w:rsidP="00B56357">
      <w:pPr>
        <w:spacing w:line="276" w:lineRule="auto"/>
        <w:rPr>
          <w:sz w:val="20"/>
          <w:szCs w:val="22"/>
          <w:lang w:val="en-GB"/>
        </w:rPr>
      </w:pPr>
      <w:r>
        <w:rPr>
          <w:b/>
          <w:bCs/>
          <w:sz w:val="20"/>
          <w:szCs w:val="22"/>
          <w:lang w:val="en-GB"/>
        </w:rPr>
        <w:t>UNIVERSITY OF BIRMINGHAM (UoB</w:t>
      </w:r>
      <w:r w:rsidRPr="00684D9B">
        <w:rPr>
          <w:b/>
          <w:bCs/>
          <w:sz w:val="20"/>
          <w:szCs w:val="22"/>
          <w:lang w:val="en-GB"/>
        </w:rPr>
        <w:t>)</w:t>
      </w:r>
    </w:p>
    <w:p w14:paraId="254E6311" w14:textId="77777777" w:rsidR="007D046D" w:rsidRPr="00684D9B" w:rsidRDefault="007D046D" w:rsidP="007D046D">
      <w:pPr>
        <w:spacing w:line="276" w:lineRule="auto"/>
        <w:rPr>
          <w:sz w:val="20"/>
          <w:szCs w:val="22"/>
          <w:lang w:val="en-GB"/>
        </w:rPr>
      </w:pPr>
      <w:r w:rsidRPr="00684D9B">
        <w:rPr>
          <w:sz w:val="20"/>
          <w:szCs w:val="22"/>
          <w:lang w:val="en-GB"/>
        </w:rPr>
        <w:t>Date:</w:t>
      </w:r>
    </w:p>
    <w:p w14:paraId="4B3B3767" w14:textId="77777777" w:rsidR="007D046D" w:rsidRPr="00684D9B" w:rsidRDefault="007D046D" w:rsidP="007D046D">
      <w:pPr>
        <w:spacing w:line="276" w:lineRule="auto"/>
        <w:rPr>
          <w:sz w:val="20"/>
          <w:szCs w:val="22"/>
          <w:lang w:val="en-GB"/>
        </w:rPr>
      </w:pPr>
    </w:p>
    <w:p w14:paraId="39C9350C" w14:textId="77777777" w:rsidR="007D046D" w:rsidRPr="00684D9B" w:rsidRDefault="007D046D" w:rsidP="007D046D">
      <w:pPr>
        <w:spacing w:line="276" w:lineRule="auto"/>
        <w:rPr>
          <w:sz w:val="20"/>
          <w:szCs w:val="22"/>
          <w:lang w:val="en-GB"/>
        </w:rPr>
      </w:pPr>
    </w:p>
    <w:p w14:paraId="7704E3E6" w14:textId="77777777" w:rsidR="007D046D" w:rsidRPr="00684D9B" w:rsidRDefault="007D046D" w:rsidP="007D046D">
      <w:pPr>
        <w:spacing w:line="276" w:lineRule="auto"/>
        <w:rPr>
          <w:b/>
          <w:bCs/>
          <w:sz w:val="20"/>
          <w:szCs w:val="22"/>
          <w:lang w:val="en-GB"/>
        </w:rPr>
      </w:pPr>
      <w:r w:rsidRPr="00684D9B">
        <w:rPr>
          <w:b/>
          <w:bCs/>
          <w:sz w:val="20"/>
          <w:szCs w:val="22"/>
          <w:lang w:val="en-GB"/>
        </w:rPr>
        <w:t>Signature</w:t>
      </w:r>
      <w:r w:rsidRPr="00684D9B">
        <w:rPr>
          <w:b/>
          <w:bCs/>
          <w:sz w:val="20"/>
          <w:szCs w:val="22"/>
          <w:lang w:val="en-GB"/>
        </w:rPr>
        <w:tab/>
        <w:t>__________________________</w:t>
      </w:r>
    </w:p>
    <w:p w14:paraId="11A7E6E5" w14:textId="7BFD4AF7" w:rsidR="007D046D" w:rsidRDefault="007D046D" w:rsidP="007D046D">
      <w:pPr>
        <w:spacing w:line="276" w:lineRule="auto"/>
        <w:rPr>
          <w:sz w:val="20"/>
          <w:szCs w:val="22"/>
          <w:lang w:val="sv-SE"/>
        </w:rPr>
      </w:pPr>
      <w:r w:rsidRPr="00684D9B">
        <w:rPr>
          <w:sz w:val="20"/>
          <w:szCs w:val="22"/>
          <w:lang w:val="en-GB"/>
        </w:rPr>
        <w:t>Name</w:t>
      </w:r>
      <w:r w:rsidRPr="00684D9B">
        <w:rPr>
          <w:sz w:val="20"/>
          <w:szCs w:val="22"/>
          <w:lang w:val="en-GB"/>
        </w:rPr>
        <w:tab/>
      </w:r>
      <w:r w:rsidR="005A40B6">
        <w:rPr>
          <w:sz w:val="20"/>
          <w:szCs w:val="22"/>
          <w:lang w:val="en-GB"/>
        </w:rPr>
        <w:t>Karla Hemming</w:t>
      </w:r>
    </w:p>
    <w:p w14:paraId="715187E0" w14:textId="2F7C1FE4" w:rsidR="007D046D" w:rsidRPr="00684D9B" w:rsidRDefault="007D046D" w:rsidP="007D046D">
      <w:pPr>
        <w:spacing w:line="276" w:lineRule="auto"/>
        <w:rPr>
          <w:sz w:val="20"/>
          <w:szCs w:val="22"/>
          <w:lang w:val="en-GB"/>
        </w:rPr>
      </w:pPr>
      <w:r w:rsidRPr="00684D9B">
        <w:rPr>
          <w:sz w:val="20"/>
          <w:szCs w:val="22"/>
          <w:lang w:val="en-GB"/>
        </w:rPr>
        <w:t>Title</w:t>
      </w:r>
      <w:r>
        <w:rPr>
          <w:sz w:val="20"/>
          <w:szCs w:val="22"/>
          <w:lang w:val="en-GB"/>
        </w:rPr>
        <w:tab/>
      </w:r>
      <w:r w:rsidR="005A40B6">
        <w:rPr>
          <w:sz w:val="20"/>
          <w:szCs w:val="22"/>
          <w:lang w:val="en-GB"/>
        </w:rPr>
        <w:t>Professor</w:t>
      </w:r>
    </w:p>
    <w:p w14:paraId="2E7BF643" w14:textId="77777777" w:rsidR="001E0AA6" w:rsidRPr="00B56357" w:rsidRDefault="001E0AA6">
      <w:pPr>
        <w:widowControl w:val="0"/>
        <w:tabs>
          <w:tab w:val="left" w:pos="204"/>
        </w:tabs>
        <w:rPr>
          <w:snapToGrid w:val="0"/>
          <w:szCs w:val="24"/>
          <w:lang w:val="en-GB"/>
        </w:rPr>
      </w:pPr>
    </w:p>
    <w:tbl>
      <w:tblPr>
        <w:tblW w:w="8497" w:type="dxa"/>
        <w:tblInd w:w="8" w:type="dxa"/>
        <w:tblLayout w:type="fixed"/>
        <w:tblLook w:val="01E0" w:firstRow="1" w:lastRow="1" w:firstColumn="1" w:lastColumn="1" w:noHBand="0" w:noVBand="0"/>
      </w:tblPr>
      <w:tblGrid>
        <w:gridCol w:w="3961"/>
        <w:gridCol w:w="236"/>
        <w:gridCol w:w="4300"/>
      </w:tblGrid>
      <w:tr w:rsidR="00956469" w14:paraId="0B1ACEC7" w14:textId="77777777" w:rsidTr="00DB3F23">
        <w:trPr>
          <w:trHeight w:val="378"/>
        </w:trPr>
        <w:tc>
          <w:tcPr>
            <w:tcW w:w="3961" w:type="dxa"/>
            <w:tcMar>
              <w:left w:w="0" w:type="dxa"/>
              <w:right w:w="0" w:type="dxa"/>
            </w:tcMar>
          </w:tcPr>
          <w:p w14:paraId="64A33969" w14:textId="77777777" w:rsidR="00956469" w:rsidRDefault="00956469" w:rsidP="00DB3F23">
            <w:pPr>
              <w:pStyle w:val="MAQSText"/>
              <w:keepNext/>
              <w:rPr>
                <w:rStyle w:val="MAQSTextUppercaseBold"/>
                <w:lang w:val="en-GB"/>
              </w:rPr>
            </w:pPr>
          </w:p>
        </w:tc>
        <w:tc>
          <w:tcPr>
            <w:tcW w:w="236" w:type="dxa"/>
          </w:tcPr>
          <w:p w14:paraId="64DE5F83" w14:textId="77777777" w:rsidR="00956469" w:rsidRDefault="00956469" w:rsidP="00DB3F23">
            <w:pPr>
              <w:pStyle w:val="MAQSText"/>
              <w:keepNext/>
              <w:rPr>
                <w:lang w:val="en-GB"/>
              </w:rPr>
            </w:pPr>
          </w:p>
        </w:tc>
        <w:tc>
          <w:tcPr>
            <w:tcW w:w="4300" w:type="dxa"/>
            <w:tcMar>
              <w:left w:w="0" w:type="dxa"/>
              <w:right w:w="0" w:type="dxa"/>
            </w:tcMar>
          </w:tcPr>
          <w:p w14:paraId="420313C9" w14:textId="77777777" w:rsidR="00956469" w:rsidRDefault="00956469" w:rsidP="00DB3F23">
            <w:pPr>
              <w:pStyle w:val="MAQSText"/>
              <w:keepNext/>
              <w:rPr>
                <w:rStyle w:val="MAQSTextUppercaseBold"/>
                <w:lang w:val="en-GB"/>
              </w:rPr>
            </w:pPr>
          </w:p>
        </w:tc>
      </w:tr>
    </w:tbl>
    <w:p w14:paraId="0F761C54" w14:textId="49952FED" w:rsidR="001840E2" w:rsidRDefault="001840E2">
      <w:pPr>
        <w:widowControl w:val="0"/>
        <w:tabs>
          <w:tab w:val="left" w:pos="204"/>
        </w:tabs>
        <w:rPr>
          <w:snapToGrid w:val="0"/>
          <w:szCs w:val="24"/>
        </w:rPr>
      </w:pPr>
    </w:p>
    <w:p w14:paraId="7B5C78A7" w14:textId="77777777" w:rsidR="001840E2" w:rsidRDefault="001840E2">
      <w:pPr>
        <w:rPr>
          <w:snapToGrid w:val="0"/>
          <w:szCs w:val="24"/>
        </w:rPr>
      </w:pPr>
      <w:r>
        <w:rPr>
          <w:snapToGrid w:val="0"/>
          <w:szCs w:val="24"/>
        </w:rPr>
        <w:br w:type="page"/>
      </w:r>
    </w:p>
    <w:p w14:paraId="24DCE6F6" w14:textId="77777777" w:rsidR="00956469" w:rsidRDefault="00956469">
      <w:pPr>
        <w:widowControl w:val="0"/>
        <w:tabs>
          <w:tab w:val="left" w:pos="204"/>
        </w:tabs>
        <w:rPr>
          <w:snapToGrid w:val="0"/>
          <w:szCs w:val="24"/>
        </w:rPr>
      </w:pPr>
    </w:p>
    <w:p w14:paraId="5BA789A3" w14:textId="77777777" w:rsidR="006C2F60" w:rsidRPr="006C2F60" w:rsidRDefault="006C2F60" w:rsidP="006C2F60">
      <w:pPr>
        <w:spacing w:line="276" w:lineRule="auto"/>
        <w:jc w:val="both"/>
        <w:rPr>
          <w:rFonts w:cs="Arial"/>
          <w:b/>
          <w:bCs/>
          <w:sz w:val="20"/>
        </w:rPr>
      </w:pPr>
      <w:r w:rsidRPr="006C2F60">
        <w:rPr>
          <w:rFonts w:cs="Arial"/>
          <w:b/>
          <w:bCs/>
          <w:sz w:val="20"/>
          <w:highlight w:val="yellow"/>
        </w:rPr>
        <w:t>SCHEDULE 3: FINANCIAL PLAN</w:t>
      </w:r>
    </w:p>
    <w:p w14:paraId="45582B39" w14:textId="77777777" w:rsidR="006C2F60" w:rsidRDefault="006C2F60" w:rsidP="006C2F60">
      <w:pPr>
        <w:spacing w:line="276" w:lineRule="auto"/>
        <w:jc w:val="both"/>
        <w:rPr>
          <w:rFonts w:cs="Arial"/>
          <w:sz w:val="20"/>
        </w:rPr>
      </w:pPr>
      <w:r>
        <w:rPr>
          <w:rFonts w:cs="Arial"/>
          <w:sz w:val="20"/>
        </w:rPr>
        <w:t>This financial plan covers the setup and conduct of the Trial in the first 10 Study Sites.</w:t>
      </w:r>
    </w:p>
    <w:p w14:paraId="014F2801" w14:textId="77777777" w:rsidR="00EF6B5D" w:rsidRDefault="00EF6B5D" w:rsidP="001B4FFE">
      <w:pPr>
        <w:spacing w:line="276" w:lineRule="auto"/>
        <w:jc w:val="both"/>
        <w:rPr>
          <w:b/>
          <w:bCs/>
          <w:sz w:val="20"/>
          <w:szCs w:val="22"/>
        </w:rPr>
      </w:pPr>
    </w:p>
    <w:p w14:paraId="4234DC7E" w14:textId="3853C8E7" w:rsidR="001B4FFE" w:rsidRPr="001124CA" w:rsidRDefault="001B4FFE" w:rsidP="001B4FFE">
      <w:pPr>
        <w:spacing w:line="276" w:lineRule="auto"/>
        <w:jc w:val="both"/>
        <w:rPr>
          <w:b/>
          <w:bCs/>
          <w:sz w:val="20"/>
          <w:szCs w:val="22"/>
        </w:rPr>
      </w:pPr>
      <w:r w:rsidRPr="001124CA">
        <w:rPr>
          <w:b/>
          <w:bCs/>
          <w:sz w:val="20"/>
          <w:szCs w:val="22"/>
        </w:rPr>
        <w:t xml:space="preserve">TGI </w:t>
      </w:r>
    </w:p>
    <w:p w14:paraId="627F10F5" w14:textId="77777777" w:rsidR="006C2F60" w:rsidRDefault="006C2F60" w:rsidP="006C2F60">
      <w:pPr>
        <w:spacing w:line="276" w:lineRule="auto"/>
        <w:jc w:val="both"/>
        <w:rPr>
          <w:rFonts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6"/>
        <w:gridCol w:w="4503"/>
      </w:tblGrid>
      <w:tr w:rsidR="006C2F60" w14:paraId="482DC1A1" w14:textId="77777777" w:rsidTr="001B4FFE">
        <w:tc>
          <w:tcPr>
            <w:tcW w:w="4516" w:type="dxa"/>
          </w:tcPr>
          <w:p w14:paraId="3FBA6C62" w14:textId="16FCBD87" w:rsidR="006C2F60" w:rsidRDefault="006C2F60" w:rsidP="001124CA">
            <w:pPr>
              <w:spacing w:line="276" w:lineRule="auto"/>
              <w:jc w:val="both"/>
              <w:rPr>
                <w:sz w:val="20"/>
                <w:szCs w:val="22"/>
              </w:rPr>
            </w:pPr>
            <w:r>
              <w:rPr>
                <w:sz w:val="20"/>
                <w:szCs w:val="22"/>
              </w:rPr>
              <w:t>Cost</w:t>
            </w:r>
          </w:p>
        </w:tc>
        <w:tc>
          <w:tcPr>
            <w:tcW w:w="4503" w:type="dxa"/>
          </w:tcPr>
          <w:p w14:paraId="6DDCBC39" w14:textId="77777777" w:rsidR="006C2F60" w:rsidRDefault="006C2F60" w:rsidP="001124CA">
            <w:pPr>
              <w:spacing w:line="276" w:lineRule="auto"/>
              <w:jc w:val="both"/>
              <w:rPr>
                <w:sz w:val="20"/>
                <w:szCs w:val="22"/>
              </w:rPr>
            </w:pPr>
            <w:r>
              <w:rPr>
                <w:sz w:val="20"/>
                <w:szCs w:val="22"/>
              </w:rPr>
              <w:t>Amount (SEK)</w:t>
            </w:r>
          </w:p>
        </w:tc>
      </w:tr>
      <w:tr w:rsidR="006C2F60" w14:paraId="62A0E674" w14:textId="77777777" w:rsidTr="001B4FFE">
        <w:tc>
          <w:tcPr>
            <w:tcW w:w="4516" w:type="dxa"/>
          </w:tcPr>
          <w:p w14:paraId="1E6A1F1F" w14:textId="77777777" w:rsidR="006C2F60" w:rsidRDefault="006C2F60" w:rsidP="001124CA">
            <w:pPr>
              <w:spacing w:line="276" w:lineRule="auto"/>
              <w:jc w:val="both"/>
              <w:rPr>
                <w:sz w:val="20"/>
                <w:szCs w:val="22"/>
              </w:rPr>
            </w:pPr>
            <w:r>
              <w:rPr>
                <w:sz w:val="20"/>
                <w:szCs w:val="22"/>
              </w:rPr>
              <w:t>Project management and data collection</w:t>
            </w:r>
          </w:p>
        </w:tc>
        <w:tc>
          <w:tcPr>
            <w:tcW w:w="4503" w:type="dxa"/>
          </w:tcPr>
          <w:p w14:paraId="6838B5BC" w14:textId="77777777" w:rsidR="006C2F60" w:rsidRDefault="006C2F60" w:rsidP="001124CA">
            <w:pPr>
              <w:spacing w:line="276" w:lineRule="auto"/>
              <w:jc w:val="both"/>
              <w:rPr>
                <w:sz w:val="20"/>
                <w:szCs w:val="22"/>
              </w:rPr>
            </w:pPr>
            <w:r>
              <w:rPr>
                <w:sz w:val="20"/>
                <w:szCs w:val="22"/>
              </w:rPr>
              <w:t>2 250 000</w:t>
            </w:r>
          </w:p>
        </w:tc>
      </w:tr>
      <w:tr w:rsidR="006C2F60" w14:paraId="07586C0B" w14:textId="77777777" w:rsidTr="001B4FFE">
        <w:tc>
          <w:tcPr>
            <w:tcW w:w="4516" w:type="dxa"/>
          </w:tcPr>
          <w:p w14:paraId="51B5E554" w14:textId="77777777" w:rsidR="006C2F60" w:rsidRDefault="006C2F60" w:rsidP="001124CA">
            <w:pPr>
              <w:spacing w:line="276" w:lineRule="auto"/>
              <w:jc w:val="both"/>
              <w:rPr>
                <w:sz w:val="20"/>
                <w:szCs w:val="22"/>
              </w:rPr>
            </w:pPr>
            <w:r>
              <w:rPr>
                <w:sz w:val="20"/>
                <w:szCs w:val="22"/>
              </w:rPr>
              <w:t>Ethics and regulatory submissions</w:t>
            </w:r>
          </w:p>
        </w:tc>
        <w:tc>
          <w:tcPr>
            <w:tcW w:w="4503" w:type="dxa"/>
          </w:tcPr>
          <w:p w14:paraId="4A2BA4A7" w14:textId="77777777" w:rsidR="006C2F60" w:rsidRDefault="006C2F60" w:rsidP="001124CA">
            <w:pPr>
              <w:spacing w:line="276" w:lineRule="auto"/>
              <w:jc w:val="both"/>
              <w:rPr>
                <w:sz w:val="20"/>
                <w:szCs w:val="22"/>
              </w:rPr>
            </w:pPr>
            <w:r>
              <w:rPr>
                <w:sz w:val="20"/>
                <w:szCs w:val="22"/>
              </w:rPr>
              <w:t xml:space="preserve">250 000 </w:t>
            </w:r>
          </w:p>
        </w:tc>
      </w:tr>
      <w:tr w:rsidR="006C2F60" w14:paraId="4063AB3A" w14:textId="77777777" w:rsidTr="001B4FFE">
        <w:tc>
          <w:tcPr>
            <w:tcW w:w="4516" w:type="dxa"/>
          </w:tcPr>
          <w:p w14:paraId="66359F83" w14:textId="77777777" w:rsidR="006C2F60" w:rsidRDefault="006C2F60" w:rsidP="001124CA">
            <w:pPr>
              <w:spacing w:line="276" w:lineRule="auto"/>
              <w:jc w:val="both"/>
              <w:rPr>
                <w:sz w:val="20"/>
                <w:szCs w:val="22"/>
              </w:rPr>
            </w:pPr>
            <w:r>
              <w:rPr>
                <w:sz w:val="20"/>
                <w:szCs w:val="22"/>
              </w:rPr>
              <w:t>Site monitoring</w:t>
            </w:r>
          </w:p>
        </w:tc>
        <w:tc>
          <w:tcPr>
            <w:tcW w:w="4503" w:type="dxa"/>
          </w:tcPr>
          <w:p w14:paraId="3235434D" w14:textId="77777777" w:rsidR="006C2F60" w:rsidRDefault="006C2F60" w:rsidP="001124CA">
            <w:pPr>
              <w:spacing w:line="276" w:lineRule="auto"/>
              <w:jc w:val="both"/>
              <w:rPr>
                <w:sz w:val="20"/>
                <w:szCs w:val="22"/>
              </w:rPr>
            </w:pPr>
            <w:r>
              <w:rPr>
                <w:sz w:val="20"/>
                <w:szCs w:val="22"/>
              </w:rPr>
              <w:t>160 000</w:t>
            </w:r>
          </w:p>
        </w:tc>
      </w:tr>
      <w:tr w:rsidR="006C2F60" w14:paraId="0D81377E" w14:textId="77777777" w:rsidTr="001B4FFE">
        <w:tc>
          <w:tcPr>
            <w:tcW w:w="4516" w:type="dxa"/>
          </w:tcPr>
          <w:p w14:paraId="4AACAA22" w14:textId="77777777" w:rsidR="006C2F60" w:rsidRDefault="006C2F60" w:rsidP="001124CA">
            <w:pPr>
              <w:spacing w:line="276" w:lineRule="auto"/>
              <w:jc w:val="both"/>
              <w:rPr>
                <w:sz w:val="20"/>
                <w:szCs w:val="22"/>
              </w:rPr>
            </w:pPr>
            <w:r>
              <w:rPr>
                <w:sz w:val="20"/>
                <w:szCs w:val="22"/>
              </w:rPr>
              <w:t>Study intervention and insurance</w:t>
            </w:r>
          </w:p>
        </w:tc>
        <w:tc>
          <w:tcPr>
            <w:tcW w:w="4503" w:type="dxa"/>
          </w:tcPr>
          <w:p w14:paraId="5D07C0ED" w14:textId="77777777" w:rsidR="006C2F60" w:rsidRDefault="006C2F60" w:rsidP="001124CA">
            <w:pPr>
              <w:spacing w:line="276" w:lineRule="auto"/>
              <w:jc w:val="both"/>
              <w:rPr>
                <w:sz w:val="20"/>
                <w:szCs w:val="22"/>
              </w:rPr>
            </w:pPr>
            <w:r>
              <w:rPr>
                <w:sz w:val="20"/>
                <w:szCs w:val="22"/>
              </w:rPr>
              <w:t xml:space="preserve">1 050 000 </w:t>
            </w:r>
          </w:p>
        </w:tc>
      </w:tr>
      <w:tr w:rsidR="006C2F60" w14:paraId="4A8D266E" w14:textId="77777777" w:rsidTr="001B4FFE">
        <w:tc>
          <w:tcPr>
            <w:tcW w:w="4516" w:type="dxa"/>
          </w:tcPr>
          <w:p w14:paraId="313A85C3" w14:textId="77777777" w:rsidR="006C2F60" w:rsidRDefault="006C2F60" w:rsidP="001124CA">
            <w:pPr>
              <w:spacing w:line="276" w:lineRule="auto"/>
              <w:jc w:val="both"/>
              <w:rPr>
                <w:sz w:val="20"/>
                <w:szCs w:val="22"/>
              </w:rPr>
            </w:pPr>
            <w:r>
              <w:rPr>
                <w:sz w:val="20"/>
                <w:szCs w:val="22"/>
              </w:rPr>
              <w:t>Total</w:t>
            </w:r>
          </w:p>
        </w:tc>
        <w:tc>
          <w:tcPr>
            <w:tcW w:w="4503" w:type="dxa"/>
          </w:tcPr>
          <w:p w14:paraId="2D2A4B07" w14:textId="77777777" w:rsidR="006C2F60" w:rsidRDefault="006C2F60" w:rsidP="001124CA">
            <w:pPr>
              <w:spacing w:line="276" w:lineRule="auto"/>
              <w:jc w:val="both"/>
              <w:rPr>
                <w:sz w:val="20"/>
                <w:szCs w:val="22"/>
              </w:rPr>
            </w:pPr>
            <w:r>
              <w:rPr>
                <w:sz w:val="20"/>
                <w:szCs w:val="22"/>
              </w:rPr>
              <w:t>3 710 000</w:t>
            </w:r>
          </w:p>
        </w:tc>
      </w:tr>
    </w:tbl>
    <w:p w14:paraId="0C40DE67" w14:textId="77777777" w:rsidR="00EF6B5D" w:rsidRDefault="00EF6B5D" w:rsidP="001B4FFE">
      <w:pPr>
        <w:spacing w:line="276" w:lineRule="auto"/>
        <w:jc w:val="both"/>
        <w:rPr>
          <w:b/>
          <w:bCs/>
          <w:sz w:val="20"/>
          <w:szCs w:val="22"/>
        </w:rPr>
      </w:pPr>
    </w:p>
    <w:p w14:paraId="3850FAEF" w14:textId="2318DF72" w:rsidR="001B4FFE" w:rsidRPr="001124CA" w:rsidRDefault="001B4FFE" w:rsidP="001B4FFE">
      <w:pPr>
        <w:spacing w:line="276" w:lineRule="auto"/>
        <w:jc w:val="both"/>
        <w:rPr>
          <w:b/>
          <w:bCs/>
          <w:sz w:val="20"/>
          <w:szCs w:val="22"/>
        </w:rPr>
      </w:pPr>
      <w:r w:rsidRPr="001124CA">
        <w:rPr>
          <w:b/>
          <w:bCs/>
          <w:sz w:val="20"/>
          <w:szCs w:val="22"/>
        </w:rPr>
        <w:t>UOB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6"/>
        <w:gridCol w:w="4503"/>
      </w:tblGrid>
      <w:tr w:rsidR="001B4FFE" w14:paraId="413849E2" w14:textId="77777777" w:rsidTr="001124CA">
        <w:tc>
          <w:tcPr>
            <w:tcW w:w="4516" w:type="dxa"/>
          </w:tcPr>
          <w:p w14:paraId="2806F40E" w14:textId="77777777" w:rsidR="001B4FFE" w:rsidRDefault="001B4FFE" w:rsidP="001124CA">
            <w:pPr>
              <w:spacing w:line="276" w:lineRule="auto"/>
              <w:jc w:val="both"/>
              <w:rPr>
                <w:sz w:val="20"/>
                <w:szCs w:val="22"/>
              </w:rPr>
            </w:pPr>
            <w:r>
              <w:rPr>
                <w:sz w:val="20"/>
                <w:szCs w:val="22"/>
              </w:rPr>
              <w:t>Cost</w:t>
            </w:r>
          </w:p>
        </w:tc>
        <w:tc>
          <w:tcPr>
            <w:tcW w:w="4503" w:type="dxa"/>
          </w:tcPr>
          <w:p w14:paraId="2DCD8A1D" w14:textId="77777777" w:rsidR="001B4FFE" w:rsidRDefault="001B4FFE" w:rsidP="001124CA">
            <w:pPr>
              <w:spacing w:line="276" w:lineRule="auto"/>
              <w:jc w:val="both"/>
              <w:rPr>
                <w:sz w:val="20"/>
                <w:szCs w:val="22"/>
              </w:rPr>
            </w:pPr>
            <w:r>
              <w:rPr>
                <w:sz w:val="20"/>
                <w:szCs w:val="22"/>
              </w:rPr>
              <w:t>Amount (SEK)</w:t>
            </w:r>
          </w:p>
        </w:tc>
      </w:tr>
      <w:tr w:rsidR="001B4FFE" w14:paraId="5B960516" w14:textId="77777777" w:rsidTr="001124CA">
        <w:tc>
          <w:tcPr>
            <w:tcW w:w="4516" w:type="dxa"/>
          </w:tcPr>
          <w:p w14:paraId="27774AA7" w14:textId="31142A87" w:rsidR="001B4FFE" w:rsidRDefault="005A40B6" w:rsidP="001124CA">
            <w:pPr>
              <w:spacing w:line="276" w:lineRule="auto"/>
              <w:jc w:val="both"/>
              <w:rPr>
                <w:sz w:val="20"/>
                <w:szCs w:val="22"/>
              </w:rPr>
            </w:pPr>
            <w:r>
              <w:rPr>
                <w:sz w:val="20"/>
                <w:szCs w:val="22"/>
              </w:rPr>
              <w:t>Design and statistical analysis support</w:t>
            </w:r>
          </w:p>
        </w:tc>
        <w:tc>
          <w:tcPr>
            <w:tcW w:w="4503" w:type="dxa"/>
          </w:tcPr>
          <w:p w14:paraId="2677C38F" w14:textId="12FB7926" w:rsidR="001B4FFE" w:rsidRDefault="005A40B6" w:rsidP="001124CA">
            <w:pPr>
              <w:spacing w:line="276" w:lineRule="auto"/>
              <w:jc w:val="both"/>
              <w:rPr>
                <w:sz w:val="20"/>
                <w:szCs w:val="22"/>
              </w:rPr>
            </w:pPr>
            <w:r>
              <w:rPr>
                <w:sz w:val="20"/>
                <w:szCs w:val="22"/>
              </w:rPr>
              <w:t>125000</w:t>
            </w:r>
          </w:p>
        </w:tc>
      </w:tr>
      <w:tr w:rsidR="001B4FFE" w14:paraId="55682FFF" w14:textId="77777777" w:rsidTr="001124CA">
        <w:tc>
          <w:tcPr>
            <w:tcW w:w="4516" w:type="dxa"/>
          </w:tcPr>
          <w:p w14:paraId="254E096A" w14:textId="1B642595" w:rsidR="001B4FFE" w:rsidRDefault="001B4FFE" w:rsidP="001124CA">
            <w:pPr>
              <w:spacing w:line="276" w:lineRule="auto"/>
              <w:jc w:val="both"/>
              <w:rPr>
                <w:sz w:val="20"/>
                <w:szCs w:val="22"/>
              </w:rPr>
            </w:pPr>
          </w:p>
        </w:tc>
        <w:tc>
          <w:tcPr>
            <w:tcW w:w="4503" w:type="dxa"/>
          </w:tcPr>
          <w:p w14:paraId="3DCBFAFA" w14:textId="7AEE19E3" w:rsidR="001B4FFE" w:rsidRDefault="001B4FFE" w:rsidP="001124CA">
            <w:pPr>
              <w:spacing w:line="276" w:lineRule="auto"/>
              <w:jc w:val="both"/>
              <w:rPr>
                <w:sz w:val="20"/>
                <w:szCs w:val="22"/>
              </w:rPr>
            </w:pPr>
          </w:p>
        </w:tc>
      </w:tr>
      <w:tr w:rsidR="001B4FFE" w14:paraId="24A4B4FF" w14:textId="77777777" w:rsidTr="001124CA">
        <w:tc>
          <w:tcPr>
            <w:tcW w:w="4516" w:type="dxa"/>
          </w:tcPr>
          <w:p w14:paraId="1906280D" w14:textId="39B6777E" w:rsidR="001B4FFE" w:rsidRDefault="001B4FFE" w:rsidP="001124CA">
            <w:pPr>
              <w:spacing w:line="276" w:lineRule="auto"/>
              <w:jc w:val="both"/>
              <w:rPr>
                <w:sz w:val="20"/>
                <w:szCs w:val="22"/>
              </w:rPr>
            </w:pPr>
          </w:p>
        </w:tc>
        <w:tc>
          <w:tcPr>
            <w:tcW w:w="4503" w:type="dxa"/>
          </w:tcPr>
          <w:p w14:paraId="1C3B291B" w14:textId="6C029261" w:rsidR="001B4FFE" w:rsidRDefault="001B4FFE" w:rsidP="001124CA">
            <w:pPr>
              <w:spacing w:line="276" w:lineRule="auto"/>
              <w:jc w:val="both"/>
              <w:rPr>
                <w:sz w:val="20"/>
                <w:szCs w:val="22"/>
              </w:rPr>
            </w:pPr>
          </w:p>
        </w:tc>
      </w:tr>
      <w:tr w:rsidR="001B4FFE" w14:paraId="6162563E" w14:textId="77777777" w:rsidTr="001124CA">
        <w:tc>
          <w:tcPr>
            <w:tcW w:w="4516" w:type="dxa"/>
          </w:tcPr>
          <w:p w14:paraId="5DC0595A" w14:textId="7A6D5CF4" w:rsidR="001B4FFE" w:rsidRDefault="001B4FFE" w:rsidP="001124CA">
            <w:pPr>
              <w:spacing w:line="276" w:lineRule="auto"/>
              <w:jc w:val="both"/>
              <w:rPr>
                <w:sz w:val="20"/>
                <w:szCs w:val="22"/>
              </w:rPr>
            </w:pPr>
          </w:p>
        </w:tc>
        <w:tc>
          <w:tcPr>
            <w:tcW w:w="4503" w:type="dxa"/>
          </w:tcPr>
          <w:p w14:paraId="3730ACCF" w14:textId="7AC5341E" w:rsidR="001B4FFE" w:rsidRDefault="001B4FFE" w:rsidP="001124CA">
            <w:pPr>
              <w:spacing w:line="276" w:lineRule="auto"/>
              <w:jc w:val="both"/>
              <w:rPr>
                <w:sz w:val="20"/>
                <w:szCs w:val="22"/>
              </w:rPr>
            </w:pPr>
          </w:p>
        </w:tc>
      </w:tr>
      <w:tr w:rsidR="001B4FFE" w14:paraId="4262C5D2" w14:textId="77777777" w:rsidTr="001124CA">
        <w:tc>
          <w:tcPr>
            <w:tcW w:w="4516" w:type="dxa"/>
          </w:tcPr>
          <w:p w14:paraId="14936896" w14:textId="57BC8333" w:rsidR="001B4FFE" w:rsidRDefault="001B4FFE" w:rsidP="001124CA">
            <w:pPr>
              <w:spacing w:line="276" w:lineRule="auto"/>
              <w:jc w:val="both"/>
              <w:rPr>
                <w:sz w:val="20"/>
                <w:szCs w:val="22"/>
              </w:rPr>
            </w:pPr>
          </w:p>
        </w:tc>
        <w:tc>
          <w:tcPr>
            <w:tcW w:w="4503" w:type="dxa"/>
          </w:tcPr>
          <w:p w14:paraId="761FF0B8" w14:textId="5093F8CC" w:rsidR="001B4FFE" w:rsidRDefault="001B4FFE" w:rsidP="001124CA">
            <w:pPr>
              <w:spacing w:line="276" w:lineRule="auto"/>
              <w:jc w:val="both"/>
              <w:rPr>
                <w:sz w:val="20"/>
                <w:szCs w:val="22"/>
              </w:rPr>
            </w:pPr>
          </w:p>
        </w:tc>
      </w:tr>
    </w:tbl>
    <w:p w14:paraId="24083077" w14:textId="604A4834" w:rsidR="006C2F60" w:rsidRDefault="006C2F60" w:rsidP="006C2F60">
      <w:pPr>
        <w:spacing w:line="276" w:lineRule="auto"/>
        <w:jc w:val="both"/>
        <w:rPr>
          <w:sz w:val="20"/>
          <w:szCs w:val="22"/>
        </w:rPr>
      </w:pPr>
    </w:p>
    <w:p w14:paraId="69380B49" w14:textId="77777777" w:rsidR="006C2F60" w:rsidRPr="006C2F60" w:rsidRDefault="006C2F60" w:rsidP="006C2F60">
      <w:pPr>
        <w:spacing w:line="276" w:lineRule="auto"/>
        <w:jc w:val="both"/>
        <w:rPr>
          <w:b/>
          <w:bCs/>
          <w:sz w:val="20"/>
          <w:szCs w:val="22"/>
        </w:rPr>
      </w:pPr>
      <w:r w:rsidRPr="006C2F60">
        <w:rPr>
          <w:b/>
          <w:bCs/>
          <w:sz w:val="20"/>
          <w:szCs w:val="22"/>
          <w:highlight w:val="yellow"/>
        </w:rPr>
        <w:t>SCHEDULE 4: PAYMENT PLAN</w:t>
      </w:r>
    </w:p>
    <w:p w14:paraId="2615E95B" w14:textId="31BF42D8" w:rsidR="006C2F60" w:rsidRPr="00235394" w:rsidRDefault="006C2F60" w:rsidP="006C2F60">
      <w:pPr>
        <w:spacing w:line="276" w:lineRule="auto"/>
        <w:jc w:val="both"/>
        <w:rPr>
          <w:b/>
          <w:bCs/>
          <w:sz w:val="20"/>
          <w:szCs w:val="22"/>
        </w:rPr>
      </w:pPr>
      <w:r w:rsidRPr="00235394">
        <w:rPr>
          <w:b/>
          <w:bCs/>
          <w:sz w:val="20"/>
          <w:szCs w:val="22"/>
        </w:rPr>
        <w:t xml:space="preserve">TGI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4"/>
        <w:gridCol w:w="3120"/>
        <w:gridCol w:w="3075"/>
      </w:tblGrid>
      <w:tr w:rsidR="006C2F60" w14:paraId="03E8F15F" w14:textId="77777777" w:rsidTr="001124CA">
        <w:tc>
          <w:tcPr>
            <w:tcW w:w="2903" w:type="dxa"/>
          </w:tcPr>
          <w:p w14:paraId="31A608DF" w14:textId="77777777" w:rsidR="006C2F60" w:rsidRDefault="006C2F60" w:rsidP="001124CA">
            <w:pPr>
              <w:spacing w:line="276" w:lineRule="auto"/>
              <w:jc w:val="both"/>
              <w:rPr>
                <w:sz w:val="20"/>
                <w:szCs w:val="22"/>
              </w:rPr>
            </w:pPr>
            <w:r>
              <w:rPr>
                <w:sz w:val="20"/>
                <w:szCs w:val="22"/>
              </w:rPr>
              <w:t>Invoice</w:t>
            </w:r>
          </w:p>
        </w:tc>
        <w:tc>
          <w:tcPr>
            <w:tcW w:w="3212" w:type="dxa"/>
          </w:tcPr>
          <w:p w14:paraId="49AF316C" w14:textId="77777777" w:rsidR="006C2F60" w:rsidRDefault="006C2F60" w:rsidP="001124CA">
            <w:pPr>
              <w:spacing w:line="276" w:lineRule="auto"/>
              <w:jc w:val="both"/>
              <w:rPr>
                <w:sz w:val="20"/>
                <w:szCs w:val="22"/>
              </w:rPr>
            </w:pPr>
            <w:r>
              <w:rPr>
                <w:sz w:val="20"/>
                <w:szCs w:val="22"/>
              </w:rPr>
              <w:t>Time period covered</w:t>
            </w:r>
          </w:p>
        </w:tc>
        <w:tc>
          <w:tcPr>
            <w:tcW w:w="3173" w:type="dxa"/>
          </w:tcPr>
          <w:p w14:paraId="6107D0FA" w14:textId="77777777" w:rsidR="006C2F60" w:rsidRDefault="006C2F60" w:rsidP="001124CA">
            <w:pPr>
              <w:spacing w:line="276" w:lineRule="auto"/>
              <w:jc w:val="both"/>
              <w:rPr>
                <w:sz w:val="20"/>
                <w:szCs w:val="22"/>
              </w:rPr>
            </w:pPr>
            <w:r>
              <w:rPr>
                <w:sz w:val="20"/>
                <w:szCs w:val="22"/>
              </w:rPr>
              <w:t>Amount (SEK)</w:t>
            </w:r>
          </w:p>
        </w:tc>
      </w:tr>
      <w:tr w:rsidR="006C2F60" w14:paraId="0B9352F6" w14:textId="77777777" w:rsidTr="001124CA">
        <w:tc>
          <w:tcPr>
            <w:tcW w:w="2903" w:type="dxa"/>
          </w:tcPr>
          <w:p w14:paraId="1A80883B" w14:textId="77777777" w:rsidR="006C2F60" w:rsidRDefault="006C2F60" w:rsidP="001124CA">
            <w:pPr>
              <w:spacing w:line="276" w:lineRule="auto"/>
              <w:jc w:val="both"/>
              <w:rPr>
                <w:sz w:val="20"/>
                <w:szCs w:val="22"/>
              </w:rPr>
            </w:pPr>
            <w:r>
              <w:rPr>
                <w:sz w:val="20"/>
                <w:szCs w:val="22"/>
              </w:rPr>
              <w:t>1 upon signing of this agreement</w:t>
            </w:r>
          </w:p>
        </w:tc>
        <w:tc>
          <w:tcPr>
            <w:tcW w:w="3212" w:type="dxa"/>
          </w:tcPr>
          <w:p w14:paraId="4FF6F42F" w14:textId="77777777" w:rsidR="006C2F60" w:rsidRDefault="006C2F60" w:rsidP="001124CA">
            <w:pPr>
              <w:spacing w:line="276" w:lineRule="auto"/>
              <w:jc w:val="both"/>
              <w:rPr>
                <w:sz w:val="20"/>
                <w:szCs w:val="22"/>
              </w:rPr>
            </w:pPr>
            <w:r>
              <w:rPr>
                <w:sz w:val="20"/>
                <w:szCs w:val="22"/>
              </w:rPr>
              <w:t>Jan 1 – December 31 2024</w:t>
            </w:r>
          </w:p>
        </w:tc>
        <w:tc>
          <w:tcPr>
            <w:tcW w:w="3173" w:type="dxa"/>
          </w:tcPr>
          <w:p w14:paraId="5002841E" w14:textId="77777777" w:rsidR="006C2F60" w:rsidRDefault="006C2F60" w:rsidP="001124CA">
            <w:pPr>
              <w:spacing w:line="276" w:lineRule="auto"/>
              <w:jc w:val="both"/>
              <w:rPr>
                <w:sz w:val="20"/>
                <w:szCs w:val="22"/>
              </w:rPr>
            </w:pPr>
            <w:r>
              <w:rPr>
                <w:sz w:val="20"/>
                <w:szCs w:val="22"/>
              </w:rPr>
              <w:t>1 310 000</w:t>
            </w:r>
          </w:p>
        </w:tc>
      </w:tr>
      <w:tr w:rsidR="006C2F60" w14:paraId="2BBBD3A0" w14:textId="77777777" w:rsidTr="001124CA">
        <w:tc>
          <w:tcPr>
            <w:tcW w:w="2903" w:type="dxa"/>
          </w:tcPr>
          <w:p w14:paraId="2DE25599" w14:textId="77777777" w:rsidR="006C2F60" w:rsidRDefault="006C2F60" w:rsidP="001124CA">
            <w:pPr>
              <w:spacing w:line="276" w:lineRule="auto"/>
              <w:jc w:val="both"/>
              <w:rPr>
                <w:sz w:val="20"/>
                <w:szCs w:val="22"/>
              </w:rPr>
            </w:pPr>
            <w:r>
              <w:rPr>
                <w:sz w:val="20"/>
                <w:szCs w:val="22"/>
              </w:rPr>
              <w:t>2 in Jan 2025</w:t>
            </w:r>
          </w:p>
        </w:tc>
        <w:tc>
          <w:tcPr>
            <w:tcW w:w="3212" w:type="dxa"/>
          </w:tcPr>
          <w:p w14:paraId="5EFAAB31" w14:textId="77777777" w:rsidR="006C2F60" w:rsidRDefault="006C2F60" w:rsidP="001124CA">
            <w:pPr>
              <w:spacing w:line="276" w:lineRule="auto"/>
              <w:jc w:val="both"/>
              <w:rPr>
                <w:sz w:val="20"/>
                <w:szCs w:val="22"/>
              </w:rPr>
            </w:pPr>
            <w:r>
              <w:rPr>
                <w:sz w:val="20"/>
                <w:szCs w:val="22"/>
              </w:rPr>
              <w:t>Jan 1 – Jun 30 2025</w:t>
            </w:r>
          </w:p>
        </w:tc>
        <w:tc>
          <w:tcPr>
            <w:tcW w:w="3173" w:type="dxa"/>
          </w:tcPr>
          <w:p w14:paraId="5186641F" w14:textId="77777777" w:rsidR="006C2F60" w:rsidRDefault="006C2F60" w:rsidP="001124CA">
            <w:pPr>
              <w:spacing w:line="276" w:lineRule="auto"/>
              <w:jc w:val="both"/>
              <w:rPr>
                <w:sz w:val="20"/>
                <w:szCs w:val="22"/>
              </w:rPr>
            </w:pPr>
            <w:r>
              <w:rPr>
                <w:sz w:val="20"/>
                <w:szCs w:val="22"/>
              </w:rPr>
              <w:t>1 200 000</w:t>
            </w:r>
          </w:p>
        </w:tc>
      </w:tr>
      <w:tr w:rsidR="006C2F60" w14:paraId="75410081" w14:textId="77777777" w:rsidTr="001124CA">
        <w:tc>
          <w:tcPr>
            <w:tcW w:w="2903" w:type="dxa"/>
          </w:tcPr>
          <w:p w14:paraId="5FB27D36" w14:textId="77777777" w:rsidR="006C2F60" w:rsidRDefault="006C2F60" w:rsidP="001124CA">
            <w:pPr>
              <w:spacing w:line="276" w:lineRule="auto"/>
              <w:jc w:val="both"/>
              <w:rPr>
                <w:sz w:val="20"/>
                <w:szCs w:val="22"/>
              </w:rPr>
            </w:pPr>
            <w:r>
              <w:rPr>
                <w:sz w:val="20"/>
                <w:szCs w:val="22"/>
              </w:rPr>
              <w:t>3 in Jul 2025</w:t>
            </w:r>
          </w:p>
        </w:tc>
        <w:tc>
          <w:tcPr>
            <w:tcW w:w="3212" w:type="dxa"/>
          </w:tcPr>
          <w:p w14:paraId="5D7A6385" w14:textId="77777777" w:rsidR="006C2F60" w:rsidRDefault="006C2F60" w:rsidP="001124CA">
            <w:pPr>
              <w:spacing w:line="276" w:lineRule="auto"/>
              <w:jc w:val="both"/>
              <w:rPr>
                <w:sz w:val="20"/>
                <w:szCs w:val="22"/>
              </w:rPr>
            </w:pPr>
            <w:r>
              <w:rPr>
                <w:sz w:val="20"/>
                <w:szCs w:val="22"/>
              </w:rPr>
              <w:t>Jul 1 – Dec 31 2025</w:t>
            </w:r>
          </w:p>
        </w:tc>
        <w:tc>
          <w:tcPr>
            <w:tcW w:w="3173" w:type="dxa"/>
          </w:tcPr>
          <w:p w14:paraId="3B48DC87" w14:textId="77777777" w:rsidR="006C2F60" w:rsidRDefault="006C2F60" w:rsidP="001124CA">
            <w:pPr>
              <w:spacing w:line="276" w:lineRule="auto"/>
              <w:jc w:val="both"/>
              <w:rPr>
                <w:sz w:val="20"/>
                <w:szCs w:val="22"/>
              </w:rPr>
            </w:pPr>
            <w:r>
              <w:rPr>
                <w:sz w:val="20"/>
                <w:szCs w:val="22"/>
              </w:rPr>
              <w:t>1 200 000</w:t>
            </w:r>
          </w:p>
        </w:tc>
      </w:tr>
    </w:tbl>
    <w:p w14:paraId="59BD506B" w14:textId="77777777" w:rsidR="006C2F60" w:rsidRDefault="006C2F60" w:rsidP="006C2F60">
      <w:pPr>
        <w:spacing w:line="276" w:lineRule="auto"/>
        <w:jc w:val="both"/>
        <w:rPr>
          <w:sz w:val="20"/>
          <w:szCs w:val="22"/>
        </w:rPr>
      </w:pPr>
    </w:p>
    <w:p w14:paraId="4F062D09" w14:textId="783CB007" w:rsidR="006C2F60" w:rsidRPr="00235394" w:rsidRDefault="006C2F60" w:rsidP="006C2F60">
      <w:pPr>
        <w:spacing w:line="276" w:lineRule="auto"/>
        <w:jc w:val="both"/>
        <w:rPr>
          <w:b/>
          <w:bCs/>
          <w:sz w:val="20"/>
          <w:szCs w:val="22"/>
        </w:rPr>
      </w:pPr>
      <w:r w:rsidRPr="00235394">
        <w:rPr>
          <w:b/>
          <w:bCs/>
          <w:sz w:val="20"/>
          <w:szCs w:val="22"/>
        </w:rPr>
        <w:t>UOB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9"/>
        <w:gridCol w:w="3117"/>
        <w:gridCol w:w="3073"/>
      </w:tblGrid>
      <w:tr w:rsidR="006C2F60" w14:paraId="1BF1CC71" w14:textId="77777777" w:rsidTr="005A40B6">
        <w:tc>
          <w:tcPr>
            <w:tcW w:w="2829" w:type="dxa"/>
          </w:tcPr>
          <w:p w14:paraId="5A6299DD" w14:textId="77777777" w:rsidR="006C2F60" w:rsidRDefault="006C2F60" w:rsidP="001124CA">
            <w:pPr>
              <w:spacing w:line="276" w:lineRule="auto"/>
              <w:jc w:val="both"/>
              <w:rPr>
                <w:sz w:val="20"/>
                <w:szCs w:val="22"/>
              </w:rPr>
            </w:pPr>
            <w:r>
              <w:rPr>
                <w:sz w:val="20"/>
                <w:szCs w:val="22"/>
              </w:rPr>
              <w:t>Invoice</w:t>
            </w:r>
          </w:p>
        </w:tc>
        <w:tc>
          <w:tcPr>
            <w:tcW w:w="3117" w:type="dxa"/>
          </w:tcPr>
          <w:p w14:paraId="13B5919F" w14:textId="77777777" w:rsidR="006C2F60" w:rsidRDefault="006C2F60" w:rsidP="001124CA">
            <w:pPr>
              <w:spacing w:line="276" w:lineRule="auto"/>
              <w:jc w:val="both"/>
              <w:rPr>
                <w:sz w:val="20"/>
                <w:szCs w:val="22"/>
              </w:rPr>
            </w:pPr>
            <w:r>
              <w:rPr>
                <w:sz w:val="20"/>
                <w:szCs w:val="22"/>
              </w:rPr>
              <w:t>Time period covered</w:t>
            </w:r>
          </w:p>
        </w:tc>
        <w:tc>
          <w:tcPr>
            <w:tcW w:w="3073" w:type="dxa"/>
          </w:tcPr>
          <w:p w14:paraId="37A04E8A" w14:textId="77777777" w:rsidR="006C2F60" w:rsidRDefault="006C2F60" w:rsidP="001124CA">
            <w:pPr>
              <w:spacing w:line="276" w:lineRule="auto"/>
              <w:jc w:val="both"/>
              <w:rPr>
                <w:sz w:val="20"/>
                <w:szCs w:val="22"/>
              </w:rPr>
            </w:pPr>
            <w:r>
              <w:rPr>
                <w:sz w:val="20"/>
                <w:szCs w:val="22"/>
              </w:rPr>
              <w:t>Amount (SEK)</w:t>
            </w:r>
          </w:p>
        </w:tc>
      </w:tr>
      <w:tr w:rsidR="006C2F60" w14:paraId="45B4D9A3" w14:textId="77777777" w:rsidTr="005A40B6">
        <w:tc>
          <w:tcPr>
            <w:tcW w:w="2829" w:type="dxa"/>
          </w:tcPr>
          <w:p w14:paraId="263CC965" w14:textId="7903AC36" w:rsidR="006C2F60" w:rsidRDefault="006C2F60" w:rsidP="001124CA">
            <w:pPr>
              <w:spacing w:line="276" w:lineRule="auto"/>
              <w:jc w:val="both"/>
              <w:rPr>
                <w:sz w:val="20"/>
                <w:szCs w:val="22"/>
              </w:rPr>
            </w:pPr>
            <w:r>
              <w:rPr>
                <w:sz w:val="20"/>
                <w:szCs w:val="22"/>
              </w:rPr>
              <w:t xml:space="preserve">1 upon signing of this Amendment </w:t>
            </w:r>
          </w:p>
        </w:tc>
        <w:tc>
          <w:tcPr>
            <w:tcW w:w="3117" w:type="dxa"/>
          </w:tcPr>
          <w:p w14:paraId="0506DFF7" w14:textId="47947AF5" w:rsidR="006C2F60" w:rsidRDefault="005A40B6" w:rsidP="001124CA">
            <w:pPr>
              <w:spacing w:line="276" w:lineRule="auto"/>
              <w:jc w:val="both"/>
              <w:rPr>
                <w:sz w:val="20"/>
                <w:szCs w:val="22"/>
              </w:rPr>
            </w:pPr>
            <w:r>
              <w:rPr>
                <w:sz w:val="20"/>
                <w:szCs w:val="22"/>
              </w:rPr>
              <w:t>Jan 1 – December 31 2026</w:t>
            </w:r>
          </w:p>
        </w:tc>
        <w:tc>
          <w:tcPr>
            <w:tcW w:w="3073" w:type="dxa"/>
          </w:tcPr>
          <w:p w14:paraId="73CACA03" w14:textId="6423F017" w:rsidR="006C2F60" w:rsidRDefault="005A40B6" w:rsidP="001124CA">
            <w:pPr>
              <w:spacing w:line="276" w:lineRule="auto"/>
              <w:jc w:val="both"/>
              <w:rPr>
                <w:sz w:val="20"/>
                <w:szCs w:val="22"/>
              </w:rPr>
            </w:pPr>
            <w:r>
              <w:rPr>
                <w:sz w:val="20"/>
                <w:szCs w:val="22"/>
              </w:rPr>
              <w:t>125</w:t>
            </w:r>
            <w:ins w:id="10" w:author="Martin Gerdin Wärnberg" w:date="2026-02-05T05:23:00Z" w16du:dateUtc="2026-02-05T04:23:00Z">
              <w:r w:rsidR="006241CF">
                <w:rPr>
                  <w:sz w:val="20"/>
                  <w:szCs w:val="22"/>
                </w:rPr>
                <w:t xml:space="preserve"> </w:t>
              </w:r>
            </w:ins>
            <w:r>
              <w:rPr>
                <w:sz w:val="20"/>
                <w:szCs w:val="22"/>
              </w:rPr>
              <w:t>000</w:t>
            </w:r>
          </w:p>
        </w:tc>
      </w:tr>
    </w:tbl>
    <w:p w14:paraId="095EEFD3" w14:textId="77777777" w:rsidR="006C2F60" w:rsidRPr="00684D9B" w:rsidRDefault="006C2F60" w:rsidP="006C2F60">
      <w:pPr>
        <w:spacing w:line="276" w:lineRule="auto"/>
        <w:jc w:val="both"/>
        <w:rPr>
          <w:sz w:val="20"/>
          <w:szCs w:val="22"/>
        </w:rPr>
      </w:pPr>
    </w:p>
    <w:p w14:paraId="513E4371" w14:textId="77777777" w:rsidR="001840E2" w:rsidRDefault="001840E2">
      <w:pPr>
        <w:jc w:val="center"/>
      </w:pPr>
    </w:p>
    <w:sectPr w:rsidR="001840E2">
      <w:footerReference w:type="first" r:id="rId9"/>
      <w:pgSz w:w="11909" w:h="16834" w:code="9"/>
      <w:pgMar w:top="1008" w:right="1440" w:bottom="1152" w:left="1440" w:header="1440" w:footer="720"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41EF34" w14:textId="77777777" w:rsidR="006D0BC6" w:rsidRDefault="006D0BC6">
      <w:r>
        <w:separator/>
      </w:r>
    </w:p>
  </w:endnote>
  <w:endnote w:type="continuationSeparator" w:id="0">
    <w:p w14:paraId="3E6B223D" w14:textId="77777777" w:rsidR="006D0BC6" w:rsidRDefault="006D0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C70585" w14:textId="77777777" w:rsidR="00D1082E" w:rsidRDefault="00D1082E">
    <w:pPr>
      <w:autoSpaceDE w:val="0"/>
      <w:autoSpaceDN w:val="0"/>
      <w:jc w:val="right"/>
      <w:rPr>
        <w:caps/>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62A8D6" w14:textId="77777777" w:rsidR="006D0BC6" w:rsidRDefault="006D0BC6">
      <w:r>
        <w:separator/>
      </w:r>
    </w:p>
  </w:footnote>
  <w:footnote w:type="continuationSeparator" w:id="0">
    <w:p w14:paraId="38983B07" w14:textId="77777777" w:rsidR="006D0BC6" w:rsidRDefault="006D0B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707421"/>
    <w:multiLevelType w:val="hybridMultilevel"/>
    <w:tmpl w:val="D746164E"/>
    <w:lvl w:ilvl="0" w:tplc="041D000F">
      <w:start w:val="1"/>
      <w:numFmt w:val="decimal"/>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1" w15:restartNumberingAfterBreak="0">
    <w:nsid w:val="18E25C97"/>
    <w:multiLevelType w:val="multilevel"/>
    <w:tmpl w:val="BCF6C63A"/>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60827F5"/>
    <w:multiLevelType w:val="hybridMultilevel"/>
    <w:tmpl w:val="87EE526A"/>
    <w:lvl w:ilvl="0" w:tplc="08090017">
      <w:start w:val="1"/>
      <w:numFmt w:val="lowerLetter"/>
      <w:lvlText w:val="%1)"/>
      <w:lvlJc w:val="left"/>
      <w:pPr>
        <w:ind w:left="1664" w:hanging="360"/>
      </w:pPr>
      <w:rPr>
        <w:rFonts w:hint="default"/>
      </w:rPr>
    </w:lvl>
    <w:lvl w:ilvl="1" w:tplc="FFFFFFFF" w:tentative="1">
      <w:start w:val="1"/>
      <w:numFmt w:val="lowerLetter"/>
      <w:lvlText w:val="%2."/>
      <w:lvlJc w:val="left"/>
      <w:pPr>
        <w:ind w:left="2384" w:hanging="360"/>
      </w:pPr>
    </w:lvl>
    <w:lvl w:ilvl="2" w:tplc="FFFFFFFF" w:tentative="1">
      <w:start w:val="1"/>
      <w:numFmt w:val="lowerRoman"/>
      <w:lvlText w:val="%3."/>
      <w:lvlJc w:val="right"/>
      <w:pPr>
        <w:ind w:left="3104" w:hanging="180"/>
      </w:pPr>
    </w:lvl>
    <w:lvl w:ilvl="3" w:tplc="FFFFFFFF" w:tentative="1">
      <w:start w:val="1"/>
      <w:numFmt w:val="decimal"/>
      <w:lvlText w:val="%4."/>
      <w:lvlJc w:val="left"/>
      <w:pPr>
        <w:ind w:left="3824" w:hanging="360"/>
      </w:pPr>
    </w:lvl>
    <w:lvl w:ilvl="4" w:tplc="FFFFFFFF" w:tentative="1">
      <w:start w:val="1"/>
      <w:numFmt w:val="lowerLetter"/>
      <w:lvlText w:val="%5."/>
      <w:lvlJc w:val="left"/>
      <w:pPr>
        <w:ind w:left="4544" w:hanging="360"/>
      </w:pPr>
    </w:lvl>
    <w:lvl w:ilvl="5" w:tplc="FFFFFFFF" w:tentative="1">
      <w:start w:val="1"/>
      <w:numFmt w:val="lowerRoman"/>
      <w:lvlText w:val="%6."/>
      <w:lvlJc w:val="right"/>
      <w:pPr>
        <w:ind w:left="5264" w:hanging="180"/>
      </w:pPr>
    </w:lvl>
    <w:lvl w:ilvl="6" w:tplc="FFFFFFFF" w:tentative="1">
      <w:start w:val="1"/>
      <w:numFmt w:val="decimal"/>
      <w:lvlText w:val="%7."/>
      <w:lvlJc w:val="left"/>
      <w:pPr>
        <w:ind w:left="5984" w:hanging="360"/>
      </w:pPr>
    </w:lvl>
    <w:lvl w:ilvl="7" w:tplc="FFFFFFFF" w:tentative="1">
      <w:start w:val="1"/>
      <w:numFmt w:val="lowerLetter"/>
      <w:lvlText w:val="%8."/>
      <w:lvlJc w:val="left"/>
      <w:pPr>
        <w:ind w:left="6704" w:hanging="360"/>
      </w:pPr>
    </w:lvl>
    <w:lvl w:ilvl="8" w:tplc="FFFFFFFF" w:tentative="1">
      <w:start w:val="1"/>
      <w:numFmt w:val="lowerRoman"/>
      <w:lvlText w:val="%9."/>
      <w:lvlJc w:val="right"/>
      <w:pPr>
        <w:ind w:left="7424" w:hanging="180"/>
      </w:pPr>
    </w:lvl>
  </w:abstractNum>
  <w:abstractNum w:abstractNumId="3" w15:restartNumberingAfterBreak="0">
    <w:nsid w:val="32BC17A5"/>
    <w:multiLevelType w:val="hybridMultilevel"/>
    <w:tmpl w:val="6BA2A9E2"/>
    <w:lvl w:ilvl="0" w:tplc="041D000F">
      <w:start w:val="1"/>
      <w:numFmt w:val="decimal"/>
      <w:lvlText w:val="%1."/>
      <w:lvlJc w:val="left"/>
      <w:pPr>
        <w:tabs>
          <w:tab w:val="num" w:pos="720"/>
        </w:tabs>
        <w:ind w:left="720" w:hanging="360"/>
      </w:pPr>
    </w:lvl>
    <w:lvl w:ilvl="1" w:tplc="CEDED792">
      <w:start w:val="3"/>
      <w:numFmt w:val="decimal"/>
      <w:lvlText w:val="(%2)"/>
      <w:lvlJc w:val="left"/>
      <w:pPr>
        <w:tabs>
          <w:tab w:val="num" w:pos="2385"/>
        </w:tabs>
        <w:ind w:left="2385" w:hanging="1305"/>
      </w:pPr>
      <w:rPr>
        <w:rFonts w:hint="default"/>
      </w:r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 w15:restartNumberingAfterBreak="0">
    <w:nsid w:val="333833CA"/>
    <w:multiLevelType w:val="multilevel"/>
    <w:tmpl w:val="E20C733C"/>
    <w:lvl w:ilvl="0">
      <w:start w:val="1"/>
      <w:numFmt w:val="decimal"/>
      <w:pStyle w:val="Heading1"/>
      <w:lvlText w:val="Article %1   "/>
      <w:lvlJc w:val="left"/>
      <w:pPr>
        <w:tabs>
          <w:tab w:val="num" w:pos="1440"/>
        </w:tabs>
        <w:ind w:left="720" w:hanging="720"/>
      </w:pPr>
      <w:rPr>
        <w:rFonts w:ascii="Times New Roman" w:hAnsi="Times New Roman" w:hint="default"/>
        <w:b/>
        <w:i w:val="0"/>
        <w:caps/>
        <w:sz w:val="28"/>
        <w:szCs w:val="28"/>
      </w:rPr>
    </w:lvl>
    <w:lvl w:ilvl="1">
      <w:start w:val="1"/>
      <w:numFmt w:val="decimal"/>
      <w:pStyle w:val="Heading2"/>
      <w:lvlText w:val="%1.%2"/>
      <w:lvlJc w:val="left"/>
      <w:pPr>
        <w:tabs>
          <w:tab w:val="num" w:pos="720"/>
        </w:tabs>
        <w:ind w:left="720" w:hanging="720"/>
      </w:pPr>
      <w:rPr>
        <w:rFonts w:ascii="Times New Roman" w:hAnsi="Times New Roman" w:hint="default"/>
        <w:b w:val="0"/>
        <w:i w:val="0"/>
        <w:sz w:val="22"/>
      </w:rPr>
    </w:lvl>
    <w:lvl w:ilvl="2">
      <w:start w:val="1"/>
      <w:numFmt w:val="lowerLetter"/>
      <w:pStyle w:val="Heading3"/>
      <w:lvlText w:val="(%3)"/>
      <w:lvlJc w:val="left"/>
      <w:pPr>
        <w:tabs>
          <w:tab w:val="num" w:pos="720"/>
        </w:tabs>
        <w:ind w:left="1440" w:hanging="720"/>
      </w:pPr>
      <w:rPr>
        <w:rFonts w:ascii="Times New Roman" w:hAnsi="Times New Roman" w:hint="default"/>
        <w:b w:val="0"/>
        <w:i w:val="0"/>
        <w:sz w:val="22"/>
      </w:rPr>
    </w:lvl>
    <w:lvl w:ilvl="3">
      <w:start w:val="1"/>
      <w:numFmt w:val="lowerRoman"/>
      <w:lvlRestart w:val="0"/>
      <w:pStyle w:val="Heading4"/>
      <w:lvlText w:val="(%4)"/>
      <w:lvlJc w:val="left"/>
      <w:pPr>
        <w:tabs>
          <w:tab w:val="num" w:pos="2160"/>
        </w:tabs>
        <w:ind w:left="2160" w:hanging="648"/>
      </w:pPr>
      <w:rPr>
        <w:rFonts w:ascii="Times New Roman" w:hAnsi="Times New Roman" w:hint="default"/>
        <w:b w:val="0"/>
        <w:i w:val="0"/>
        <w:sz w:val="22"/>
      </w:rPr>
    </w:lvl>
    <w:lvl w:ilvl="4">
      <w:start w:val="1"/>
      <w:numFmt w:val="upperLetter"/>
      <w:pStyle w:val="Heading5"/>
      <w:lvlText w:val="(%5)"/>
      <w:lvlJc w:val="left"/>
      <w:pPr>
        <w:tabs>
          <w:tab w:val="num" w:pos="3240"/>
        </w:tabs>
        <w:ind w:left="720" w:firstLine="2160"/>
      </w:pPr>
      <w:rPr>
        <w:rFonts w:ascii="Times New Roman" w:hAnsi="Times New Roman" w:hint="default"/>
        <w:b w:val="0"/>
        <w:i w:val="0"/>
        <w:sz w:val="24"/>
      </w:rPr>
    </w:lvl>
    <w:lvl w:ilvl="5">
      <w:start w:val="1"/>
      <w:numFmt w:val="decimal"/>
      <w:pStyle w:val="Heading6"/>
      <w:lvlText w:val="(%6)"/>
      <w:lvlJc w:val="left"/>
      <w:pPr>
        <w:tabs>
          <w:tab w:val="num" w:pos="2160"/>
        </w:tabs>
        <w:ind w:left="2160" w:hanging="720"/>
      </w:pPr>
      <w:rPr>
        <w:rFonts w:ascii="Times New Roman" w:hAnsi="Times New Roman" w:hint="default"/>
        <w:b w:val="0"/>
        <w:i w:val="0"/>
        <w:sz w:val="24"/>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38696652"/>
    <w:multiLevelType w:val="hybridMultilevel"/>
    <w:tmpl w:val="3F16B0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39326D40"/>
    <w:multiLevelType w:val="hybridMultilevel"/>
    <w:tmpl w:val="EFA2A2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C415C31"/>
    <w:multiLevelType w:val="hybridMultilevel"/>
    <w:tmpl w:val="8E9C7E96"/>
    <w:lvl w:ilvl="0" w:tplc="041D0015">
      <w:start w:val="1"/>
      <w:numFmt w:val="upp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4A933789"/>
    <w:multiLevelType w:val="hybridMultilevel"/>
    <w:tmpl w:val="7832AE68"/>
    <w:lvl w:ilvl="0" w:tplc="041D0015">
      <w:start w:val="1"/>
      <w:numFmt w:val="upp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4F6E7AA6"/>
    <w:multiLevelType w:val="multilevel"/>
    <w:tmpl w:val="A9A83E2C"/>
    <w:lvl w:ilvl="0">
      <w:start w:val="1"/>
      <w:numFmt w:val="decimal"/>
      <w:lvlText w:val="%1"/>
      <w:lvlJc w:val="left"/>
      <w:pPr>
        <w:tabs>
          <w:tab w:val="num" w:pos="720"/>
        </w:tabs>
        <w:ind w:left="720" w:hanging="720"/>
      </w:pPr>
      <w:rPr>
        <w:rFonts w:ascii="Times New Roman Bold" w:hAnsi="Times New Roman Bold" w:hint="default"/>
        <w:b/>
        <w:i w:val="0"/>
        <w:caps/>
        <w:smallCaps w:val="0"/>
        <w:color w:val="auto"/>
        <w:sz w:val="22"/>
        <w:u w:val="none"/>
      </w:rPr>
    </w:lvl>
    <w:lvl w:ilvl="1">
      <w:start w:val="1"/>
      <w:numFmt w:val="decimal"/>
      <w:lvlText w:val="%2."/>
      <w:lvlJc w:val="left"/>
      <w:pPr>
        <w:tabs>
          <w:tab w:val="num" w:pos="810"/>
        </w:tabs>
        <w:ind w:left="810" w:hanging="720"/>
      </w:pPr>
      <w:rPr>
        <w:rFonts w:hint="default"/>
        <w:b/>
        <w:i w:val="0"/>
        <w:caps/>
        <w:smallCaps w:val="0"/>
        <w:color w:val="auto"/>
        <w:sz w:val="22"/>
        <w:u w:val="none"/>
      </w:rPr>
    </w:lvl>
    <w:lvl w:ilvl="2">
      <w:start w:val="1"/>
      <w:numFmt w:val="lowerLetter"/>
      <w:lvlText w:val="(%3)"/>
      <w:lvlJc w:val="left"/>
      <w:pPr>
        <w:tabs>
          <w:tab w:val="num" w:pos="1080"/>
        </w:tabs>
        <w:ind w:left="720" w:firstLine="0"/>
      </w:pPr>
      <w:rPr>
        <w:rFonts w:ascii="Times New Roman" w:hAnsi="Times New Roman" w:hint="default"/>
        <w:b w:val="0"/>
        <w:i w:val="0"/>
        <w:caps/>
        <w:smallCaps w:val="0"/>
        <w:color w:val="auto"/>
        <w:sz w:val="22"/>
        <w:u w:val="none"/>
      </w:rPr>
    </w:lvl>
    <w:lvl w:ilvl="3">
      <w:start w:val="1"/>
      <w:numFmt w:val="lowerRoman"/>
      <w:lvlRestart w:val="0"/>
      <w:lvlText w:val="(%4)"/>
      <w:lvlJc w:val="left"/>
      <w:pPr>
        <w:tabs>
          <w:tab w:val="num" w:pos="2160"/>
        </w:tabs>
        <w:ind w:left="2160" w:hanging="648"/>
      </w:pPr>
      <w:rPr>
        <w:rFonts w:ascii="Times New Roman" w:hAnsi="Times New Roman" w:hint="default"/>
        <w:b w:val="0"/>
        <w:i w:val="0"/>
        <w:color w:val="auto"/>
        <w:sz w:val="22"/>
        <w:u w:val="none"/>
      </w:rPr>
    </w:lvl>
    <w:lvl w:ilvl="4">
      <w:start w:val="1"/>
      <w:numFmt w:val="upperLetter"/>
      <w:lvlText w:val="(%5)"/>
      <w:lvlJc w:val="left"/>
      <w:pPr>
        <w:tabs>
          <w:tab w:val="num" w:pos="3240"/>
        </w:tabs>
        <w:ind w:left="720" w:firstLine="2160"/>
      </w:pPr>
      <w:rPr>
        <w:rFonts w:ascii="Times New Roman" w:hAnsi="Times New Roman" w:hint="default"/>
        <w:b w:val="0"/>
        <w:i w:val="0"/>
        <w:color w:val="auto"/>
        <w:sz w:val="24"/>
        <w:u w:val="none"/>
      </w:rPr>
    </w:lvl>
    <w:lvl w:ilvl="5">
      <w:start w:val="1"/>
      <w:numFmt w:val="decimal"/>
      <w:lvlText w:val="(%6)"/>
      <w:lvlJc w:val="left"/>
      <w:pPr>
        <w:tabs>
          <w:tab w:val="num" w:pos="2160"/>
        </w:tabs>
        <w:ind w:left="2160" w:hanging="720"/>
      </w:pPr>
      <w:rPr>
        <w:rFonts w:ascii="Times New Roman" w:hAnsi="Times New Roman" w:hint="default"/>
        <w:b w:val="0"/>
        <w:i w:val="0"/>
        <w:color w:val="auto"/>
        <w:sz w:val="24"/>
        <w:u w:val="none"/>
      </w:rPr>
    </w:lvl>
    <w:lvl w:ilvl="6">
      <w:start w:val="1"/>
      <w:numFmt w:val="decimal"/>
      <w:lvlText w:val="%1.%2.%3.%4.%5.%6.%7"/>
      <w:lvlJc w:val="left"/>
      <w:pPr>
        <w:tabs>
          <w:tab w:val="num" w:pos="1296"/>
        </w:tabs>
        <w:ind w:left="1296" w:hanging="1296"/>
      </w:pPr>
      <w:rPr>
        <w:rFonts w:hint="default"/>
        <w:color w:val="auto"/>
        <w:u w:val="none"/>
      </w:rPr>
    </w:lvl>
    <w:lvl w:ilvl="7">
      <w:start w:val="1"/>
      <w:numFmt w:val="decimal"/>
      <w:lvlText w:val="%1.%2.%3.%4.%5.%6.%7.%8"/>
      <w:lvlJc w:val="left"/>
      <w:pPr>
        <w:tabs>
          <w:tab w:val="num" w:pos="1440"/>
        </w:tabs>
        <w:ind w:left="1440" w:hanging="1440"/>
      </w:pPr>
      <w:rPr>
        <w:rFonts w:hint="default"/>
        <w:color w:val="auto"/>
        <w:u w:val="none"/>
      </w:rPr>
    </w:lvl>
    <w:lvl w:ilvl="8">
      <w:start w:val="1"/>
      <w:numFmt w:val="decimal"/>
      <w:lvlText w:val="%1.%2.%3.%4.%5.%6.%7.%8.%9"/>
      <w:lvlJc w:val="left"/>
      <w:pPr>
        <w:tabs>
          <w:tab w:val="num" w:pos="1584"/>
        </w:tabs>
        <w:ind w:left="1584" w:hanging="1584"/>
      </w:pPr>
      <w:rPr>
        <w:rFonts w:hint="default"/>
        <w:color w:val="auto"/>
        <w:u w:val="none"/>
      </w:rPr>
    </w:lvl>
  </w:abstractNum>
  <w:abstractNum w:abstractNumId="10" w15:restartNumberingAfterBreak="0">
    <w:nsid w:val="5E007A29"/>
    <w:multiLevelType w:val="hybridMultilevel"/>
    <w:tmpl w:val="957076A0"/>
    <w:lvl w:ilvl="0" w:tplc="041D0017">
      <w:start w:val="1"/>
      <w:numFmt w:val="lowerLetter"/>
      <w:lvlText w:val="%1)"/>
      <w:lvlJc w:val="left"/>
      <w:pPr>
        <w:ind w:left="1800" w:hanging="360"/>
      </w:pPr>
    </w:lvl>
    <w:lvl w:ilvl="1" w:tplc="041D0019">
      <w:start w:val="1"/>
      <w:numFmt w:val="lowerLetter"/>
      <w:lvlText w:val="%2."/>
      <w:lvlJc w:val="left"/>
      <w:pPr>
        <w:ind w:left="2520" w:hanging="360"/>
      </w:pPr>
    </w:lvl>
    <w:lvl w:ilvl="2" w:tplc="041D001B" w:tentative="1">
      <w:start w:val="1"/>
      <w:numFmt w:val="lowerRoman"/>
      <w:lvlText w:val="%3."/>
      <w:lvlJc w:val="right"/>
      <w:pPr>
        <w:ind w:left="3240" w:hanging="180"/>
      </w:pPr>
    </w:lvl>
    <w:lvl w:ilvl="3" w:tplc="041D000F" w:tentative="1">
      <w:start w:val="1"/>
      <w:numFmt w:val="decimal"/>
      <w:lvlText w:val="%4."/>
      <w:lvlJc w:val="left"/>
      <w:pPr>
        <w:ind w:left="3960" w:hanging="360"/>
      </w:pPr>
    </w:lvl>
    <w:lvl w:ilvl="4" w:tplc="041D0019" w:tentative="1">
      <w:start w:val="1"/>
      <w:numFmt w:val="lowerLetter"/>
      <w:lvlText w:val="%5."/>
      <w:lvlJc w:val="left"/>
      <w:pPr>
        <w:ind w:left="4680" w:hanging="360"/>
      </w:pPr>
    </w:lvl>
    <w:lvl w:ilvl="5" w:tplc="041D001B" w:tentative="1">
      <w:start w:val="1"/>
      <w:numFmt w:val="lowerRoman"/>
      <w:lvlText w:val="%6."/>
      <w:lvlJc w:val="right"/>
      <w:pPr>
        <w:ind w:left="5400" w:hanging="180"/>
      </w:pPr>
    </w:lvl>
    <w:lvl w:ilvl="6" w:tplc="041D000F" w:tentative="1">
      <w:start w:val="1"/>
      <w:numFmt w:val="decimal"/>
      <w:lvlText w:val="%7."/>
      <w:lvlJc w:val="left"/>
      <w:pPr>
        <w:ind w:left="6120" w:hanging="360"/>
      </w:pPr>
    </w:lvl>
    <w:lvl w:ilvl="7" w:tplc="041D0019" w:tentative="1">
      <w:start w:val="1"/>
      <w:numFmt w:val="lowerLetter"/>
      <w:lvlText w:val="%8."/>
      <w:lvlJc w:val="left"/>
      <w:pPr>
        <w:ind w:left="6840" w:hanging="360"/>
      </w:pPr>
    </w:lvl>
    <w:lvl w:ilvl="8" w:tplc="041D001B" w:tentative="1">
      <w:start w:val="1"/>
      <w:numFmt w:val="lowerRoman"/>
      <w:lvlText w:val="%9."/>
      <w:lvlJc w:val="right"/>
      <w:pPr>
        <w:ind w:left="7560" w:hanging="180"/>
      </w:pPr>
    </w:lvl>
  </w:abstractNum>
  <w:abstractNum w:abstractNumId="11" w15:restartNumberingAfterBreak="0">
    <w:nsid w:val="732E010B"/>
    <w:multiLevelType w:val="hybridMultilevel"/>
    <w:tmpl w:val="C9D0BF36"/>
    <w:lvl w:ilvl="0" w:tplc="ED020E8E">
      <w:start w:val="23"/>
      <w:numFmt w:val="decimal"/>
      <w:lvlText w:val="%1"/>
      <w:lvlJc w:val="left"/>
      <w:pPr>
        <w:tabs>
          <w:tab w:val="num" w:pos="644"/>
        </w:tabs>
        <w:ind w:left="644" w:hanging="360"/>
      </w:pPr>
      <w:rPr>
        <w:rFonts w:hint="default"/>
        <w:b/>
      </w:rPr>
    </w:lvl>
    <w:lvl w:ilvl="1" w:tplc="041D0019" w:tentative="1">
      <w:start w:val="1"/>
      <w:numFmt w:val="lowerLetter"/>
      <w:lvlText w:val="%2."/>
      <w:lvlJc w:val="left"/>
      <w:pPr>
        <w:tabs>
          <w:tab w:val="num" w:pos="1364"/>
        </w:tabs>
        <w:ind w:left="1364" w:hanging="360"/>
      </w:pPr>
    </w:lvl>
    <w:lvl w:ilvl="2" w:tplc="041D001B" w:tentative="1">
      <w:start w:val="1"/>
      <w:numFmt w:val="lowerRoman"/>
      <w:lvlText w:val="%3."/>
      <w:lvlJc w:val="right"/>
      <w:pPr>
        <w:tabs>
          <w:tab w:val="num" w:pos="2084"/>
        </w:tabs>
        <w:ind w:left="2084" w:hanging="180"/>
      </w:pPr>
    </w:lvl>
    <w:lvl w:ilvl="3" w:tplc="041D000F" w:tentative="1">
      <w:start w:val="1"/>
      <w:numFmt w:val="decimal"/>
      <w:lvlText w:val="%4."/>
      <w:lvlJc w:val="left"/>
      <w:pPr>
        <w:tabs>
          <w:tab w:val="num" w:pos="2804"/>
        </w:tabs>
        <w:ind w:left="2804" w:hanging="360"/>
      </w:pPr>
    </w:lvl>
    <w:lvl w:ilvl="4" w:tplc="041D0019" w:tentative="1">
      <w:start w:val="1"/>
      <w:numFmt w:val="lowerLetter"/>
      <w:lvlText w:val="%5."/>
      <w:lvlJc w:val="left"/>
      <w:pPr>
        <w:tabs>
          <w:tab w:val="num" w:pos="3524"/>
        </w:tabs>
        <w:ind w:left="3524" w:hanging="360"/>
      </w:pPr>
    </w:lvl>
    <w:lvl w:ilvl="5" w:tplc="041D001B" w:tentative="1">
      <w:start w:val="1"/>
      <w:numFmt w:val="lowerRoman"/>
      <w:lvlText w:val="%6."/>
      <w:lvlJc w:val="right"/>
      <w:pPr>
        <w:tabs>
          <w:tab w:val="num" w:pos="4244"/>
        </w:tabs>
        <w:ind w:left="4244" w:hanging="180"/>
      </w:pPr>
    </w:lvl>
    <w:lvl w:ilvl="6" w:tplc="041D000F" w:tentative="1">
      <w:start w:val="1"/>
      <w:numFmt w:val="decimal"/>
      <w:lvlText w:val="%7."/>
      <w:lvlJc w:val="left"/>
      <w:pPr>
        <w:tabs>
          <w:tab w:val="num" w:pos="4964"/>
        </w:tabs>
        <w:ind w:left="4964" w:hanging="360"/>
      </w:pPr>
    </w:lvl>
    <w:lvl w:ilvl="7" w:tplc="041D0019" w:tentative="1">
      <w:start w:val="1"/>
      <w:numFmt w:val="lowerLetter"/>
      <w:lvlText w:val="%8."/>
      <w:lvlJc w:val="left"/>
      <w:pPr>
        <w:tabs>
          <w:tab w:val="num" w:pos="5684"/>
        </w:tabs>
        <w:ind w:left="5684" w:hanging="360"/>
      </w:pPr>
    </w:lvl>
    <w:lvl w:ilvl="8" w:tplc="041D001B" w:tentative="1">
      <w:start w:val="1"/>
      <w:numFmt w:val="lowerRoman"/>
      <w:lvlText w:val="%9."/>
      <w:lvlJc w:val="right"/>
      <w:pPr>
        <w:tabs>
          <w:tab w:val="num" w:pos="6404"/>
        </w:tabs>
        <w:ind w:left="6404" w:hanging="180"/>
      </w:pPr>
    </w:lvl>
  </w:abstractNum>
  <w:num w:numId="1" w16cid:durableId="59062588">
    <w:abstractNumId w:val="4"/>
  </w:num>
  <w:num w:numId="2" w16cid:durableId="1844515856">
    <w:abstractNumId w:val="9"/>
  </w:num>
  <w:num w:numId="3" w16cid:durableId="1618755949">
    <w:abstractNumId w:val="11"/>
  </w:num>
  <w:num w:numId="4" w16cid:durableId="1117413891">
    <w:abstractNumId w:val="7"/>
  </w:num>
  <w:num w:numId="5" w16cid:durableId="1770731455">
    <w:abstractNumId w:val="0"/>
  </w:num>
  <w:num w:numId="6" w16cid:durableId="1230650757">
    <w:abstractNumId w:val="8"/>
  </w:num>
  <w:num w:numId="7" w16cid:durableId="1087075647">
    <w:abstractNumId w:val="3"/>
  </w:num>
  <w:num w:numId="8" w16cid:durableId="500507744">
    <w:abstractNumId w:val="6"/>
  </w:num>
  <w:num w:numId="9" w16cid:durableId="1892228571">
    <w:abstractNumId w:val="10"/>
  </w:num>
  <w:num w:numId="10" w16cid:durableId="1332948310">
    <w:abstractNumId w:val="2"/>
  </w:num>
  <w:num w:numId="11" w16cid:durableId="474563941">
    <w:abstractNumId w:val="1"/>
  </w:num>
  <w:num w:numId="12" w16cid:durableId="506136115">
    <w:abstractNumId w:val="4"/>
  </w:num>
  <w:num w:numId="13" w16cid:durableId="2047901410">
    <w:abstractNumId w:val="5"/>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bhinav Bassi">
    <w15:presenceInfo w15:providerId="AD" w15:userId="S::abassi@georgeinstitute.org.in::56e9f26f-9c38-412d-bf5e-882186975919"/>
  </w15:person>
  <w15:person w15:author="Itziar de la Torre">
    <w15:presenceInfo w15:providerId="None" w15:userId="Itziar de la Torre"/>
  </w15:person>
  <w15:person w15:author="Martin Gerdin Wärnberg">
    <w15:presenceInfo w15:providerId="AD" w15:userId="S::martin.gerdin@ki.se::77153f61-4c5f-462a-acd4-483a5c64ba1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FBA"/>
    <w:rsid w:val="000117E9"/>
    <w:rsid w:val="0001771A"/>
    <w:rsid w:val="000548A9"/>
    <w:rsid w:val="00076769"/>
    <w:rsid w:val="00086BEA"/>
    <w:rsid w:val="000A6BB6"/>
    <w:rsid w:val="000B3C77"/>
    <w:rsid w:val="000B67EE"/>
    <w:rsid w:val="000C6374"/>
    <w:rsid w:val="000F3BD6"/>
    <w:rsid w:val="00110689"/>
    <w:rsid w:val="001147C4"/>
    <w:rsid w:val="00141DDD"/>
    <w:rsid w:val="001840E2"/>
    <w:rsid w:val="001857CA"/>
    <w:rsid w:val="001A7860"/>
    <w:rsid w:val="001B4FFE"/>
    <w:rsid w:val="001C1300"/>
    <w:rsid w:val="001E0AA6"/>
    <w:rsid w:val="001E5E45"/>
    <w:rsid w:val="00203E7A"/>
    <w:rsid w:val="002079D3"/>
    <w:rsid w:val="002145E6"/>
    <w:rsid w:val="00235394"/>
    <w:rsid w:val="00236130"/>
    <w:rsid w:val="002809F1"/>
    <w:rsid w:val="00284DF1"/>
    <w:rsid w:val="002D77BF"/>
    <w:rsid w:val="003014E3"/>
    <w:rsid w:val="00316568"/>
    <w:rsid w:val="003256D4"/>
    <w:rsid w:val="00391453"/>
    <w:rsid w:val="00397B85"/>
    <w:rsid w:val="00421607"/>
    <w:rsid w:val="004741D4"/>
    <w:rsid w:val="004E2E3D"/>
    <w:rsid w:val="005462B1"/>
    <w:rsid w:val="00561217"/>
    <w:rsid w:val="00580723"/>
    <w:rsid w:val="005A2F5C"/>
    <w:rsid w:val="005A40B6"/>
    <w:rsid w:val="005C3612"/>
    <w:rsid w:val="005D24F1"/>
    <w:rsid w:val="005F3A1B"/>
    <w:rsid w:val="005F7D34"/>
    <w:rsid w:val="006241CF"/>
    <w:rsid w:val="00630BFD"/>
    <w:rsid w:val="00640B96"/>
    <w:rsid w:val="00664AB9"/>
    <w:rsid w:val="00670B33"/>
    <w:rsid w:val="00684C34"/>
    <w:rsid w:val="006B73E1"/>
    <w:rsid w:val="006C2F60"/>
    <w:rsid w:val="006D0A98"/>
    <w:rsid w:val="006D0BC6"/>
    <w:rsid w:val="00702F7C"/>
    <w:rsid w:val="007227DA"/>
    <w:rsid w:val="007608D6"/>
    <w:rsid w:val="00777D46"/>
    <w:rsid w:val="007B18C4"/>
    <w:rsid w:val="007D046D"/>
    <w:rsid w:val="007E5BA0"/>
    <w:rsid w:val="007E77C0"/>
    <w:rsid w:val="0080607C"/>
    <w:rsid w:val="00837ACB"/>
    <w:rsid w:val="00862B05"/>
    <w:rsid w:val="008902E3"/>
    <w:rsid w:val="00893274"/>
    <w:rsid w:val="008A5F35"/>
    <w:rsid w:val="008B1817"/>
    <w:rsid w:val="008D65F8"/>
    <w:rsid w:val="008F78D4"/>
    <w:rsid w:val="00952537"/>
    <w:rsid w:val="00956469"/>
    <w:rsid w:val="009634CF"/>
    <w:rsid w:val="00964F31"/>
    <w:rsid w:val="00971C6A"/>
    <w:rsid w:val="00983610"/>
    <w:rsid w:val="009C0280"/>
    <w:rsid w:val="009E08BA"/>
    <w:rsid w:val="009F4603"/>
    <w:rsid w:val="00A1535E"/>
    <w:rsid w:val="00A24EAE"/>
    <w:rsid w:val="00A51EAC"/>
    <w:rsid w:val="00A675C3"/>
    <w:rsid w:val="00A7783D"/>
    <w:rsid w:val="00AA2AF1"/>
    <w:rsid w:val="00AA4A2E"/>
    <w:rsid w:val="00AC2419"/>
    <w:rsid w:val="00AD2242"/>
    <w:rsid w:val="00AD5190"/>
    <w:rsid w:val="00B0285E"/>
    <w:rsid w:val="00B1495C"/>
    <w:rsid w:val="00B34B44"/>
    <w:rsid w:val="00B34BF5"/>
    <w:rsid w:val="00B37FBA"/>
    <w:rsid w:val="00B40568"/>
    <w:rsid w:val="00B56357"/>
    <w:rsid w:val="00B87B6C"/>
    <w:rsid w:val="00BB23C5"/>
    <w:rsid w:val="00BE7396"/>
    <w:rsid w:val="00C13C75"/>
    <w:rsid w:val="00C35EDC"/>
    <w:rsid w:val="00C6062F"/>
    <w:rsid w:val="00C802FD"/>
    <w:rsid w:val="00CA5DAA"/>
    <w:rsid w:val="00CE3B65"/>
    <w:rsid w:val="00CE54FE"/>
    <w:rsid w:val="00D0463D"/>
    <w:rsid w:val="00D1082E"/>
    <w:rsid w:val="00D34659"/>
    <w:rsid w:val="00D438B3"/>
    <w:rsid w:val="00D523A9"/>
    <w:rsid w:val="00D76F58"/>
    <w:rsid w:val="00D83204"/>
    <w:rsid w:val="00D91C7D"/>
    <w:rsid w:val="00DB3F23"/>
    <w:rsid w:val="00DB68FA"/>
    <w:rsid w:val="00DC2616"/>
    <w:rsid w:val="00DC5ACF"/>
    <w:rsid w:val="00E26185"/>
    <w:rsid w:val="00E31D4F"/>
    <w:rsid w:val="00E34790"/>
    <w:rsid w:val="00E37CDC"/>
    <w:rsid w:val="00ED3336"/>
    <w:rsid w:val="00ED6A80"/>
    <w:rsid w:val="00EF6B5D"/>
    <w:rsid w:val="00F030D9"/>
    <w:rsid w:val="00F03E02"/>
    <w:rsid w:val="00F05E61"/>
    <w:rsid w:val="00F1559B"/>
    <w:rsid w:val="00F4131E"/>
    <w:rsid w:val="00F41CE4"/>
    <w:rsid w:val="00F42280"/>
    <w:rsid w:val="00F4682C"/>
    <w:rsid w:val="00F47FCD"/>
    <w:rsid w:val="00F6074F"/>
    <w:rsid w:val="00F70150"/>
    <w:rsid w:val="00F73A48"/>
    <w:rsid w:val="00F85C12"/>
    <w:rsid w:val="00FB3925"/>
    <w:rsid w:val="00FC38BA"/>
    <w:rsid w:val="00FC466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0E2AB8"/>
  <w15:chartTrackingRefBased/>
  <w15:docId w15:val="{EF9A220A-8BDA-45BE-8570-DB471C698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val="en-US" w:eastAsia="en-US"/>
    </w:rPr>
  </w:style>
  <w:style w:type="paragraph" w:styleId="Heading1">
    <w:name w:val="heading 1"/>
    <w:basedOn w:val="Normal"/>
    <w:next w:val="Normal"/>
    <w:uiPriority w:val="9"/>
    <w:qFormat/>
    <w:pPr>
      <w:keepNext/>
      <w:numPr>
        <w:numId w:val="1"/>
      </w:numPr>
      <w:spacing w:before="240" w:after="60"/>
      <w:outlineLvl w:val="0"/>
    </w:pPr>
    <w:rPr>
      <w:rFonts w:ascii="Times New Roman Bold" w:hAnsi="Times New Roman Bold"/>
      <w:b/>
      <w:kern w:val="28"/>
      <w:sz w:val="28"/>
    </w:rPr>
  </w:style>
  <w:style w:type="paragraph" w:styleId="Heading2">
    <w:name w:val="heading 2"/>
    <w:basedOn w:val="Normal"/>
    <w:next w:val="Normal"/>
    <w:uiPriority w:val="9"/>
    <w:qFormat/>
    <w:pPr>
      <w:keepNext/>
      <w:numPr>
        <w:ilvl w:val="1"/>
        <w:numId w:val="1"/>
      </w:numPr>
      <w:spacing w:before="240" w:after="60"/>
      <w:outlineLvl w:val="1"/>
    </w:pPr>
  </w:style>
  <w:style w:type="paragraph" w:styleId="Heading3">
    <w:name w:val="heading 3"/>
    <w:basedOn w:val="Normal"/>
    <w:next w:val="Normal"/>
    <w:uiPriority w:val="9"/>
    <w:qFormat/>
    <w:pPr>
      <w:keepNext/>
      <w:numPr>
        <w:ilvl w:val="2"/>
        <w:numId w:val="1"/>
      </w:numPr>
      <w:spacing w:before="240" w:after="60"/>
      <w:outlineLvl w:val="2"/>
    </w:pPr>
  </w:style>
  <w:style w:type="paragraph" w:styleId="Heading4">
    <w:name w:val="heading 4"/>
    <w:basedOn w:val="Normal"/>
    <w:next w:val="Normal"/>
    <w:uiPriority w:val="9"/>
    <w:qFormat/>
    <w:pPr>
      <w:keepNext/>
      <w:numPr>
        <w:ilvl w:val="3"/>
        <w:numId w:val="1"/>
      </w:numPr>
      <w:spacing w:before="240" w:after="60"/>
      <w:outlineLvl w:val="3"/>
    </w:pPr>
  </w:style>
  <w:style w:type="paragraph" w:styleId="Heading5">
    <w:name w:val="heading 5"/>
    <w:basedOn w:val="Normal"/>
    <w:next w:val="Normal"/>
    <w:uiPriority w:val="9"/>
    <w:qFormat/>
    <w:pPr>
      <w:numPr>
        <w:ilvl w:val="4"/>
        <w:numId w:val="1"/>
      </w:numPr>
      <w:spacing w:before="240" w:after="60"/>
      <w:outlineLvl w:val="4"/>
    </w:pPr>
    <w:rPr>
      <w:sz w:val="22"/>
    </w:rPr>
  </w:style>
  <w:style w:type="paragraph" w:styleId="Heading6">
    <w:name w:val="heading 6"/>
    <w:basedOn w:val="Normal"/>
    <w:next w:val="Normal"/>
    <w:uiPriority w:val="9"/>
    <w:qFormat/>
    <w:pPr>
      <w:numPr>
        <w:ilvl w:val="5"/>
        <w:numId w:val="1"/>
      </w:numPr>
      <w:spacing w:before="240" w:after="60"/>
      <w:outlineLvl w:val="5"/>
    </w:pPr>
    <w:rPr>
      <w:i/>
      <w:sz w:val="22"/>
    </w:rPr>
  </w:style>
  <w:style w:type="paragraph" w:styleId="Heading7">
    <w:name w:val="heading 7"/>
    <w:basedOn w:val="Normal"/>
    <w:next w:val="Normal"/>
    <w:uiPriority w:val="9"/>
    <w:qFormat/>
    <w:pPr>
      <w:numPr>
        <w:ilvl w:val="6"/>
        <w:numId w:val="1"/>
      </w:numPr>
      <w:spacing w:before="240" w:after="60"/>
      <w:outlineLvl w:val="6"/>
    </w:pPr>
    <w:rPr>
      <w:rFonts w:ascii="Arial" w:hAnsi="Arial"/>
    </w:rPr>
  </w:style>
  <w:style w:type="paragraph" w:styleId="Heading8">
    <w:name w:val="heading 8"/>
    <w:basedOn w:val="Normal"/>
    <w:next w:val="Normal"/>
    <w:uiPriority w:val="9"/>
    <w:qFormat/>
    <w:pPr>
      <w:numPr>
        <w:ilvl w:val="7"/>
        <w:numId w:val="1"/>
      </w:numPr>
      <w:spacing w:before="240" w:after="60"/>
      <w:outlineLvl w:val="7"/>
    </w:pPr>
    <w:rPr>
      <w:rFonts w:ascii="Arial" w:hAnsi="Arial"/>
      <w:i/>
    </w:rPr>
  </w:style>
  <w:style w:type="paragraph" w:styleId="Heading9">
    <w:name w:val="heading 9"/>
    <w:basedOn w:val="Normal"/>
    <w:next w:val="Normal"/>
    <w:uiPriority w:val="9"/>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5040" w:h="1980" w:hRule="exact" w:hSpace="180" w:wrap="auto" w:hAnchor="page" w:x="4897" w:yAlign="bottom"/>
    </w:pPr>
    <w:rPr>
      <w:rFonts w:ascii="Courier New" w:hAnsi="Courier New"/>
    </w:rPr>
  </w:style>
  <w:style w:type="paragraph" w:customStyle="1" w:styleId="Ballongtext1">
    <w:name w:val="Ballongtext1"/>
    <w:basedOn w:val="Normal"/>
    <w:semiHidden/>
    <w:rPr>
      <w:rFonts w:ascii="Tahoma" w:hAnsi="Tahoma" w:cs="Wingdings"/>
      <w:sz w:val="16"/>
      <w:szCs w:val="16"/>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paragraph" w:styleId="TOC1">
    <w:name w:val="toc 1"/>
    <w:basedOn w:val="Normal"/>
    <w:next w:val="Normal"/>
    <w:autoRedefine/>
    <w:semiHidden/>
    <w:pPr>
      <w:tabs>
        <w:tab w:val="left" w:pos="1440"/>
        <w:tab w:val="right" w:leader="dot" w:pos="9350"/>
      </w:tabs>
    </w:pPr>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NormalWeb">
    <w:name w:val="Normal (Web)"/>
    <w:aliases w:val=" webb"/>
    <w:basedOn w:val="Normal"/>
    <w:pPr>
      <w:spacing w:before="100" w:beforeAutospacing="1" w:after="100" w:afterAutospacing="1"/>
    </w:pPr>
    <w:rPr>
      <w:rFonts w:eastAsia="MS Mincho"/>
      <w:szCs w:val="24"/>
      <w:lang w:eastAsia="ja-JP"/>
    </w:rPr>
  </w:style>
  <w:style w:type="paragraph" w:customStyle="1" w:styleId="p3">
    <w:name w:val="p3"/>
    <w:basedOn w:val="Normal"/>
    <w:pPr>
      <w:widowControl w:val="0"/>
      <w:tabs>
        <w:tab w:val="left" w:pos="720"/>
      </w:tabs>
      <w:spacing w:line="240" w:lineRule="atLeast"/>
    </w:pPr>
    <w:rPr>
      <w:lang w:val="sv-SE"/>
    </w:rPr>
  </w:style>
  <w:style w:type="paragraph" w:customStyle="1" w:styleId="p4">
    <w:name w:val="p4"/>
    <w:basedOn w:val="Normal"/>
    <w:pPr>
      <w:widowControl w:val="0"/>
      <w:tabs>
        <w:tab w:val="left" w:pos="720"/>
      </w:tabs>
      <w:spacing w:line="280" w:lineRule="atLeast"/>
    </w:pPr>
    <w:rPr>
      <w:lang w:val="sv-SE"/>
    </w:rPr>
  </w:style>
  <w:style w:type="character" w:customStyle="1" w:styleId="DeltaViewInsertion">
    <w:name w:val="DeltaView Insertion"/>
    <w:rPr>
      <w:color w:val="0000FF"/>
      <w:spacing w:val="0"/>
      <w:u w:val="double"/>
    </w:rPr>
  </w:style>
  <w:style w:type="paragraph" w:styleId="TableofFigures">
    <w:name w:val="table of figures"/>
    <w:basedOn w:val="Normal"/>
    <w:next w:val="Normal"/>
    <w:semiHidden/>
    <w:pPr>
      <w:ind w:left="480" w:hanging="480"/>
    </w:pPr>
  </w:style>
  <w:style w:type="character" w:customStyle="1" w:styleId="DeltaViewDeletion">
    <w:name w:val="DeltaView Deletion"/>
    <w:rPr>
      <w:strike/>
      <w:color w:val="FF0000"/>
      <w:spacing w:val="0"/>
    </w:rPr>
  </w:style>
  <w:style w:type="paragraph" w:styleId="BodyTextIndent">
    <w:name w:val="Body Text Indent"/>
    <w:basedOn w:val="Normal"/>
    <w:pPr>
      <w:ind w:left="720"/>
    </w:pPr>
    <w:rPr>
      <w:lang w:eastAsia="ja-JP"/>
    </w:rPr>
  </w:style>
  <w:style w:type="character" w:customStyle="1" w:styleId="goohl3">
    <w:name w:val="goohl3"/>
    <w:basedOn w:val="DefaultParagraphFont"/>
  </w:style>
  <w:style w:type="character" w:customStyle="1" w:styleId="goohl1">
    <w:name w:val="goohl1"/>
    <w:basedOn w:val="DefaultParagraphFont"/>
  </w:style>
  <w:style w:type="character" w:customStyle="1" w:styleId="goohl2">
    <w:name w:val="goohl2"/>
    <w:basedOn w:val="DefaultParagraphFont"/>
  </w:style>
  <w:style w:type="paragraph" w:styleId="BalloonText">
    <w:name w:val="Balloon Text"/>
    <w:basedOn w:val="Normal"/>
    <w:semiHidden/>
    <w:rsid w:val="00B34BF5"/>
    <w:rPr>
      <w:rFonts w:ascii="Tahoma" w:hAnsi="Tahoma" w:cs="Tahoma"/>
      <w:sz w:val="16"/>
      <w:szCs w:val="16"/>
    </w:rPr>
  </w:style>
  <w:style w:type="character" w:styleId="CommentReference">
    <w:name w:val="annotation reference"/>
    <w:uiPriority w:val="99"/>
    <w:rsid w:val="00956469"/>
    <w:rPr>
      <w:sz w:val="16"/>
      <w:szCs w:val="16"/>
    </w:rPr>
  </w:style>
  <w:style w:type="paragraph" w:styleId="CommentText">
    <w:name w:val="annotation text"/>
    <w:aliases w:val=" Znak,Znak,Char,Style 7,Char Char Char, Char Char Char, Char"/>
    <w:basedOn w:val="Normal"/>
    <w:link w:val="CommentTextChar"/>
    <w:uiPriority w:val="99"/>
    <w:rsid w:val="00956469"/>
    <w:rPr>
      <w:sz w:val="20"/>
    </w:rPr>
  </w:style>
  <w:style w:type="character" w:customStyle="1" w:styleId="CommentTextChar">
    <w:name w:val="Comment Text Char"/>
    <w:aliases w:val=" Znak Char,Znak Char,Char Char,Style 7 Char,Char Char Char Char, Char Char Char Char, Char Char"/>
    <w:link w:val="CommentText"/>
    <w:uiPriority w:val="99"/>
    <w:rsid w:val="00956469"/>
    <w:rPr>
      <w:lang w:val="en-US" w:eastAsia="en-US"/>
    </w:rPr>
  </w:style>
  <w:style w:type="paragraph" w:styleId="CommentSubject">
    <w:name w:val="annotation subject"/>
    <w:basedOn w:val="CommentText"/>
    <w:next w:val="CommentText"/>
    <w:link w:val="CommentSubjectChar"/>
    <w:rsid w:val="00956469"/>
    <w:rPr>
      <w:b/>
      <w:bCs/>
    </w:rPr>
  </w:style>
  <w:style w:type="character" w:customStyle="1" w:styleId="CommentSubjectChar">
    <w:name w:val="Comment Subject Char"/>
    <w:link w:val="CommentSubject"/>
    <w:rsid w:val="00956469"/>
    <w:rPr>
      <w:b/>
      <w:bCs/>
      <w:lang w:val="en-US" w:eastAsia="en-US"/>
    </w:rPr>
  </w:style>
  <w:style w:type="paragraph" w:styleId="ListParagraph">
    <w:name w:val="List Paragraph"/>
    <w:basedOn w:val="Normal"/>
    <w:link w:val="ListParagraphChar"/>
    <w:uiPriority w:val="34"/>
    <w:qFormat/>
    <w:rsid w:val="00956469"/>
    <w:pPr>
      <w:ind w:left="1304"/>
    </w:pPr>
    <w:rPr>
      <w:rFonts w:eastAsia="SimSun"/>
      <w:lang w:eastAsia="sv-SE"/>
    </w:rPr>
  </w:style>
  <w:style w:type="character" w:customStyle="1" w:styleId="ListParagraphChar">
    <w:name w:val="List Paragraph Char"/>
    <w:link w:val="ListParagraph"/>
    <w:uiPriority w:val="34"/>
    <w:locked/>
    <w:rsid w:val="00956469"/>
    <w:rPr>
      <w:rFonts w:eastAsia="SimSun"/>
      <w:sz w:val="24"/>
      <w:lang w:val="en-US"/>
    </w:rPr>
  </w:style>
  <w:style w:type="paragraph" w:customStyle="1" w:styleId="MAQSText">
    <w:name w:val="MAQS Text"/>
    <w:basedOn w:val="Normal"/>
    <w:rsid w:val="00956469"/>
    <w:pPr>
      <w:spacing w:before="100" w:after="100" w:line="312" w:lineRule="auto"/>
      <w:jc w:val="both"/>
    </w:pPr>
    <w:rPr>
      <w:rFonts w:ascii="Arial" w:hAnsi="Arial"/>
      <w:sz w:val="20"/>
      <w:lang w:val="sv-SE" w:eastAsia="sv-SE"/>
    </w:rPr>
  </w:style>
  <w:style w:type="character" w:customStyle="1" w:styleId="MAQSTextUppercaseBold">
    <w:name w:val="MAQS Text Uppercase Bold"/>
    <w:rsid w:val="00956469"/>
    <w:rPr>
      <w:b/>
      <w:caps/>
    </w:rPr>
  </w:style>
  <w:style w:type="paragraph" w:styleId="Revision">
    <w:name w:val="Revision"/>
    <w:hidden/>
    <w:uiPriority w:val="99"/>
    <w:semiHidden/>
    <w:rsid w:val="005D24F1"/>
    <w:rPr>
      <w:rFonts w:ascii="Arial" w:eastAsia="SimSun" w:hAnsi="Arial" w:cs="Arial"/>
      <w:b/>
      <w:spacing w:val="-3"/>
      <w:sz w:val="28"/>
      <w:szCs w:val="28"/>
      <w:lang w:val="en-GB" w:eastAsia="fi-FI"/>
    </w:rPr>
  </w:style>
  <w:style w:type="paragraph" w:styleId="BodyText3">
    <w:name w:val="Body Text 3"/>
    <w:basedOn w:val="Normal"/>
    <w:link w:val="BodyText3Char"/>
    <w:rsid w:val="00ED6A80"/>
    <w:pPr>
      <w:spacing w:after="120"/>
    </w:pPr>
    <w:rPr>
      <w:sz w:val="16"/>
      <w:szCs w:val="16"/>
    </w:rPr>
  </w:style>
  <w:style w:type="character" w:customStyle="1" w:styleId="BodyText3Char">
    <w:name w:val="Body Text 3 Char"/>
    <w:basedOn w:val="DefaultParagraphFont"/>
    <w:link w:val="BodyText3"/>
    <w:rsid w:val="00ED6A80"/>
    <w:rPr>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i-fakturor@ki.se" TargetMode="External"/><Relationship Id="rId3" Type="http://schemas.openxmlformats.org/officeDocument/2006/relationships/settings" Target="settings.xml"/><Relationship Id="rId7" Type="http://schemas.openxmlformats.org/officeDocument/2006/relationships/hyperlink" Target="http://www.clinicaltrials.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2183</Words>
  <Characters>12447</Characters>
  <Application>Microsoft Office Word</Application>
  <DocSecurity>0</DocSecurity>
  <Lines>103</Lines>
  <Paragraphs>29</Paragraphs>
  <ScaleCrop>false</ScaleCrop>
  <HeadingPairs>
    <vt:vector size="2" baseType="variant">
      <vt:variant>
        <vt:lpstr>Rubrik</vt:lpstr>
      </vt:variant>
      <vt:variant>
        <vt:i4>1</vt:i4>
      </vt:variant>
    </vt:vector>
  </HeadingPairs>
  <TitlesOfParts>
    <vt:vector size="1" baseType="lpstr">
      <vt:lpstr>MASTER RESEARCH</vt:lpstr>
    </vt:vector>
  </TitlesOfParts>
  <Company>Wiggin &amp; Dana</Company>
  <LinksUpToDate>false</LinksUpToDate>
  <CharactersWithSpaces>14601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RESEARCH</dc:title>
  <dc:subject/>
  <dc:creator>Itziar de la Torre</dc:creator>
  <cp:keywords/>
  <cp:lastModifiedBy>Martin Gerdin Wärnberg</cp:lastModifiedBy>
  <cp:revision>2</cp:revision>
  <cp:lastPrinted>2007-09-11T10:31:00Z</cp:lastPrinted>
  <dcterms:created xsi:type="dcterms:W3CDTF">2026-07-14T06:27:00Z</dcterms:created>
  <dcterms:modified xsi:type="dcterms:W3CDTF">2026-07-14T06:27:00Z</dcterms:modified>
</cp:coreProperties>
</file>