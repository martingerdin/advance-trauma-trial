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2AC1" w14:textId="7E5B3130" w:rsidR="001E0AA6" w:rsidRDefault="001E0AA6">
      <w:pPr>
        <w:widowControl w:val="0"/>
        <w:tabs>
          <w:tab w:val="left" w:pos="8311"/>
        </w:tabs>
        <w:jc w:val="center"/>
        <w:rPr>
          <w:b/>
          <w:snapToGrid w:val="0"/>
          <w:szCs w:val="24"/>
        </w:rPr>
      </w:pPr>
      <w:r>
        <w:rPr>
          <w:b/>
          <w:snapToGrid w:val="0"/>
          <w:szCs w:val="24"/>
        </w:rPr>
        <w:t xml:space="preserve">AMENDMENT </w:t>
      </w:r>
      <w:r w:rsidR="007608D6">
        <w:rPr>
          <w:b/>
          <w:snapToGrid w:val="0"/>
          <w:szCs w:val="24"/>
        </w:rPr>
        <w:t>TO COLLABORATION ANDSUBGRANT AGREEMENT</w:t>
      </w:r>
    </w:p>
    <w:p w14:paraId="447E5089" w14:textId="565F2165" w:rsidR="00203E7A" w:rsidRDefault="00203E7A">
      <w:pPr>
        <w:widowControl w:val="0"/>
        <w:tabs>
          <w:tab w:val="left" w:pos="8311"/>
        </w:tabs>
        <w:jc w:val="center"/>
        <w:rPr>
          <w:b/>
          <w:snapToGrid w:val="0"/>
          <w:szCs w:val="24"/>
        </w:rPr>
      </w:pPr>
      <w:r>
        <w:rPr>
          <w:b/>
          <w:snapToGrid w:val="0"/>
          <w:szCs w:val="24"/>
        </w:rPr>
        <w:t>FOR ACCESSION OF A NEW PARTY</w:t>
      </w:r>
    </w:p>
    <w:p w14:paraId="1B57FDB1" w14:textId="77777777" w:rsidR="001E0AA6" w:rsidRDefault="001E0AA6">
      <w:pPr>
        <w:widowControl w:val="0"/>
        <w:tabs>
          <w:tab w:val="left" w:pos="8311"/>
        </w:tabs>
        <w:rPr>
          <w:b/>
          <w:snapToGrid w:val="0"/>
          <w:szCs w:val="24"/>
        </w:rPr>
      </w:pPr>
    </w:p>
    <w:p w14:paraId="19AC1F08" w14:textId="2F0251E0" w:rsidR="00ED3336" w:rsidRDefault="001E0AA6">
      <w:pPr>
        <w:widowControl w:val="0"/>
        <w:tabs>
          <w:tab w:val="left" w:pos="4637"/>
        </w:tabs>
        <w:spacing w:line="306" w:lineRule="exact"/>
        <w:rPr>
          <w:snapToGrid w:val="0"/>
          <w:szCs w:val="24"/>
        </w:rPr>
      </w:pPr>
      <w:r w:rsidRPr="00F4682C">
        <w:rPr>
          <w:snapToGrid w:val="0"/>
          <w:szCs w:val="24"/>
        </w:rPr>
        <w:t xml:space="preserve">This </w:t>
      </w:r>
      <w:r w:rsidR="00ED3336" w:rsidRPr="00F4682C">
        <w:rPr>
          <w:snapToGrid w:val="0"/>
          <w:szCs w:val="24"/>
        </w:rPr>
        <w:t xml:space="preserve">first </w:t>
      </w:r>
      <w:r w:rsidRPr="00F4682C">
        <w:rPr>
          <w:snapToGrid w:val="0"/>
          <w:szCs w:val="24"/>
        </w:rPr>
        <w:t>Amendment (this “</w:t>
      </w:r>
      <w:r w:rsidRPr="00F4682C">
        <w:rPr>
          <w:snapToGrid w:val="0"/>
          <w:szCs w:val="24"/>
          <w:u w:val="single"/>
        </w:rPr>
        <w:t>Amendment</w:t>
      </w:r>
      <w:r w:rsidRPr="00F4682C">
        <w:rPr>
          <w:snapToGrid w:val="0"/>
          <w:szCs w:val="24"/>
        </w:rPr>
        <w:t xml:space="preserve">”) to the </w:t>
      </w:r>
      <w:r w:rsidR="007608D6" w:rsidRPr="00F4682C">
        <w:rPr>
          <w:snapToGrid w:val="0"/>
          <w:szCs w:val="24"/>
        </w:rPr>
        <w:t>Collaboration and Subgrant Agreement for a Collaborative Project</w:t>
      </w:r>
      <w:r w:rsidR="00ED3336" w:rsidRPr="00F4682C">
        <w:rPr>
          <w:snapToGrid w:val="0"/>
          <w:szCs w:val="24"/>
        </w:rPr>
        <w:t xml:space="preserve"> </w:t>
      </w:r>
      <w:r w:rsidRPr="00F4682C">
        <w:rPr>
          <w:snapToGrid w:val="0"/>
          <w:szCs w:val="24"/>
        </w:rPr>
        <w:t>dated</w:t>
      </w:r>
      <w:r>
        <w:rPr>
          <w:snapToGrid w:val="0"/>
          <w:szCs w:val="24"/>
        </w:rPr>
        <w:t xml:space="preserve"> as of</w:t>
      </w:r>
      <w:r w:rsidR="00B37FBA">
        <w:rPr>
          <w:snapToGrid w:val="0"/>
          <w:szCs w:val="24"/>
        </w:rPr>
        <w:t xml:space="preserve"> </w:t>
      </w:r>
      <w:r w:rsidR="000117E9">
        <w:rPr>
          <w:snapToGrid w:val="0"/>
          <w:szCs w:val="24"/>
        </w:rPr>
        <w:t>20 January 2025</w:t>
      </w:r>
      <w:r>
        <w:rPr>
          <w:snapToGrid w:val="0"/>
          <w:szCs w:val="24"/>
        </w:rPr>
        <w:t>, 20</w:t>
      </w:r>
      <w:r w:rsidR="00ED3336">
        <w:rPr>
          <w:snapToGrid w:val="0"/>
          <w:szCs w:val="24"/>
        </w:rPr>
        <w:t>x</w:t>
      </w:r>
      <w:r w:rsidR="00B37FBA">
        <w:rPr>
          <w:snapToGrid w:val="0"/>
          <w:szCs w:val="24"/>
        </w:rPr>
        <w:t>x</w:t>
      </w:r>
      <w:r>
        <w:rPr>
          <w:snapToGrid w:val="0"/>
          <w:szCs w:val="24"/>
        </w:rPr>
        <w:t xml:space="preserve"> (the “</w:t>
      </w:r>
      <w:r>
        <w:rPr>
          <w:snapToGrid w:val="0"/>
          <w:szCs w:val="24"/>
          <w:u w:val="single"/>
        </w:rPr>
        <w:t>Agreement</w:t>
      </w:r>
      <w:r>
        <w:rPr>
          <w:snapToGrid w:val="0"/>
          <w:szCs w:val="24"/>
        </w:rPr>
        <w:t xml:space="preserve">”) </w:t>
      </w:r>
      <w:r w:rsidR="00956469">
        <w:rPr>
          <w:snapToGrid w:val="0"/>
          <w:szCs w:val="24"/>
        </w:rPr>
        <w:t xml:space="preserve">is made </w:t>
      </w:r>
      <w:r w:rsidR="00D83204">
        <w:rPr>
          <w:snapToGrid w:val="0"/>
          <w:szCs w:val="24"/>
        </w:rPr>
        <w:t xml:space="preserve">on </w:t>
      </w:r>
      <w:r w:rsidR="005A40B6" w:rsidRPr="005A40B6">
        <w:rPr>
          <w:snapToGrid w:val="0"/>
          <w:szCs w:val="24"/>
          <w:lang w:val="en-GB"/>
        </w:rPr>
        <w:t>on the day it is duly signed by the legal representatives of the Parties</w:t>
      </w:r>
      <w:r w:rsidR="005A40B6" w:rsidRPr="005A40B6" w:rsidDel="005A40B6">
        <w:rPr>
          <w:snapToGrid w:val="0"/>
          <w:szCs w:val="24"/>
        </w:rPr>
        <w:t xml:space="preserve"> </w:t>
      </w:r>
      <w:r w:rsidR="00D83204">
        <w:rPr>
          <w:snapToGrid w:val="0"/>
          <w:szCs w:val="24"/>
        </w:rPr>
        <w:t xml:space="preserve">(the “Effective Date”) </w:t>
      </w:r>
      <w:r>
        <w:rPr>
          <w:snapToGrid w:val="0"/>
          <w:szCs w:val="24"/>
        </w:rPr>
        <w:t>by</w:t>
      </w:r>
      <w:r>
        <w:rPr>
          <w:b/>
          <w:snapToGrid w:val="0"/>
          <w:szCs w:val="24"/>
        </w:rPr>
        <w:t xml:space="preserve"> </w:t>
      </w:r>
      <w:r>
        <w:rPr>
          <w:snapToGrid w:val="0"/>
          <w:szCs w:val="24"/>
        </w:rPr>
        <w:t xml:space="preserve">and </w:t>
      </w:r>
      <w:r w:rsidR="00ED3336">
        <w:rPr>
          <w:snapToGrid w:val="0"/>
          <w:szCs w:val="24"/>
        </w:rPr>
        <w:t>between</w:t>
      </w:r>
    </w:p>
    <w:p w14:paraId="7B2F446E" w14:textId="77777777" w:rsidR="00ED3336" w:rsidRDefault="001E0AA6">
      <w:pPr>
        <w:widowControl w:val="0"/>
        <w:tabs>
          <w:tab w:val="left" w:pos="4637"/>
        </w:tabs>
        <w:spacing w:line="306" w:lineRule="exact"/>
        <w:rPr>
          <w:snapToGrid w:val="0"/>
          <w:szCs w:val="24"/>
        </w:rPr>
      </w:pPr>
      <w:r>
        <w:rPr>
          <w:snapToGrid w:val="0"/>
          <w:szCs w:val="24"/>
        </w:rPr>
        <w:t xml:space="preserve"> </w:t>
      </w:r>
    </w:p>
    <w:p w14:paraId="2F59F12A" w14:textId="77777777" w:rsidR="00777D46" w:rsidRPr="00777D46"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Karolinska Institutet</w:t>
      </w:r>
      <w:r w:rsidRPr="00777D46">
        <w:rPr>
          <w:rFonts w:cs="Arial"/>
          <w:szCs w:val="28"/>
          <w:lang w:val="en-GB"/>
        </w:rPr>
        <w:t>, Department of Global Public Health, Nobels väg 6, 171 77, Stockholm, Sweden, org.nr 202100-2373 (“KI” or “Project Leader”), and</w:t>
      </w:r>
    </w:p>
    <w:p w14:paraId="2885AE21" w14:textId="77777777" w:rsidR="00777D46" w:rsidRPr="00777D46" w:rsidRDefault="00777D46" w:rsidP="00777D46">
      <w:pPr>
        <w:keepNext/>
        <w:suppressLineNumbers/>
        <w:suppressAutoHyphens/>
        <w:ind w:left="360"/>
        <w:jc w:val="both"/>
        <w:rPr>
          <w:rFonts w:cs="Arial"/>
          <w:szCs w:val="28"/>
          <w:lang w:val="en-GB"/>
        </w:rPr>
      </w:pPr>
    </w:p>
    <w:p w14:paraId="7FD1A3CD" w14:textId="430FA26D" w:rsidR="00956469"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George Institute for Global Health</w:t>
      </w:r>
      <w:r w:rsidRPr="00777D46">
        <w:rPr>
          <w:rFonts w:cs="Arial"/>
          <w:szCs w:val="28"/>
          <w:lang w:val="en-GB"/>
        </w:rPr>
        <w:t>, with its office at 308 Elegance Tower, Plot No. 8, Jasola District Centre, New Delhi 110025, India and company identification number U74900TG2007NPL055085 (“TGI” or “Study Coordinator”)</w:t>
      </w:r>
      <w:r>
        <w:rPr>
          <w:rFonts w:cs="Arial"/>
          <w:szCs w:val="28"/>
          <w:lang w:val="en-GB"/>
        </w:rPr>
        <w:t>, and</w:t>
      </w:r>
    </w:p>
    <w:p w14:paraId="0F897057" w14:textId="77777777" w:rsidR="00777D46" w:rsidRDefault="00777D46" w:rsidP="00777D46">
      <w:pPr>
        <w:pStyle w:val="ListParagraph"/>
        <w:rPr>
          <w:rFonts w:cs="Arial"/>
          <w:szCs w:val="28"/>
          <w:lang w:val="en-GB"/>
        </w:rPr>
      </w:pPr>
    </w:p>
    <w:p w14:paraId="0FB46C28" w14:textId="7B3B2214" w:rsidR="000B3C77" w:rsidRDefault="00777D46" w:rsidP="00777D46">
      <w:pPr>
        <w:keepNext/>
        <w:numPr>
          <w:ilvl w:val="0"/>
          <w:numId w:val="7"/>
        </w:numPr>
        <w:suppressLineNumbers/>
        <w:suppressAutoHyphens/>
        <w:jc w:val="both"/>
        <w:rPr>
          <w:snapToGrid w:val="0"/>
          <w:szCs w:val="24"/>
        </w:rPr>
      </w:pPr>
      <w:r w:rsidRPr="00777D46">
        <w:rPr>
          <w:rFonts w:cs="Arial"/>
          <w:b/>
          <w:bCs/>
          <w:szCs w:val="28"/>
          <w:lang w:val="en-GB"/>
        </w:rPr>
        <w:t xml:space="preserve">University of Birmingham, </w:t>
      </w:r>
      <w:ins w:id="0" w:author="Nicola Foster (Research Strategy and Services (CMH))" w:date="2026-02-17T15:52:00Z" w16du:dateUtc="2026-02-17T15:52:00Z">
        <w:r w:rsidR="005E70E8" w:rsidRPr="005E70E8">
          <w:rPr>
            <w:rFonts w:cs="Arial"/>
            <w:szCs w:val="28"/>
            <w:lang w:val="en-GB"/>
            <w:rPrChange w:id="1" w:author="Nicola Foster (Research Strategy and Services (CMH))" w:date="2026-02-17T15:52:00Z" w16du:dateUtc="2026-02-17T15:52:00Z">
              <w:rPr>
                <w:rFonts w:cs="Arial"/>
                <w:b/>
                <w:bCs/>
                <w:szCs w:val="28"/>
                <w:lang w:val="en-GB"/>
              </w:rPr>
            </w:rPrChange>
          </w:rPr>
          <w:t>a charitable body registered in England under registration number RC000645 incorporated under Royal Charter and having its main administrative offices at Edgbaston, Birmingham, B15 2TT</w:t>
        </w:r>
        <w:r w:rsidR="008067AF">
          <w:rPr>
            <w:rFonts w:cs="Arial"/>
            <w:szCs w:val="28"/>
            <w:lang w:val="en-GB"/>
          </w:rPr>
          <w:t>, United Kingdom</w:t>
        </w:r>
      </w:ins>
      <w:del w:id="2" w:author="Nicola Foster (Research Strategy and Services (CMH))" w:date="2026-02-17T15:52:00Z" w16du:dateUtc="2026-02-17T15:52:00Z">
        <w:r w:rsidRPr="00777D46" w:rsidDel="005E70E8">
          <w:rPr>
            <w:rFonts w:cs="Arial"/>
            <w:b/>
            <w:bCs/>
            <w:szCs w:val="28"/>
            <w:highlight w:val="yellow"/>
            <w:lang w:val="en-GB"/>
          </w:rPr>
          <w:delText>insert address</w:delText>
        </w:r>
      </w:del>
      <w:r w:rsidR="000B3C77" w:rsidRPr="00777D46">
        <w:rPr>
          <w:snapToGrid w:val="0"/>
          <w:szCs w:val="24"/>
        </w:rPr>
        <w:t xml:space="preserve"> (“</w:t>
      </w:r>
      <w:r>
        <w:rPr>
          <w:snapToGrid w:val="0"/>
          <w:szCs w:val="24"/>
        </w:rPr>
        <w:t>UoB</w:t>
      </w:r>
      <w:r w:rsidR="000B3C77" w:rsidRPr="00777D46">
        <w:rPr>
          <w:snapToGrid w:val="0"/>
          <w:szCs w:val="24"/>
        </w:rPr>
        <w:t>”</w:t>
      </w:r>
      <w:r>
        <w:rPr>
          <w:snapToGrid w:val="0"/>
          <w:szCs w:val="24"/>
        </w:rPr>
        <w:t>)</w:t>
      </w:r>
    </w:p>
    <w:p w14:paraId="0CAEBE70" w14:textId="77777777" w:rsidR="00777D46" w:rsidRDefault="00777D46" w:rsidP="00777D46">
      <w:pPr>
        <w:pStyle w:val="ListParagraph"/>
        <w:rPr>
          <w:snapToGrid w:val="0"/>
          <w:szCs w:val="24"/>
        </w:rPr>
      </w:pPr>
    </w:p>
    <w:p w14:paraId="2885E63C" w14:textId="77777777" w:rsidR="001E0AA6" w:rsidRPr="00956469" w:rsidRDefault="00956469">
      <w:pPr>
        <w:widowControl w:val="0"/>
        <w:tabs>
          <w:tab w:val="left" w:pos="4637"/>
        </w:tabs>
        <w:spacing w:line="306" w:lineRule="exact"/>
        <w:rPr>
          <w:snapToGrid w:val="0"/>
          <w:szCs w:val="24"/>
        </w:rPr>
      </w:pPr>
      <w:r>
        <w:rPr>
          <w:snapToGrid w:val="0"/>
          <w:szCs w:val="24"/>
        </w:rPr>
        <w:t>hereinafter jointly referred to as “Parties” and separately as “Party”.</w:t>
      </w:r>
    </w:p>
    <w:p w14:paraId="33DE61E4" w14:textId="77777777" w:rsidR="001E0AA6" w:rsidRPr="00956469" w:rsidRDefault="001E0AA6">
      <w:pPr>
        <w:widowControl w:val="0"/>
        <w:tabs>
          <w:tab w:val="left" w:pos="8311"/>
        </w:tabs>
        <w:jc w:val="center"/>
        <w:rPr>
          <w:b/>
          <w:snapToGrid w:val="0"/>
          <w:szCs w:val="24"/>
        </w:rPr>
      </w:pPr>
    </w:p>
    <w:p w14:paraId="5D5DE5B8" w14:textId="77777777" w:rsidR="00ED3336" w:rsidRPr="00956469" w:rsidRDefault="00ED3336">
      <w:pPr>
        <w:widowControl w:val="0"/>
        <w:tabs>
          <w:tab w:val="left" w:pos="204"/>
        </w:tabs>
        <w:spacing w:line="306" w:lineRule="exact"/>
        <w:rPr>
          <w:b/>
          <w:bCs/>
          <w:snapToGrid w:val="0"/>
          <w:szCs w:val="24"/>
        </w:rPr>
      </w:pPr>
      <w:r w:rsidRPr="00956469">
        <w:rPr>
          <w:b/>
          <w:bCs/>
          <w:snapToGrid w:val="0"/>
          <w:szCs w:val="24"/>
        </w:rPr>
        <w:t>WHEREAS</w:t>
      </w:r>
    </w:p>
    <w:p w14:paraId="5338C072" w14:textId="62E6F972"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The Parties have a mutual interest in achieving research results regarding the project entitled “Effects of Advanced Trauma Life Support® Training Compared to Standard Care on Adult Trauma Patient Outcomes: </w:t>
      </w:r>
      <w:r w:rsidR="00316568">
        <w:rPr>
          <w:szCs w:val="28"/>
          <w:lang w:val="en-GB"/>
        </w:rPr>
        <w:t>(</w:t>
      </w:r>
      <w:r w:rsidRPr="00203E7A">
        <w:rPr>
          <w:szCs w:val="28"/>
          <w:lang w:val="en-GB"/>
        </w:rPr>
        <w:t>A</w:t>
      </w:r>
      <w:r w:rsidR="00316568">
        <w:rPr>
          <w:szCs w:val="28"/>
          <w:lang w:val="en-GB"/>
        </w:rPr>
        <w:t>DVANCE TRAUMA): A</w:t>
      </w:r>
      <w:r w:rsidR="005A40B6">
        <w:rPr>
          <w:szCs w:val="28"/>
          <w:lang w:val="en-GB"/>
        </w:rPr>
        <w:t xml:space="preserve"> </w:t>
      </w:r>
      <w:r w:rsidRPr="00203E7A">
        <w:rPr>
          <w:szCs w:val="28"/>
          <w:lang w:val="en-GB"/>
        </w:rPr>
        <w:t>Cluster Randomised Trial”, (the “Project”).</w:t>
      </w:r>
    </w:p>
    <w:p w14:paraId="433BCA14" w14:textId="115870C9"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KI has obtaine</w:t>
      </w:r>
      <w:r w:rsidR="000F3BD6" w:rsidRPr="00203E7A">
        <w:rPr>
          <w:szCs w:val="28"/>
          <w:lang w:val="en-GB"/>
        </w:rPr>
        <w:t>d</w:t>
      </w:r>
      <w:r w:rsidRPr="00203E7A">
        <w:rPr>
          <w:szCs w:val="28"/>
          <w:lang w:val="en-GB"/>
        </w:rPr>
        <w:t xml:space="preserve"> grants from the Swedish Research Council (Vetenskapsrådet), and from the Laerdal Foundation, hereinafter referred to as the “Funding Entities” to conduct the Project, (hereinafter the “Research Grant”).</w:t>
      </w:r>
    </w:p>
    <w:p w14:paraId="67C433FC" w14:textId="66E1C064" w:rsidR="005D24F1" w:rsidRDefault="007E77C0"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KI and TGI entered into a </w:t>
      </w:r>
      <w:r w:rsidR="005D24F1" w:rsidRPr="00203E7A">
        <w:rPr>
          <w:szCs w:val="28"/>
          <w:lang w:val="en-GB"/>
        </w:rPr>
        <w:t>collaboration agreement (hereinafter the “Agreement”) for the purpose of setting out the terms and conditions of the collaboration</w:t>
      </w:r>
      <w:r w:rsidR="000F3BD6" w:rsidRPr="00203E7A">
        <w:rPr>
          <w:szCs w:val="28"/>
          <w:lang w:val="en-GB"/>
        </w:rPr>
        <w:t xml:space="preserve">, and wish to include </w:t>
      </w:r>
      <w:r w:rsidR="000117E9">
        <w:rPr>
          <w:szCs w:val="28"/>
          <w:lang w:val="en-GB"/>
        </w:rPr>
        <w:t xml:space="preserve">the </w:t>
      </w:r>
      <w:r w:rsidR="00F05E61" w:rsidRPr="00203E7A">
        <w:rPr>
          <w:szCs w:val="28"/>
          <w:lang w:val="en-GB"/>
        </w:rPr>
        <w:t xml:space="preserve">University of Birmingham as a new party to the Agreement, by means of </w:t>
      </w:r>
      <w:r w:rsidR="00664AB9" w:rsidRPr="00203E7A">
        <w:rPr>
          <w:szCs w:val="28"/>
          <w:lang w:val="en-GB"/>
        </w:rPr>
        <w:t>this Amendment</w:t>
      </w:r>
      <w:r w:rsidR="000117E9">
        <w:rPr>
          <w:szCs w:val="28"/>
          <w:lang w:val="en-GB"/>
        </w:rPr>
        <w:t>.</w:t>
      </w:r>
    </w:p>
    <w:p w14:paraId="7038CC6B" w14:textId="0096DD3D" w:rsidR="000117E9" w:rsidRPr="00203E7A" w:rsidRDefault="000117E9" w:rsidP="005D24F1">
      <w:pPr>
        <w:numPr>
          <w:ilvl w:val="0"/>
          <w:numId w:val="6"/>
        </w:numPr>
        <w:autoSpaceDE w:val="0"/>
        <w:autoSpaceDN w:val="0"/>
        <w:adjustRightInd w:val="0"/>
        <w:spacing w:before="120"/>
        <w:ind w:left="714" w:hanging="357"/>
        <w:jc w:val="both"/>
        <w:rPr>
          <w:szCs w:val="28"/>
          <w:lang w:val="en-GB"/>
        </w:rPr>
      </w:pPr>
      <w:r>
        <w:rPr>
          <w:szCs w:val="28"/>
          <w:lang w:val="en-GB"/>
        </w:rPr>
        <w:t xml:space="preserve">UoB wishes to </w:t>
      </w:r>
      <w:r w:rsidR="005C3612">
        <w:rPr>
          <w:szCs w:val="28"/>
          <w:lang w:val="en-GB"/>
        </w:rPr>
        <w:t xml:space="preserve">become a party to the Agreement </w:t>
      </w:r>
      <w:r w:rsidR="005C3612" w:rsidRPr="009C2D81">
        <w:rPr>
          <w:lang w:val="en-GB"/>
        </w:rPr>
        <w:t xml:space="preserve">upon signature of </w:t>
      </w:r>
      <w:r w:rsidR="00110689">
        <w:rPr>
          <w:lang w:val="en-GB"/>
        </w:rPr>
        <w:t>this Amendment.</w:t>
      </w:r>
    </w:p>
    <w:p w14:paraId="2FEC7AFD" w14:textId="77777777" w:rsidR="00670B33" w:rsidRPr="00684D9B" w:rsidRDefault="00670B33" w:rsidP="005D24F1">
      <w:pPr>
        <w:pStyle w:val="Revision"/>
        <w:jc w:val="both"/>
        <w:rPr>
          <w:rFonts w:eastAsia="Times New Roman" w:cs="Times New Roman"/>
          <w:b w:val="0"/>
          <w:spacing w:val="0"/>
          <w:sz w:val="20"/>
          <w:szCs w:val="22"/>
          <w:lang w:eastAsia="sv-SE"/>
        </w:rPr>
      </w:pPr>
    </w:p>
    <w:p w14:paraId="5D0947BE" w14:textId="00BFC8A5" w:rsidR="001E0AA6" w:rsidRDefault="00ED3336" w:rsidP="00ED3336">
      <w:pPr>
        <w:widowControl w:val="0"/>
        <w:tabs>
          <w:tab w:val="left" w:pos="204"/>
        </w:tabs>
        <w:spacing w:line="306" w:lineRule="exact"/>
        <w:jc w:val="both"/>
        <w:rPr>
          <w:snapToGrid w:val="0"/>
          <w:szCs w:val="24"/>
        </w:rPr>
      </w:pPr>
      <w:r w:rsidRPr="00ED3336">
        <w:rPr>
          <w:b/>
          <w:bCs/>
          <w:snapToGrid w:val="0"/>
          <w:szCs w:val="24"/>
        </w:rPr>
        <w:t>NOW, THEREFORE</w:t>
      </w:r>
      <w:r w:rsidRPr="00ED3336">
        <w:rPr>
          <w:snapToGrid w:val="0"/>
          <w:szCs w:val="24"/>
        </w:rPr>
        <w:t xml:space="preserve">, in </w:t>
      </w:r>
      <w:r w:rsidR="00956469">
        <w:rPr>
          <w:snapToGrid w:val="0"/>
          <w:szCs w:val="24"/>
        </w:rPr>
        <w:t xml:space="preserve">accordance with Article </w:t>
      </w:r>
      <w:r w:rsidR="00D438B3">
        <w:rPr>
          <w:snapToGrid w:val="0"/>
          <w:szCs w:val="24"/>
        </w:rPr>
        <w:t>11.4</w:t>
      </w:r>
      <w:r w:rsidR="00956469">
        <w:rPr>
          <w:snapToGrid w:val="0"/>
          <w:szCs w:val="24"/>
        </w:rPr>
        <w:t xml:space="preserve"> (</w:t>
      </w:r>
      <w:r w:rsidR="00D438B3">
        <w:rPr>
          <w:snapToGrid w:val="0"/>
          <w:szCs w:val="24"/>
        </w:rPr>
        <w:t>Assignment and a</w:t>
      </w:r>
      <w:r w:rsidR="00956469">
        <w:rPr>
          <w:snapToGrid w:val="0"/>
          <w:szCs w:val="24"/>
        </w:rPr>
        <w:t xml:space="preserve">mendments) of the Agreement, </w:t>
      </w:r>
      <w:r w:rsidRPr="00ED3336">
        <w:rPr>
          <w:snapToGrid w:val="0"/>
          <w:szCs w:val="24"/>
        </w:rPr>
        <w:t>the Parties, intending to be legally bound, agree as follows</w:t>
      </w:r>
      <w:r w:rsidR="001E0AA6">
        <w:rPr>
          <w:snapToGrid w:val="0"/>
          <w:szCs w:val="24"/>
        </w:rPr>
        <w:t>:</w:t>
      </w:r>
    </w:p>
    <w:p w14:paraId="481225E1" w14:textId="77777777" w:rsidR="00956469" w:rsidRPr="00956469" w:rsidRDefault="00956469" w:rsidP="00956469">
      <w:pPr>
        <w:widowControl w:val="0"/>
        <w:ind w:left="720"/>
        <w:rPr>
          <w:snapToGrid w:val="0"/>
          <w:szCs w:val="24"/>
        </w:rPr>
      </w:pPr>
      <w:bookmarkStart w:id="3" w:name="_Ref21013619"/>
    </w:p>
    <w:p w14:paraId="3FE8FE9D" w14:textId="2AC32EB2" w:rsidR="0080607C" w:rsidRDefault="0080607C" w:rsidP="001E0AA6">
      <w:pPr>
        <w:widowControl w:val="0"/>
        <w:numPr>
          <w:ilvl w:val="0"/>
          <w:numId w:val="2"/>
        </w:numPr>
        <w:tabs>
          <w:tab w:val="left" w:pos="720"/>
        </w:tabs>
        <w:rPr>
          <w:snapToGrid w:val="0"/>
          <w:szCs w:val="24"/>
        </w:rPr>
      </w:pPr>
      <w:r w:rsidRPr="00141DDD">
        <w:rPr>
          <w:b/>
          <w:bCs/>
          <w:snapToGrid w:val="0"/>
          <w:szCs w:val="24"/>
        </w:rPr>
        <w:t xml:space="preserve">Article </w:t>
      </w:r>
      <w:r w:rsidR="00A1535E" w:rsidRPr="00141DDD">
        <w:rPr>
          <w:b/>
          <w:bCs/>
          <w:snapToGrid w:val="0"/>
          <w:szCs w:val="24"/>
        </w:rPr>
        <w:t>3</w:t>
      </w:r>
      <w:r>
        <w:rPr>
          <w:snapToGrid w:val="0"/>
          <w:szCs w:val="24"/>
        </w:rPr>
        <w:t xml:space="preserve"> of the Agreement is hereby amended by </w:t>
      </w:r>
      <w:r w:rsidR="00561217">
        <w:rPr>
          <w:snapToGrid w:val="0"/>
          <w:szCs w:val="24"/>
        </w:rPr>
        <w:t xml:space="preserve">adding the following section </w:t>
      </w:r>
      <w:r w:rsidR="00A1535E">
        <w:rPr>
          <w:snapToGrid w:val="0"/>
          <w:szCs w:val="24"/>
        </w:rPr>
        <w:t>3</w:t>
      </w:r>
      <w:r w:rsidR="00561217">
        <w:rPr>
          <w:snapToGrid w:val="0"/>
          <w:szCs w:val="24"/>
        </w:rPr>
        <w:t>.3</w:t>
      </w:r>
      <w:r>
        <w:rPr>
          <w:snapToGrid w:val="0"/>
          <w:szCs w:val="24"/>
        </w:rPr>
        <w:t xml:space="preserve"> with the following wording:</w:t>
      </w:r>
    </w:p>
    <w:p w14:paraId="1006BD77" w14:textId="12A4EBAB" w:rsidR="0080607C" w:rsidRPr="002079D3" w:rsidRDefault="00076769" w:rsidP="00F73A48">
      <w:pPr>
        <w:pStyle w:val="Heading2"/>
        <w:numPr>
          <w:ilvl w:val="0"/>
          <w:numId w:val="0"/>
        </w:numPr>
        <w:suppressLineNumbers/>
        <w:suppressAutoHyphens/>
        <w:ind w:left="720"/>
        <w:jc w:val="both"/>
        <w:rPr>
          <w:rFonts w:ascii="Arial" w:hAnsi="Arial" w:cs="Arial"/>
          <w:i/>
          <w:snapToGrid w:val="0"/>
          <w:sz w:val="20"/>
        </w:rPr>
      </w:pPr>
      <w:r w:rsidRPr="002079D3">
        <w:rPr>
          <w:rFonts w:ascii="Arial" w:hAnsi="Arial" w:cs="Arial"/>
          <w:sz w:val="20"/>
        </w:rPr>
        <w:t>“</w:t>
      </w:r>
      <w:r w:rsidR="00561217" w:rsidRPr="002079D3">
        <w:rPr>
          <w:rFonts w:ascii="Arial" w:hAnsi="Arial" w:cs="Arial"/>
          <w:b/>
          <w:bCs/>
          <w:snapToGrid w:val="0"/>
          <w:sz w:val="20"/>
        </w:rPr>
        <w:t>3.3</w:t>
      </w:r>
      <w:r w:rsidR="00561217" w:rsidRPr="002079D3">
        <w:rPr>
          <w:rFonts w:ascii="Arial" w:hAnsi="Arial" w:cs="Arial"/>
          <w:snapToGrid w:val="0"/>
          <w:sz w:val="20"/>
        </w:rPr>
        <w:t xml:space="preserve"> </w:t>
      </w:r>
      <w:r w:rsidR="00DC5ACF" w:rsidRPr="002079D3">
        <w:rPr>
          <w:rFonts w:ascii="Arial" w:hAnsi="Arial" w:cs="Arial"/>
          <w:snapToGrid w:val="0"/>
          <w:sz w:val="20"/>
        </w:rPr>
        <w:t xml:space="preserve"> </w:t>
      </w:r>
      <w:r w:rsidR="00236130" w:rsidRPr="002079D3">
        <w:rPr>
          <w:rFonts w:ascii="Arial" w:hAnsi="Arial" w:cs="Arial"/>
          <w:sz w:val="20"/>
          <w:highlight w:val="yellow"/>
          <w:lang w:val="en-GB"/>
        </w:rPr>
        <w:t xml:space="preserve">UoB becomes a new Party to the Agreement upon signature of this Amendment (Attachment 2) by the Parties. Such accession shall have effect from the date identified in the </w:t>
      </w:r>
      <w:r w:rsidR="002D77BF" w:rsidRPr="002079D3">
        <w:rPr>
          <w:rFonts w:ascii="Arial" w:hAnsi="Arial" w:cs="Arial"/>
          <w:sz w:val="20"/>
          <w:highlight w:val="yellow"/>
          <w:lang w:val="en-GB"/>
        </w:rPr>
        <w:t>Amendment</w:t>
      </w:r>
      <w:r w:rsidR="00236130" w:rsidRPr="002079D3">
        <w:rPr>
          <w:rFonts w:ascii="Arial" w:hAnsi="Arial" w:cs="Arial"/>
          <w:sz w:val="20"/>
          <w:lang w:val="en-GB"/>
        </w:rPr>
        <w:t>.</w:t>
      </w:r>
      <w:r w:rsidR="00DC5ACF" w:rsidRPr="002079D3">
        <w:rPr>
          <w:rFonts w:ascii="Arial" w:hAnsi="Arial" w:cs="Arial"/>
          <w:sz w:val="20"/>
          <w:lang w:val="en-GB"/>
        </w:rPr>
        <w:t>”</w:t>
      </w:r>
    </w:p>
    <w:p w14:paraId="6D9F3D3E" w14:textId="77777777" w:rsidR="0080607C" w:rsidRPr="0080607C" w:rsidRDefault="0080607C" w:rsidP="0080607C">
      <w:pPr>
        <w:widowControl w:val="0"/>
        <w:rPr>
          <w:snapToGrid w:val="0"/>
          <w:szCs w:val="24"/>
        </w:rPr>
      </w:pPr>
    </w:p>
    <w:p w14:paraId="49C8CC47" w14:textId="2930D389" w:rsidR="00D34659" w:rsidRDefault="00D34659" w:rsidP="00D34659">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w:t>
      </w:r>
      <w:r w:rsidR="00A51EAC">
        <w:rPr>
          <w:b/>
          <w:bCs/>
          <w:snapToGrid w:val="0"/>
          <w:szCs w:val="24"/>
        </w:rPr>
        <w:t>.4</w:t>
      </w:r>
      <w:r>
        <w:rPr>
          <w:snapToGrid w:val="0"/>
          <w:szCs w:val="24"/>
        </w:rPr>
        <w:t xml:space="preserve"> of the Agreement is hereby amended by </w:t>
      </w:r>
      <w:r w:rsidR="00640B96">
        <w:rPr>
          <w:snapToGrid w:val="0"/>
          <w:szCs w:val="24"/>
        </w:rPr>
        <w:t xml:space="preserve">deleting the </w:t>
      </w:r>
      <w:r w:rsidR="002D77BF">
        <w:rPr>
          <w:snapToGrid w:val="0"/>
          <w:szCs w:val="24"/>
        </w:rPr>
        <w:t>existing article</w:t>
      </w:r>
      <w:r w:rsidR="00640B96">
        <w:rPr>
          <w:snapToGrid w:val="0"/>
          <w:szCs w:val="24"/>
        </w:rPr>
        <w:t xml:space="preserve"> </w:t>
      </w:r>
      <w:r>
        <w:rPr>
          <w:snapToGrid w:val="0"/>
          <w:szCs w:val="24"/>
        </w:rPr>
        <w:t>4.</w:t>
      </w:r>
      <w:r w:rsidR="00284DF1">
        <w:rPr>
          <w:snapToGrid w:val="0"/>
          <w:szCs w:val="24"/>
        </w:rPr>
        <w:t>4</w:t>
      </w:r>
      <w:r w:rsidR="002079D3">
        <w:rPr>
          <w:snapToGrid w:val="0"/>
          <w:szCs w:val="24"/>
        </w:rPr>
        <w:t xml:space="preserve"> </w:t>
      </w:r>
      <w:r w:rsidR="00640B96">
        <w:rPr>
          <w:snapToGrid w:val="0"/>
          <w:szCs w:val="24"/>
        </w:rPr>
        <w:t xml:space="preserve">and replacing it </w:t>
      </w:r>
      <w:r>
        <w:rPr>
          <w:snapToGrid w:val="0"/>
          <w:szCs w:val="24"/>
        </w:rPr>
        <w:t>with the following wording:</w:t>
      </w:r>
    </w:p>
    <w:p w14:paraId="42F80D2F" w14:textId="6D9E6FC9" w:rsidR="005F7D34" w:rsidRPr="002079D3" w:rsidRDefault="00F73A48"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b/>
          <w:bCs/>
          <w:sz w:val="20"/>
          <w:lang w:val="en-GB"/>
        </w:rPr>
        <w:lastRenderedPageBreak/>
        <w:t>“</w:t>
      </w:r>
      <w:r w:rsidR="00B0285E" w:rsidRPr="002079D3">
        <w:rPr>
          <w:rFonts w:ascii="Arial" w:hAnsi="Arial" w:cs="Arial"/>
          <w:b/>
          <w:bCs/>
          <w:sz w:val="20"/>
          <w:lang w:val="en-GB"/>
        </w:rPr>
        <w:t>Specific responsibilities of the Parties</w:t>
      </w:r>
    </w:p>
    <w:p w14:paraId="33686D91" w14:textId="70428513" w:rsidR="00B1495C" w:rsidRPr="002079D3" w:rsidRDefault="00B0285E"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sz w:val="20"/>
          <w:u w:val="single"/>
          <w:lang w:val="en-GB"/>
        </w:rPr>
        <w:t xml:space="preserve">4.4.1 </w:t>
      </w:r>
      <w:r w:rsidR="00B1495C" w:rsidRPr="002079D3">
        <w:rPr>
          <w:rFonts w:ascii="Arial" w:hAnsi="Arial" w:cs="Arial"/>
          <w:sz w:val="20"/>
          <w:u w:val="single"/>
          <w:lang w:val="en-GB"/>
        </w:rPr>
        <w:t>Karolinska Institutet (KI)</w:t>
      </w:r>
    </w:p>
    <w:p w14:paraId="48402B91"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 xml:space="preserve">KI will be responsible for distributing the Research Grant, in line with the approved budget, as further stated in Section 7 and schedule 3. </w:t>
      </w:r>
    </w:p>
    <w:p w14:paraId="60D435FC" w14:textId="77777777" w:rsidR="00B1495C" w:rsidRPr="002079D3" w:rsidRDefault="00B1495C" w:rsidP="00B1495C">
      <w:pPr>
        <w:keepNext/>
        <w:suppressLineNumbers/>
        <w:suppressAutoHyphens/>
        <w:ind w:left="720"/>
        <w:rPr>
          <w:rFonts w:ascii="Arial" w:hAnsi="Arial" w:cs="Arial"/>
          <w:sz w:val="20"/>
          <w:lang w:val="en-GB"/>
        </w:rPr>
      </w:pPr>
    </w:p>
    <w:p w14:paraId="4827FC5B"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KI as the Project Leader of the Project will be responsible for:</w:t>
      </w:r>
    </w:p>
    <w:p w14:paraId="410919E8"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the design of the Trial in collaboration with TGI;</w:t>
      </w:r>
    </w:p>
    <w:p w14:paraId="1533B3D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the conduct of statistical analysis of Data and the interpretation of findings in collaboration with University of Birmingham (Karla Hemming); </w:t>
      </w:r>
    </w:p>
    <w:p w14:paraId="7B883CA3"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coordination and drafting of publications; </w:t>
      </w:r>
    </w:p>
    <w:p w14:paraId="348B361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preparation of dissemination messages in collaboration with the other Party;</w:t>
      </w:r>
    </w:p>
    <w:p w14:paraId="5BA8154F" w14:textId="3CC8A43F"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compliance with Swedish laws and regulations related to storage of data;  </w:t>
      </w:r>
    </w:p>
    <w:p w14:paraId="5A464D91"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registration of the Trial and reporting of results in </w:t>
      </w:r>
      <w:hyperlink r:id="rId7" w:history="1">
        <w:r w:rsidRPr="002079D3">
          <w:rPr>
            <w:rStyle w:val="Hyperlink"/>
            <w:rFonts w:ascii="Arial" w:hAnsi="Arial" w:cs="Arial"/>
            <w:sz w:val="20"/>
            <w:lang w:val="en-GB"/>
          </w:rPr>
          <w:t>www.clinicaltrials.org</w:t>
        </w:r>
      </w:hyperlink>
      <w:r w:rsidRPr="002079D3">
        <w:rPr>
          <w:rFonts w:ascii="Arial" w:hAnsi="Arial" w:cs="Arial"/>
          <w:sz w:val="20"/>
          <w:lang w:val="en-GB"/>
        </w:rPr>
        <w:t>; and</w:t>
      </w:r>
    </w:p>
    <w:p w14:paraId="561A93A8" w14:textId="5AB50321" w:rsidR="00B1495C" w:rsidRPr="002079D3" w:rsidRDefault="005F7D34" w:rsidP="00B1495C">
      <w:pPr>
        <w:keepNext/>
        <w:numPr>
          <w:ilvl w:val="0"/>
          <w:numId w:val="10"/>
        </w:numPr>
        <w:suppressLineNumbers/>
        <w:suppressAutoHyphens/>
        <w:rPr>
          <w:rFonts w:ascii="Arial" w:hAnsi="Arial" w:cs="Arial"/>
          <w:sz w:val="20"/>
          <w:lang w:val="en-GB"/>
        </w:rPr>
      </w:pPr>
      <w:r w:rsidRPr="002079D3">
        <w:rPr>
          <w:rFonts w:ascii="Arial" w:hAnsi="Arial" w:cs="Arial"/>
          <w:sz w:val="20"/>
          <w:highlight w:val="yellow"/>
          <w:lang w:val="en-GB"/>
        </w:rPr>
        <w:t>collaborate</w:t>
      </w:r>
      <w:r w:rsidR="00B1495C" w:rsidRPr="002079D3">
        <w:rPr>
          <w:rFonts w:ascii="Arial" w:hAnsi="Arial" w:cs="Arial"/>
          <w:sz w:val="20"/>
          <w:highlight w:val="yellow"/>
          <w:lang w:val="en-GB"/>
        </w:rPr>
        <w:t xml:space="preserve"> with</w:t>
      </w:r>
      <w:r w:rsidR="00B1495C" w:rsidRPr="002079D3">
        <w:rPr>
          <w:rFonts w:ascii="Arial" w:hAnsi="Arial" w:cs="Arial"/>
          <w:sz w:val="20"/>
          <w:lang w:val="en-GB"/>
        </w:rPr>
        <w:t xml:space="preserve"> the University of Birmingham to enable their participation in the Project in the form of expertise and know-how regarding the design of Data analysis and their contribution to publications and dissemination messages in collaboration with TGI.</w:t>
      </w:r>
    </w:p>
    <w:p w14:paraId="549F8805" w14:textId="1B597921" w:rsidR="00B1495C" w:rsidRPr="002079D3" w:rsidRDefault="001147C4" w:rsidP="002079D3">
      <w:pPr>
        <w:pStyle w:val="Heading3"/>
        <w:numPr>
          <w:ilvl w:val="0"/>
          <w:numId w:val="0"/>
        </w:numPr>
        <w:suppressLineNumbers/>
        <w:suppressAutoHyphens/>
        <w:ind w:left="709"/>
        <w:rPr>
          <w:rFonts w:ascii="Arial" w:hAnsi="Arial" w:cs="Arial"/>
          <w:sz w:val="20"/>
          <w:u w:val="single"/>
          <w:lang w:val="en-GB"/>
        </w:rPr>
      </w:pPr>
      <w:r w:rsidRPr="002079D3">
        <w:rPr>
          <w:rFonts w:ascii="Arial" w:hAnsi="Arial" w:cs="Arial"/>
          <w:sz w:val="20"/>
          <w:lang w:val="en-GB"/>
        </w:rPr>
        <w:t xml:space="preserve">4.4.2 </w:t>
      </w:r>
      <w:r w:rsidR="00B1495C" w:rsidRPr="002079D3">
        <w:rPr>
          <w:rFonts w:ascii="Arial" w:hAnsi="Arial" w:cs="Arial"/>
          <w:sz w:val="20"/>
          <w:u w:val="single"/>
          <w:lang w:val="en-GB"/>
        </w:rPr>
        <w:t>George Institute for Global Health (TGI)</w:t>
      </w:r>
    </w:p>
    <w:p w14:paraId="0732088D"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257ECFCF" w14:textId="77777777" w:rsidR="00B1495C" w:rsidRPr="002079D3" w:rsidRDefault="00B1495C" w:rsidP="00B1495C">
      <w:pPr>
        <w:keepNext/>
        <w:suppressLineNumbers/>
        <w:suppressAutoHyphens/>
        <w:ind w:left="720"/>
        <w:rPr>
          <w:rFonts w:ascii="Arial" w:hAnsi="Arial" w:cs="Arial"/>
          <w:sz w:val="20"/>
          <w:lang w:val="en-GB"/>
        </w:rPr>
      </w:pPr>
    </w:p>
    <w:p w14:paraId="0CF6EFB9"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As Study Coordinator, TGI will be solely responsible for:</w:t>
      </w:r>
    </w:p>
    <w:p w14:paraId="78575688"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the design of the Trial in collaboration with KI and the direction and management of the Trial in India;</w:t>
      </w:r>
    </w:p>
    <w:p w14:paraId="499FA6CD"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translating the Protocol and additional documentation, including Subject documents and informed consent forms into local language, as appropriate;</w:t>
      </w:r>
    </w:p>
    <w:p w14:paraId="0CCEE9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engaging Study Sites and any subcontractors and liaising with them and providing them all necessary information to ensure that the Trial is conducted in accordance with the Protocol, GCP and applicable laws;</w:t>
      </w:r>
    </w:p>
    <w:p w14:paraId="78CD9FB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entering into appropriate written agreements with the Study Sites for the conduct of the Trial, in accordance with applicable laws, to ensure recruitment of Subjects and collection of Data,;</w:t>
      </w:r>
    </w:p>
    <w:p w14:paraId="0375B7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monitoring the Trial;</w:t>
      </w:r>
    </w:p>
    <w:p w14:paraId="55FA74C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conducting training, </w:t>
      </w:r>
    </w:p>
    <w:p w14:paraId="045E16B0"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collecting, documenting and reporting patient data and reporting serious adverse events; </w:t>
      </w:r>
    </w:p>
    <w:p w14:paraId="28991A1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ensuring Data quality;</w:t>
      </w:r>
    </w:p>
    <w:p w14:paraId="148B522E"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Data storage;</w:t>
      </w:r>
    </w:p>
    <w:p w14:paraId="3FDC766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reporting serious breaches; </w:t>
      </w:r>
    </w:p>
    <w:p w14:paraId="07B7BA3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any coordinating activities in accordance with the Protocol; </w:t>
      </w:r>
    </w:p>
    <w:p w14:paraId="2E6EC30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being a contact point for receiving all questions from Subjects, Principal Investigators and national regulatory authorities regarding the Trial and providing answers to them;</w:t>
      </w:r>
    </w:p>
    <w:p w14:paraId="6A3D3D48" w14:textId="77777777" w:rsidR="00B1495C" w:rsidRPr="002079D3" w:rsidRDefault="00B1495C" w:rsidP="00B1495C">
      <w:pPr>
        <w:keepNext/>
        <w:numPr>
          <w:ilvl w:val="0"/>
          <w:numId w:val="9"/>
        </w:numPr>
        <w:suppressLineNumbers/>
        <w:suppressAutoHyphens/>
        <w:rPr>
          <w:rFonts w:ascii="Arial" w:hAnsi="Arial" w:cs="Arial"/>
          <w:sz w:val="20"/>
          <w:lang w:val="en-GB"/>
        </w:rPr>
      </w:pPr>
      <w:bookmarkStart w:id="4" w:name="_Hlk183004448"/>
      <w:r w:rsidRPr="002079D3">
        <w:rPr>
          <w:rFonts w:ascii="Arial" w:hAnsi="Arial" w:cs="Arial"/>
          <w:sz w:val="20"/>
          <w:lang w:val="en-GB"/>
        </w:rPr>
        <w:t>contributing to analyses, interpretation of findings</w:t>
      </w:r>
      <w:bookmarkEnd w:id="4"/>
      <w:r w:rsidRPr="002079D3">
        <w:rPr>
          <w:rFonts w:ascii="Arial" w:hAnsi="Arial" w:cs="Arial"/>
          <w:sz w:val="20"/>
          <w:lang w:val="en-GB"/>
        </w:rPr>
        <w:t xml:space="preserve">; and </w:t>
      </w:r>
    </w:p>
    <w:p w14:paraId="4A64ED84" w14:textId="6D45E17A"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contributing to drafting publications and shaping dissemination messages in collaboration with KI and with </w:t>
      </w:r>
      <w:r w:rsidR="00AA4A2E" w:rsidRPr="002079D3">
        <w:rPr>
          <w:rFonts w:ascii="Arial" w:hAnsi="Arial" w:cs="Arial"/>
          <w:sz w:val="20"/>
          <w:lang w:val="en-GB"/>
        </w:rPr>
        <w:t>UoB</w:t>
      </w:r>
      <w:r w:rsidRPr="002079D3">
        <w:rPr>
          <w:rFonts w:ascii="Arial" w:hAnsi="Arial" w:cs="Arial"/>
          <w:sz w:val="20"/>
          <w:lang w:val="en-GB"/>
        </w:rPr>
        <w:t>.</w:t>
      </w:r>
    </w:p>
    <w:p w14:paraId="1CF8AC2F" w14:textId="77777777" w:rsidR="00B1495C" w:rsidRPr="002079D3" w:rsidRDefault="00B1495C" w:rsidP="00B1495C">
      <w:pPr>
        <w:keepNext/>
        <w:suppressLineNumbers/>
        <w:suppressAutoHyphens/>
        <w:rPr>
          <w:rFonts w:ascii="Arial" w:hAnsi="Arial" w:cs="Arial"/>
          <w:sz w:val="20"/>
          <w:lang w:val="en-GB"/>
        </w:rPr>
      </w:pPr>
    </w:p>
    <w:p w14:paraId="0AF248A4" w14:textId="7777777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that all necessary approvals, indemnities and agreements from Study Sites involved are obtained. </w:t>
      </w:r>
    </w:p>
    <w:p w14:paraId="0BD96C96" w14:textId="77777777" w:rsidR="00B1495C" w:rsidRPr="002079D3" w:rsidRDefault="00B1495C" w:rsidP="00B1495C">
      <w:pPr>
        <w:keepNext/>
        <w:suppressLineNumbers/>
        <w:suppressAutoHyphens/>
        <w:ind w:left="709"/>
        <w:jc w:val="both"/>
        <w:rPr>
          <w:rFonts w:ascii="Arial" w:hAnsi="Arial" w:cs="Arial"/>
          <w:sz w:val="20"/>
          <w:lang w:val="en-GB"/>
        </w:rPr>
      </w:pPr>
    </w:p>
    <w:p w14:paraId="2F276207" w14:textId="3749A6A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remain fully and directly liable for its own activities and for its compliance with applicable laws. TGI shall obtain and maintain complete and relevant insurances, including </w:t>
      </w:r>
      <w:r w:rsidRPr="002079D3">
        <w:rPr>
          <w:rFonts w:ascii="Arial" w:hAnsi="Arial" w:cs="Arial"/>
          <w:sz w:val="20"/>
          <w:lang w:val="en-GB"/>
        </w:rPr>
        <w:lastRenderedPageBreak/>
        <w:t>patient insurance, as required by applicable laws and shall if required provide KI with a certificate to such effect.</w:t>
      </w:r>
    </w:p>
    <w:p w14:paraId="4E415650" w14:textId="77777777" w:rsidR="00F85C12" w:rsidRPr="002079D3" w:rsidRDefault="00F85C12" w:rsidP="00B1495C">
      <w:pPr>
        <w:keepNext/>
        <w:suppressLineNumbers/>
        <w:suppressAutoHyphens/>
        <w:ind w:left="709"/>
        <w:jc w:val="both"/>
        <w:rPr>
          <w:rFonts w:ascii="Arial" w:hAnsi="Arial" w:cs="Arial"/>
          <w:sz w:val="20"/>
          <w:lang w:val="en-GB"/>
        </w:rPr>
      </w:pPr>
    </w:p>
    <w:p w14:paraId="3A9270A8" w14:textId="01366AEE" w:rsidR="001147C4" w:rsidRPr="002079D3" w:rsidRDefault="001147C4" w:rsidP="00F73A48">
      <w:pPr>
        <w:keepNext/>
        <w:suppressLineNumbers/>
        <w:suppressAutoHyphens/>
        <w:ind w:firstLine="709"/>
        <w:jc w:val="both"/>
        <w:rPr>
          <w:rFonts w:ascii="Arial" w:hAnsi="Arial" w:cs="Arial"/>
          <w:sz w:val="20"/>
          <w:highlight w:val="yellow"/>
          <w:lang w:val="en-GB"/>
        </w:rPr>
      </w:pPr>
      <w:r w:rsidRPr="002079D3">
        <w:rPr>
          <w:rFonts w:ascii="Arial" w:hAnsi="Arial" w:cs="Arial"/>
          <w:sz w:val="20"/>
          <w:lang w:val="en-GB"/>
        </w:rPr>
        <w:t>4.4.3</w:t>
      </w:r>
      <w:r w:rsidR="00F85C12" w:rsidRPr="002079D3">
        <w:rPr>
          <w:rFonts w:ascii="Arial" w:hAnsi="Arial" w:cs="Arial"/>
          <w:sz w:val="20"/>
          <w:lang w:val="en-GB"/>
        </w:rPr>
        <w:tab/>
      </w:r>
      <w:r w:rsidR="00F85C12" w:rsidRPr="002079D3">
        <w:rPr>
          <w:rFonts w:ascii="Arial" w:hAnsi="Arial" w:cs="Arial"/>
          <w:sz w:val="20"/>
          <w:highlight w:val="yellow"/>
          <w:u w:val="single"/>
          <w:lang w:val="en-GB"/>
        </w:rPr>
        <w:t>University of Birmingha</w:t>
      </w:r>
      <w:r w:rsidR="00F4131E" w:rsidRPr="002079D3">
        <w:rPr>
          <w:rFonts w:ascii="Arial" w:hAnsi="Arial" w:cs="Arial"/>
          <w:sz w:val="20"/>
          <w:highlight w:val="yellow"/>
          <w:u w:val="single"/>
          <w:lang w:val="en-GB"/>
        </w:rPr>
        <w:t>m</w:t>
      </w:r>
      <w:r w:rsidR="00F85C12" w:rsidRPr="002079D3">
        <w:rPr>
          <w:rFonts w:ascii="Arial" w:hAnsi="Arial" w:cs="Arial"/>
          <w:sz w:val="20"/>
          <w:highlight w:val="yellow"/>
          <w:u w:val="single"/>
          <w:lang w:val="en-GB"/>
        </w:rPr>
        <w:t xml:space="preserve"> (UoB)</w:t>
      </w:r>
    </w:p>
    <w:p w14:paraId="310ACE7E" w14:textId="652D9A60" w:rsidR="00284DF1" w:rsidRPr="002079D3" w:rsidRDefault="005A40B6" w:rsidP="00284DF1">
      <w:pPr>
        <w:widowControl w:val="0"/>
        <w:tabs>
          <w:tab w:val="left" w:pos="720"/>
        </w:tabs>
        <w:ind w:left="720"/>
        <w:rPr>
          <w:rFonts w:ascii="Arial" w:hAnsi="Arial" w:cs="Arial"/>
          <w:iCs/>
          <w:snapToGrid w:val="0"/>
          <w:sz w:val="20"/>
        </w:rPr>
      </w:pPr>
      <w:r w:rsidRPr="002079D3">
        <w:rPr>
          <w:rFonts w:ascii="Arial" w:hAnsi="Arial" w:cs="Arial"/>
          <w:iCs/>
          <w:snapToGrid w:val="0"/>
          <w:sz w:val="20"/>
          <w:highlight w:val="yellow"/>
        </w:rPr>
        <w:t>UoB will contribute with expertise and know-how regarding the design of the trial and data analysis. UoB will also contribute to joint publications and dissemination messages in collaboration with KI and TGI.</w:t>
      </w:r>
      <w:r w:rsidR="00F73A48" w:rsidRPr="002079D3">
        <w:rPr>
          <w:rFonts w:ascii="Arial" w:hAnsi="Arial" w:cs="Arial"/>
          <w:iCs/>
          <w:snapToGrid w:val="0"/>
          <w:sz w:val="20"/>
        </w:rPr>
        <w:t>”</w:t>
      </w:r>
      <w:r w:rsidRPr="002079D3">
        <w:rPr>
          <w:rFonts w:ascii="Arial" w:hAnsi="Arial" w:cs="Arial"/>
          <w:iCs/>
          <w:snapToGrid w:val="0"/>
          <w:sz w:val="20"/>
        </w:rPr>
        <w:t xml:space="preserve"> </w:t>
      </w:r>
    </w:p>
    <w:p w14:paraId="2EFC2372" w14:textId="77777777" w:rsidR="00893274" w:rsidRDefault="00893274" w:rsidP="00284DF1">
      <w:pPr>
        <w:widowControl w:val="0"/>
        <w:tabs>
          <w:tab w:val="left" w:pos="720"/>
        </w:tabs>
        <w:ind w:left="720"/>
        <w:rPr>
          <w:i/>
          <w:snapToGrid w:val="0"/>
          <w:szCs w:val="24"/>
        </w:rPr>
      </w:pPr>
    </w:p>
    <w:p w14:paraId="76D40978" w14:textId="677505F0" w:rsidR="00893274" w:rsidRDefault="00893274" w:rsidP="00893274">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4.5.3</w:t>
      </w:r>
      <w:r>
        <w:rPr>
          <w:snapToGrid w:val="0"/>
          <w:szCs w:val="24"/>
        </w:rPr>
        <w:t xml:space="preserve"> of the Agreement is hereby amended by deleting the existing Article 4.5.3 4.3 with the following wording:</w:t>
      </w:r>
    </w:p>
    <w:p w14:paraId="4AA3BA4F" w14:textId="6CA5A42F" w:rsidR="00971C6A" w:rsidRDefault="00F73A48" w:rsidP="00971C6A">
      <w:pPr>
        <w:pStyle w:val="Heading3"/>
        <w:numPr>
          <w:ilvl w:val="0"/>
          <w:numId w:val="0"/>
        </w:numPr>
        <w:suppressLineNumbers/>
        <w:suppressAutoHyphens/>
        <w:spacing w:before="100" w:after="100"/>
        <w:ind w:left="720"/>
        <w:jc w:val="both"/>
        <w:rPr>
          <w:ins w:id="5" w:author="Nicola Foster (Research Strategy and Services (CMH))" w:date="2026-02-17T16:11:00Z" w16du:dateUtc="2026-02-17T16:11:00Z"/>
          <w:rFonts w:ascii="Arial" w:hAnsi="Arial" w:cs="Arial"/>
          <w:sz w:val="20"/>
          <w:lang w:val="en-GB"/>
        </w:rPr>
      </w:pPr>
      <w:r w:rsidRPr="002079D3">
        <w:rPr>
          <w:rFonts w:ascii="Arial" w:hAnsi="Arial" w:cs="Arial"/>
          <w:sz w:val="20"/>
          <w:szCs w:val="24"/>
          <w:lang w:val="en-GB"/>
        </w:rPr>
        <w:t>“</w:t>
      </w:r>
      <w:r w:rsidR="00971C6A" w:rsidRPr="002079D3">
        <w:rPr>
          <w:rFonts w:ascii="Arial" w:hAnsi="Arial" w:cs="Arial"/>
          <w:sz w:val="20"/>
          <w:szCs w:val="24"/>
          <w:lang w:val="en-GB"/>
        </w:rPr>
        <w:t xml:space="preserve">The Parties acknowledge and agree that in relation to the Data (Personal Data) </w:t>
      </w:r>
      <w:r w:rsidR="00971C6A" w:rsidRPr="002079D3">
        <w:rPr>
          <w:rFonts w:ascii="Arial" w:hAnsi="Arial" w:cs="Arial"/>
          <w:sz w:val="20"/>
          <w:lang w:val="en-GB"/>
        </w:rPr>
        <w:t xml:space="preserve">collected by TGI under and in connection with the Study, KI and TGI are joint controllers pursuant to Article 26 GDPR and their respective responsibilities will be agreed upon in the separate Joint Controller Agreement to be signed by KI and TGI. </w:t>
      </w:r>
      <w:r w:rsidR="00971C6A" w:rsidRPr="002079D3">
        <w:rPr>
          <w:rFonts w:ascii="Arial" w:hAnsi="Arial" w:cs="Arial"/>
          <w:sz w:val="20"/>
          <w:highlight w:val="yellow"/>
          <w:lang w:val="en-GB"/>
        </w:rPr>
        <w:t>For the avoidance of doubt, no Personal Data will be transferred to UoB under the scope of the Project</w:t>
      </w:r>
      <w:r w:rsidR="00971C6A" w:rsidRPr="002079D3">
        <w:rPr>
          <w:rFonts w:ascii="Arial" w:hAnsi="Arial" w:cs="Arial"/>
          <w:sz w:val="20"/>
          <w:lang w:val="en-GB"/>
        </w:rPr>
        <w:t>.</w:t>
      </w:r>
      <w:r w:rsidRPr="002079D3">
        <w:rPr>
          <w:rFonts w:ascii="Arial" w:hAnsi="Arial" w:cs="Arial"/>
          <w:sz w:val="20"/>
          <w:lang w:val="en-GB"/>
        </w:rPr>
        <w:t>”</w:t>
      </w:r>
    </w:p>
    <w:p w14:paraId="287CB253" w14:textId="3F233865" w:rsidR="00EC3346" w:rsidRPr="006D2049" w:rsidRDefault="006D2049" w:rsidP="00EC3346">
      <w:pPr>
        <w:rPr>
          <w:rFonts w:ascii="Arial" w:hAnsi="Arial" w:cs="Arial"/>
          <w:b/>
          <w:bCs/>
          <w:sz w:val="20"/>
          <w:szCs w:val="16"/>
          <w:lang w:val="en-GB"/>
          <w:rPrChange w:id="6" w:author="Nicola Foster (Research Strategy and Services (CMH))" w:date="2026-02-17T16:11:00Z" w16du:dateUtc="2026-02-17T16:11:00Z">
            <w:rPr>
              <w:rFonts w:ascii="Arial" w:hAnsi="Arial" w:cs="Arial"/>
              <w:sz w:val="20"/>
              <w:szCs w:val="16"/>
              <w:lang w:val="en-GB"/>
            </w:rPr>
          </w:rPrChange>
        </w:rPr>
        <w:pPrChange w:id="7" w:author="Nicola Foster (Research Strategy and Services (CMH))" w:date="2026-02-17T16:11:00Z" w16du:dateUtc="2026-02-17T16:11:00Z">
          <w:pPr>
            <w:pStyle w:val="Heading3"/>
            <w:numPr>
              <w:ilvl w:val="0"/>
              <w:numId w:val="0"/>
            </w:numPr>
            <w:suppressLineNumbers/>
            <w:tabs>
              <w:tab w:val="clear" w:pos="720"/>
            </w:tabs>
            <w:suppressAutoHyphens/>
            <w:spacing w:before="100" w:after="100"/>
            <w:ind w:left="720" w:firstLine="0"/>
            <w:jc w:val="both"/>
          </w:pPr>
        </w:pPrChange>
      </w:pPr>
      <w:ins w:id="8" w:author="Nicola Foster (Research Strategy and Services (CMH))" w:date="2026-02-17T16:11:00Z" w16du:dateUtc="2026-02-17T16:11:00Z">
        <w:r>
          <w:rPr>
            <w:rFonts w:ascii="Arial" w:hAnsi="Arial" w:cs="Arial"/>
            <w:b/>
            <w:bCs/>
            <w:sz w:val="20"/>
            <w:szCs w:val="16"/>
            <w:lang w:val="en-GB"/>
          </w:rPr>
          <w:t>4</w:t>
        </w:r>
        <w:r>
          <w:rPr>
            <w:rFonts w:ascii="Arial" w:hAnsi="Arial" w:cs="Arial"/>
            <w:b/>
            <w:bCs/>
            <w:sz w:val="20"/>
            <w:szCs w:val="16"/>
            <w:lang w:val="en-GB"/>
          </w:rPr>
          <w:tab/>
          <w:t>A</w:t>
        </w:r>
        <w:commentRangeStart w:id="9"/>
        <w:r>
          <w:rPr>
            <w:rFonts w:ascii="Arial" w:hAnsi="Arial" w:cs="Arial"/>
            <w:b/>
            <w:bCs/>
            <w:sz w:val="20"/>
            <w:szCs w:val="16"/>
            <w:lang w:val="en-GB"/>
          </w:rPr>
          <w:t xml:space="preserve">rticle </w:t>
        </w:r>
        <w:r w:rsidR="007F012F">
          <w:rPr>
            <w:rFonts w:ascii="Arial" w:hAnsi="Arial" w:cs="Arial"/>
            <w:b/>
            <w:bCs/>
            <w:sz w:val="20"/>
            <w:szCs w:val="16"/>
            <w:lang w:val="en-GB"/>
          </w:rPr>
          <w:t xml:space="preserve">5.2 </w:t>
        </w:r>
      </w:ins>
      <w:ins w:id="10" w:author="Nicola Foster (Research Strategy and Services (CMH))" w:date="2026-02-17T16:12:00Z" w16du:dateUtc="2026-02-17T16:12:00Z">
        <w:r w:rsidR="007F012F" w:rsidRPr="007F012F">
          <w:rPr>
            <w:rFonts w:ascii="Arial" w:hAnsi="Arial" w:cs="Arial"/>
            <w:sz w:val="20"/>
            <w:szCs w:val="16"/>
            <w:highlight w:val="yellow"/>
            <w:lang w:val="en-GB"/>
            <w:rPrChange w:id="11" w:author="Nicola Foster (Research Strategy and Services (CMH))" w:date="2026-02-17T16:12:00Z" w16du:dateUtc="2026-02-17T16:12:00Z">
              <w:rPr>
                <w:rFonts w:ascii="Arial" w:hAnsi="Arial" w:cs="Arial"/>
                <w:b/>
                <w:bCs/>
                <w:sz w:val="20"/>
                <w:szCs w:val="16"/>
                <w:lang w:val="en-GB"/>
              </w:rPr>
            </w:rPrChange>
          </w:rPr>
          <w:t>????????</w:t>
        </w:r>
      </w:ins>
      <w:commentRangeEnd w:id="9"/>
      <w:r w:rsidR="00A14E08" w:rsidRPr="006D2049">
        <w:rPr>
          <w:rStyle w:val="CommentReference"/>
          <w:rFonts w:ascii="Arial" w:hAnsi="Arial" w:cs="Arial"/>
          <w:b/>
          <w:bCs/>
          <w:sz w:val="20"/>
          <w:lang w:val="en-GB"/>
          <w:rPrChange w:id="12" w:author="Nicola Foster (Research Strategy and Services (CMH))" w:date="2026-02-17T16:11:00Z" w16du:dateUtc="2026-02-17T16:11:00Z">
            <w:rPr>
              <w:rStyle w:val="CommentReference"/>
              <w:rFonts w:ascii="Arial" w:hAnsi="Arial" w:cs="Arial"/>
              <w:sz w:val="20"/>
              <w:lang w:val="en-GB"/>
            </w:rPr>
          </w:rPrChange>
        </w:rPr>
        <w:commentReference w:id="9"/>
      </w:r>
    </w:p>
    <w:p w14:paraId="2C6933A0" w14:textId="77777777" w:rsidR="001840E2" w:rsidRPr="006D2049" w:rsidRDefault="001840E2" w:rsidP="00284DF1">
      <w:pPr>
        <w:widowControl w:val="0"/>
        <w:tabs>
          <w:tab w:val="left" w:pos="720"/>
        </w:tabs>
        <w:ind w:left="720"/>
        <w:rPr>
          <w:rFonts w:ascii="Arial" w:hAnsi="Arial" w:cs="Arial"/>
          <w:b/>
          <w:bCs/>
          <w:snapToGrid w:val="0"/>
          <w:sz w:val="20"/>
          <w:rPrChange w:id="13" w:author="Nicola Foster (Research Strategy and Services (CMH))" w:date="2026-02-17T16:11:00Z" w16du:dateUtc="2026-02-17T16:11:00Z">
            <w:rPr>
              <w:b/>
              <w:bCs/>
              <w:snapToGrid w:val="0"/>
              <w:szCs w:val="24"/>
            </w:rPr>
          </w:rPrChange>
        </w:rPr>
      </w:pPr>
    </w:p>
    <w:p w14:paraId="1D1E54A1" w14:textId="4FD2664F" w:rsidR="00F42280" w:rsidRDefault="00A51EAC" w:rsidP="00F42280">
      <w:pPr>
        <w:widowControl w:val="0"/>
        <w:numPr>
          <w:ilvl w:val="0"/>
          <w:numId w:val="2"/>
        </w:numPr>
        <w:tabs>
          <w:tab w:val="left" w:pos="720"/>
        </w:tabs>
        <w:rPr>
          <w:snapToGrid w:val="0"/>
          <w:szCs w:val="24"/>
        </w:rPr>
      </w:pPr>
      <w:r w:rsidRPr="00F42280">
        <w:rPr>
          <w:b/>
          <w:bCs/>
          <w:snapToGrid w:val="0"/>
          <w:szCs w:val="24"/>
        </w:rPr>
        <w:t xml:space="preserve">Article </w:t>
      </w:r>
      <w:r w:rsidR="00CA5DAA">
        <w:rPr>
          <w:b/>
          <w:bCs/>
          <w:snapToGrid w:val="0"/>
          <w:szCs w:val="24"/>
        </w:rPr>
        <w:t xml:space="preserve">6.1 </w:t>
      </w:r>
      <w:r w:rsidRPr="00F42280">
        <w:rPr>
          <w:snapToGrid w:val="0"/>
          <w:szCs w:val="24"/>
        </w:rPr>
        <w:t xml:space="preserve">of the Agreement </w:t>
      </w:r>
      <w:r w:rsidR="00F42280">
        <w:rPr>
          <w:snapToGrid w:val="0"/>
          <w:szCs w:val="24"/>
        </w:rPr>
        <w:t xml:space="preserve">is hereby amended by deleting the existing Article </w:t>
      </w:r>
      <w:r w:rsidR="001A7860">
        <w:rPr>
          <w:snapToGrid w:val="0"/>
          <w:szCs w:val="24"/>
        </w:rPr>
        <w:t>6.1</w:t>
      </w:r>
      <w:r w:rsidR="00F42280">
        <w:rPr>
          <w:snapToGrid w:val="0"/>
          <w:szCs w:val="24"/>
        </w:rPr>
        <w:t xml:space="preserve"> and replacing it with the following wording:</w:t>
      </w:r>
    </w:p>
    <w:p w14:paraId="7599B8D9" w14:textId="77777777" w:rsidR="005A40B6" w:rsidRPr="00F73A48" w:rsidRDefault="005A40B6" w:rsidP="005A40B6">
      <w:pPr>
        <w:widowControl w:val="0"/>
        <w:tabs>
          <w:tab w:val="left" w:pos="720"/>
        </w:tabs>
        <w:ind w:left="720"/>
        <w:rPr>
          <w:i/>
          <w:snapToGrid w:val="0"/>
          <w:szCs w:val="24"/>
          <w:lang w:val="en-GB"/>
        </w:rPr>
      </w:pPr>
    </w:p>
    <w:p w14:paraId="6511C42D" w14:textId="5EF77C21" w:rsidR="005A40B6" w:rsidRPr="002079D3" w:rsidRDefault="00F73A48" w:rsidP="005A40B6">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 xml:space="preserve">Each Party shall designate a responsible principal investigator (PI) who shall be responsible for all activities undertaken by the respective Party pursuant to this Agreement and shall supervise and lead the work as well coordinate the specific activities agreed upon. The PI shall serve as the primary contact for each Party. PIs at the time of signature of this Agreement are: </w:t>
      </w:r>
    </w:p>
    <w:p w14:paraId="759FEBF4" w14:textId="05A22395" w:rsidR="005A40B6" w:rsidRPr="002079D3" w:rsidRDefault="005A40B6" w:rsidP="00F73A48">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 xml:space="preserve">Martin Gerdin Wärnberg at KI </w:t>
      </w:r>
    </w:p>
    <w:p w14:paraId="6BE2E7D5" w14:textId="77777777" w:rsidR="005A40B6" w:rsidRPr="002079D3" w:rsidRDefault="005A40B6" w:rsidP="005A40B6">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Vivekanand Jha at TGI</w:t>
      </w:r>
    </w:p>
    <w:p w14:paraId="59BF9D0A" w14:textId="3AF40FA7" w:rsidR="00284DF1" w:rsidRPr="002079D3" w:rsidRDefault="005A40B6" w:rsidP="00F73A48">
      <w:pPr>
        <w:pStyle w:val="ListParagraph"/>
        <w:widowControl w:val="0"/>
        <w:numPr>
          <w:ilvl w:val="0"/>
          <w:numId w:val="8"/>
        </w:numPr>
        <w:tabs>
          <w:tab w:val="left" w:pos="720"/>
        </w:tabs>
        <w:rPr>
          <w:rFonts w:ascii="Arial" w:hAnsi="Arial" w:cs="Arial"/>
          <w:iCs/>
          <w:snapToGrid w:val="0"/>
          <w:sz w:val="20"/>
          <w:highlight w:val="yellow"/>
          <w:lang w:val="sv-SE"/>
        </w:rPr>
      </w:pPr>
      <w:r w:rsidRPr="002079D3">
        <w:rPr>
          <w:rFonts w:ascii="Arial" w:hAnsi="Arial" w:cs="Arial"/>
          <w:iCs/>
          <w:snapToGrid w:val="0"/>
          <w:sz w:val="20"/>
          <w:highlight w:val="yellow"/>
          <w:lang w:val="sv-SE"/>
        </w:rPr>
        <w:t>Karla Hemming at UoB</w:t>
      </w:r>
      <w:r w:rsidR="00F73A48" w:rsidRPr="002079D3">
        <w:rPr>
          <w:rFonts w:ascii="Arial" w:hAnsi="Arial" w:cs="Arial"/>
          <w:iCs/>
          <w:snapToGrid w:val="0"/>
          <w:sz w:val="20"/>
          <w:highlight w:val="yellow"/>
          <w:lang w:val="sv-SE"/>
        </w:rPr>
        <w:t>”</w:t>
      </w:r>
    </w:p>
    <w:p w14:paraId="041093D2" w14:textId="77777777" w:rsidR="001840E2" w:rsidRPr="002079D3" w:rsidRDefault="001840E2" w:rsidP="00F42280">
      <w:pPr>
        <w:widowControl w:val="0"/>
        <w:tabs>
          <w:tab w:val="left" w:pos="720"/>
        </w:tabs>
        <w:ind w:left="720"/>
        <w:rPr>
          <w:snapToGrid w:val="0"/>
          <w:szCs w:val="24"/>
          <w:lang w:val="sv-SE"/>
        </w:rPr>
      </w:pPr>
    </w:p>
    <w:p w14:paraId="7442340E" w14:textId="4BCC18EE" w:rsidR="005A40B6" w:rsidRPr="005A40B6" w:rsidRDefault="00CA5DAA" w:rsidP="005A40B6">
      <w:pPr>
        <w:widowControl w:val="0"/>
        <w:numPr>
          <w:ilvl w:val="0"/>
          <w:numId w:val="2"/>
        </w:numPr>
        <w:tabs>
          <w:tab w:val="left" w:pos="720"/>
        </w:tabs>
        <w:rPr>
          <w:snapToGrid w:val="0"/>
          <w:szCs w:val="24"/>
        </w:rPr>
      </w:pPr>
      <w:r w:rsidRPr="00141DDD">
        <w:rPr>
          <w:b/>
          <w:bCs/>
          <w:snapToGrid w:val="0"/>
          <w:szCs w:val="24"/>
        </w:rPr>
        <w:t xml:space="preserve">Article </w:t>
      </w:r>
      <w:r w:rsidR="009E08BA">
        <w:rPr>
          <w:b/>
          <w:bCs/>
          <w:snapToGrid w:val="0"/>
          <w:szCs w:val="24"/>
        </w:rPr>
        <w:t>7</w:t>
      </w:r>
      <w:r w:rsidR="00F41CE4">
        <w:rPr>
          <w:b/>
          <w:bCs/>
          <w:snapToGrid w:val="0"/>
          <w:szCs w:val="24"/>
        </w:rPr>
        <w:t>.1.1.1</w:t>
      </w:r>
      <w:r>
        <w:rPr>
          <w:snapToGrid w:val="0"/>
          <w:szCs w:val="24"/>
        </w:rPr>
        <w:t xml:space="preserve"> of the Agreement is hereby amended by deleting the existing Article </w:t>
      </w:r>
      <w:r w:rsidR="001A7860">
        <w:rPr>
          <w:snapToGrid w:val="0"/>
          <w:szCs w:val="24"/>
        </w:rPr>
        <w:t>7.1.1.1</w:t>
      </w:r>
      <w:r>
        <w:rPr>
          <w:snapToGrid w:val="0"/>
          <w:szCs w:val="24"/>
        </w:rPr>
        <w:t xml:space="preserve"> and replacing it with the following wording:</w:t>
      </w:r>
    </w:p>
    <w:p w14:paraId="56219F58" w14:textId="77777777" w:rsidR="005A40B6" w:rsidRPr="002079D3" w:rsidRDefault="005A40B6" w:rsidP="005A40B6">
      <w:pPr>
        <w:ind w:firstLine="720"/>
        <w:rPr>
          <w:i/>
          <w:snapToGrid w:val="0"/>
          <w:szCs w:val="24"/>
          <w:lang w:val="en-GB"/>
        </w:rPr>
      </w:pPr>
    </w:p>
    <w:p w14:paraId="3E198D38" w14:textId="4D4712FD" w:rsidR="005A40B6" w:rsidRPr="002079D3" w:rsidRDefault="00F41CE4" w:rsidP="00ED6A80">
      <w:pPr>
        <w:ind w:left="720"/>
        <w:rPr>
          <w:rFonts w:ascii="Arial" w:hAnsi="Arial" w:cs="Arial"/>
          <w:iCs/>
          <w:snapToGrid w:val="0"/>
          <w:sz w:val="20"/>
        </w:rPr>
      </w:pPr>
      <w:r w:rsidRPr="002079D3">
        <w:rPr>
          <w:rFonts w:ascii="Arial" w:hAnsi="Arial" w:cs="Arial"/>
          <w:iCs/>
          <w:snapToGrid w:val="0"/>
          <w:sz w:val="20"/>
          <w:lang w:val="en-GB"/>
        </w:rPr>
        <w:t>“</w:t>
      </w:r>
      <w:r w:rsidR="005A40B6" w:rsidRPr="002079D3">
        <w:rPr>
          <w:rFonts w:ascii="Arial" w:hAnsi="Arial" w:cs="Arial"/>
          <w:iCs/>
          <w:snapToGrid w:val="0"/>
          <w:sz w:val="20"/>
          <w:lang w:val="en-GB"/>
        </w:rPr>
        <w:t xml:space="preserve">TGI </w:t>
      </w:r>
      <w:r w:rsidR="005A40B6" w:rsidRPr="002079D3">
        <w:rPr>
          <w:rFonts w:ascii="Arial" w:hAnsi="Arial" w:cs="Arial"/>
          <w:iCs/>
          <w:snapToGrid w:val="0"/>
          <w:sz w:val="20"/>
          <w:highlight w:val="yellow"/>
          <w:lang w:val="en-GB"/>
        </w:rPr>
        <w:t>and UoB</w:t>
      </w:r>
      <w:r w:rsidR="005A40B6" w:rsidRPr="002079D3">
        <w:rPr>
          <w:rFonts w:ascii="Arial" w:hAnsi="Arial" w:cs="Arial"/>
          <w:iCs/>
          <w:snapToGrid w:val="0"/>
          <w:sz w:val="20"/>
          <w:lang w:val="en-GB"/>
        </w:rPr>
        <w:t xml:space="preserve"> shall be funded only for its activities/tasks carried out in accordance with the Project Plan </w:t>
      </w:r>
      <w:r w:rsidR="005A40B6" w:rsidRPr="002079D3">
        <w:rPr>
          <w:rFonts w:ascii="Arial" w:hAnsi="Arial" w:cs="Arial"/>
          <w:iCs/>
          <w:snapToGrid w:val="0"/>
          <w:sz w:val="20"/>
        </w:rPr>
        <w:t>during the period specified in the Research Grant, (hereinafter referred</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to as “Grant Period”), in compliance with the Project Plan and in accordance with</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the General Terms and Conditions of the Research Grant as included in Schedule 2 of this Agreement up to the maximum amount specified in Schedule 3.</w:t>
      </w:r>
      <w:r w:rsidRPr="002079D3">
        <w:rPr>
          <w:rFonts w:ascii="Arial" w:hAnsi="Arial" w:cs="Arial"/>
          <w:iCs/>
          <w:snapToGrid w:val="0"/>
          <w:sz w:val="20"/>
        </w:rPr>
        <w:t>”</w:t>
      </w:r>
    </w:p>
    <w:p w14:paraId="6105E0F3" w14:textId="77777777" w:rsidR="00ED6A80" w:rsidRPr="002079D3" w:rsidRDefault="00ED6A80" w:rsidP="00ED6A80">
      <w:pPr>
        <w:ind w:left="720"/>
        <w:rPr>
          <w:rFonts w:ascii="Arial" w:hAnsi="Arial" w:cs="Arial"/>
          <w:iCs/>
          <w:snapToGrid w:val="0"/>
          <w:sz w:val="22"/>
          <w:szCs w:val="22"/>
          <w:lang w:val="en-GB"/>
        </w:rPr>
      </w:pPr>
    </w:p>
    <w:p w14:paraId="2D2DCA1D" w14:textId="1ED375DA" w:rsidR="00ED6A80" w:rsidRPr="005A40B6" w:rsidRDefault="00ED6A80" w:rsidP="00ED6A80">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7.1.1.4</w:t>
      </w:r>
      <w:r>
        <w:rPr>
          <w:snapToGrid w:val="0"/>
          <w:szCs w:val="24"/>
        </w:rPr>
        <w:t xml:space="preserve"> of the Agreement is hereby amended by deleting the existing Article 7.1.1.4 and replacing it with the following wording:</w:t>
      </w:r>
    </w:p>
    <w:p w14:paraId="5D11B0B0" w14:textId="77777777" w:rsidR="00ED6A80" w:rsidRDefault="00ED6A80" w:rsidP="00ED6A80">
      <w:pPr>
        <w:ind w:left="709"/>
        <w:rPr>
          <w:rFonts w:ascii="Arial" w:hAnsi="Arial" w:cs="Arial"/>
          <w:sz w:val="22"/>
          <w:szCs w:val="22"/>
          <w:lang w:val="en-GB"/>
        </w:rPr>
      </w:pPr>
    </w:p>
    <w:p w14:paraId="50AF7F78" w14:textId="4EE8F5B2" w:rsidR="00ED6A80" w:rsidRPr="002079D3" w:rsidRDefault="00ED6A80" w:rsidP="002079D3">
      <w:pPr>
        <w:ind w:left="709"/>
        <w:rPr>
          <w:rFonts w:ascii="Arial" w:hAnsi="Arial" w:cs="Arial"/>
          <w:i/>
          <w:snapToGrid w:val="0"/>
          <w:szCs w:val="24"/>
        </w:rPr>
      </w:pPr>
      <w:r w:rsidRPr="002079D3">
        <w:rPr>
          <w:rFonts w:ascii="Arial" w:hAnsi="Arial" w:cs="Arial"/>
          <w:sz w:val="20"/>
          <w:lang w:val="en-GB"/>
        </w:rPr>
        <w:t xml:space="preserve">“TGI </w:t>
      </w:r>
      <w:r w:rsidRPr="002079D3">
        <w:rPr>
          <w:rFonts w:ascii="Arial" w:hAnsi="Arial" w:cs="Arial"/>
          <w:sz w:val="20"/>
          <w:highlight w:val="yellow"/>
          <w:lang w:val="en-GB"/>
        </w:rPr>
        <w:t>and UoB</w:t>
      </w:r>
      <w:r w:rsidRPr="002079D3">
        <w:rPr>
          <w:rFonts w:ascii="Arial" w:hAnsi="Arial" w:cs="Arial"/>
          <w:sz w:val="20"/>
          <w:lang w:val="en-GB"/>
        </w:rPr>
        <w:t xml:space="preserve"> shall notify KI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r w:rsidR="002079D3">
        <w:rPr>
          <w:rFonts w:ascii="Arial" w:hAnsi="Arial" w:cs="Arial"/>
          <w:sz w:val="20"/>
          <w:lang w:val="en-GB"/>
        </w:rPr>
        <w:t>”</w:t>
      </w:r>
    </w:p>
    <w:p w14:paraId="2A4F1083" w14:textId="1C6F610A" w:rsidR="005A2F5C" w:rsidRPr="002079D3" w:rsidRDefault="005A2F5C" w:rsidP="002079D3">
      <w:pPr>
        <w:ind w:left="709"/>
        <w:rPr>
          <w:snapToGrid w:val="0"/>
          <w:szCs w:val="24"/>
          <w:lang w:val="en-GB"/>
        </w:rPr>
      </w:pPr>
    </w:p>
    <w:p w14:paraId="27CE4991" w14:textId="36392B10" w:rsidR="00F42280" w:rsidRPr="002079D3" w:rsidRDefault="00F42280" w:rsidP="00F42280">
      <w:pPr>
        <w:widowControl w:val="0"/>
        <w:tabs>
          <w:tab w:val="left" w:pos="720"/>
        </w:tabs>
        <w:ind w:left="720"/>
        <w:rPr>
          <w:i/>
          <w:snapToGrid w:val="0"/>
          <w:szCs w:val="24"/>
          <w:lang w:val="en-GB"/>
        </w:rPr>
      </w:pPr>
    </w:p>
    <w:p w14:paraId="4232A555" w14:textId="158D8F2F" w:rsidR="00ED6A80" w:rsidRDefault="00ED6A80" w:rsidP="00F4131E">
      <w:pPr>
        <w:widowControl w:val="0"/>
        <w:numPr>
          <w:ilvl w:val="0"/>
          <w:numId w:val="2"/>
        </w:numPr>
        <w:tabs>
          <w:tab w:val="left" w:pos="720"/>
        </w:tabs>
        <w:rPr>
          <w:snapToGrid w:val="0"/>
          <w:szCs w:val="24"/>
        </w:rPr>
      </w:pPr>
      <w:r>
        <w:rPr>
          <w:b/>
          <w:bCs/>
          <w:snapToGrid w:val="0"/>
          <w:szCs w:val="24"/>
        </w:rPr>
        <w:t xml:space="preserve">Article 7.2 </w:t>
      </w:r>
      <w:r>
        <w:rPr>
          <w:snapToGrid w:val="0"/>
          <w:szCs w:val="24"/>
        </w:rPr>
        <w:t>of the Agreement is hereby amended by deleting the existing Article 7.</w:t>
      </w:r>
      <w:r w:rsidR="00CE54FE">
        <w:rPr>
          <w:snapToGrid w:val="0"/>
          <w:szCs w:val="24"/>
        </w:rPr>
        <w:t>2</w:t>
      </w:r>
      <w:r>
        <w:rPr>
          <w:snapToGrid w:val="0"/>
          <w:szCs w:val="24"/>
        </w:rPr>
        <w:t xml:space="preserve"> and replacing it with the following wording:</w:t>
      </w:r>
    </w:p>
    <w:p w14:paraId="4582E020" w14:textId="77777777" w:rsidR="00F4131E" w:rsidRPr="00F4131E" w:rsidRDefault="00F4131E" w:rsidP="00F4131E">
      <w:pPr>
        <w:widowControl w:val="0"/>
        <w:ind w:left="720"/>
        <w:rPr>
          <w:snapToGrid w:val="0"/>
          <w:szCs w:val="24"/>
        </w:rPr>
      </w:pPr>
    </w:p>
    <w:tbl>
      <w:tblPr>
        <w:tblW w:w="9169" w:type="dxa"/>
        <w:tblInd w:w="612" w:type="dxa"/>
        <w:tblLook w:val="01E0" w:firstRow="1" w:lastRow="1" w:firstColumn="1" w:lastColumn="1" w:noHBand="0" w:noVBand="0"/>
      </w:tblPr>
      <w:tblGrid>
        <w:gridCol w:w="9169"/>
      </w:tblGrid>
      <w:tr w:rsidR="00ED6A80" w:rsidRPr="002079D3" w14:paraId="4ADAF039" w14:textId="77777777" w:rsidTr="00F4131E">
        <w:tc>
          <w:tcPr>
            <w:tcW w:w="9169" w:type="dxa"/>
          </w:tcPr>
          <w:p w14:paraId="7B24B905" w14:textId="4191A222" w:rsidR="00ED6A80" w:rsidRPr="002079D3" w:rsidRDefault="00CE54FE" w:rsidP="00383DF0">
            <w:pPr>
              <w:pStyle w:val="BodyText3"/>
              <w:keepNext/>
              <w:suppressLineNumbers/>
              <w:suppressAutoHyphens/>
              <w:autoSpaceDE w:val="0"/>
              <w:autoSpaceDN w:val="0"/>
              <w:ind w:right="257"/>
              <w:rPr>
                <w:sz w:val="20"/>
                <w:szCs w:val="20"/>
              </w:rPr>
            </w:pPr>
            <w:r w:rsidRPr="002079D3">
              <w:rPr>
                <w:rFonts w:ascii="Arial" w:hAnsi="Arial"/>
                <w:sz w:val="20"/>
                <w:szCs w:val="20"/>
              </w:rPr>
              <w:lastRenderedPageBreak/>
              <w:t>“</w:t>
            </w:r>
            <w:r w:rsidR="00ED6A80" w:rsidRPr="002079D3">
              <w:rPr>
                <w:rFonts w:ascii="Arial" w:hAnsi="Arial"/>
                <w:sz w:val="20"/>
                <w:szCs w:val="20"/>
              </w:rPr>
              <w:t>Payments shall be made in SEK according to the payment plan in Schedule 4. The Project Leader</w:t>
            </w:r>
            <w:r w:rsidR="00ED6A80" w:rsidRPr="002079D3" w:rsidDel="00E85AD3">
              <w:rPr>
                <w:rFonts w:ascii="Arial" w:hAnsi="Arial"/>
                <w:sz w:val="20"/>
                <w:szCs w:val="20"/>
              </w:rPr>
              <w:t xml:space="preserve"> </w:t>
            </w:r>
            <w:r w:rsidR="00ED6A80" w:rsidRPr="002079D3">
              <w:rPr>
                <w:rFonts w:ascii="Arial" w:hAnsi="Arial"/>
                <w:sz w:val="20"/>
                <w:szCs w:val="20"/>
              </w:rPr>
              <w:t xml:space="preserve">shall incur no liability to TGI </w:t>
            </w:r>
            <w:r w:rsidR="00FC38BA" w:rsidRPr="002079D3">
              <w:rPr>
                <w:rFonts w:ascii="Arial" w:hAnsi="Arial"/>
                <w:sz w:val="20"/>
                <w:szCs w:val="20"/>
                <w:highlight w:val="yellow"/>
              </w:rPr>
              <w:t>or UoB</w:t>
            </w:r>
            <w:r w:rsidR="00FC38BA" w:rsidRPr="002079D3">
              <w:rPr>
                <w:rFonts w:ascii="Arial" w:hAnsi="Arial"/>
                <w:sz w:val="20"/>
                <w:szCs w:val="20"/>
              </w:rPr>
              <w:t xml:space="preserve"> </w:t>
            </w:r>
            <w:r w:rsidR="00ED6A80" w:rsidRPr="002079D3">
              <w:rPr>
                <w:rFonts w:ascii="Arial" w:hAnsi="Arial"/>
                <w:sz w:val="20"/>
                <w:szCs w:val="20"/>
              </w:rPr>
              <w:t>in the event that, for any reason not attributable the Project Leader’s fault, any payment to KI, which would otherwise have been payable shall be withheld, delayed or adjusted by the Funding Entities.</w:t>
            </w:r>
            <w:r w:rsidR="00ED6A80" w:rsidRPr="002079D3">
              <w:rPr>
                <w:sz w:val="20"/>
                <w:szCs w:val="20"/>
              </w:rPr>
              <w:t xml:space="preserve"> </w:t>
            </w:r>
            <w:r w:rsidR="00ED6A80" w:rsidRPr="002079D3">
              <w:rPr>
                <w:rFonts w:ascii="Arial" w:hAnsi="Arial"/>
                <w:sz w:val="20"/>
                <w:szCs w:val="20"/>
              </w:rPr>
              <w:t xml:space="preserve">KI’s sole financial obligation under this Agreement shall be to forward the payments allocated to </w:t>
            </w:r>
            <w:r w:rsidR="00ED6A80" w:rsidRPr="002079D3">
              <w:rPr>
                <w:rFonts w:ascii="Arial" w:hAnsi="Arial"/>
                <w:sz w:val="20"/>
                <w:szCs w:val="20"/>
                <w:highlight w:val="yellow"/>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00ED6A80" w:rsidRPr="002079D3">
              <w:rPr>
                <w:rFonts w:ascii="Arial" w:hAnsi="Arial"/>
                <w:sz w:val="20"/>
                <w:szCs w:val="20"/>
              </w:rPr>
              <w:t>under the budget in Schedule 3.</w:t>
            </w:r>
          </w:p>
        </w:tc>
      </w:tr>
      <w:tr w:rsidR="00ED6A80" w:rsidRPr="002079D3" w14:paraId="45E3B77D" w14:textId="77777777" w:rsidTr="002079D3">
        <w:tc>
          <w:tcPr>
            <w:tcW w:w="9169" w:type="dxa"/>
          </w:tcPr>
          <w:p w14:paraId="4C3E9AD7"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Grant Payment requests (hereinafter called Invoices for convenience) shall be submitted to KI and will be payable within 30 days of receipt. The invoices shall contain a specification of the activities to be carried out and a specification of the costs to be covered. KI will not accept invoices relating to activities not described or specified in the invoice.</w:t>
            </w:r>
          </w:p>
          <w:p w14:paraId="2631499D" w14:textId="0F89EC6F"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 xml:space="preserve">shall submit invoices according to the payment schedule as mentioned in Schedule 4. 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shall upon request be able to show documentation in support of a certain invoice phase having been attained. Such documentation shall include necessary receipts and documentation concerning the costs. Invoicing charges are not acceptable.</w:t>
            </w:r>
          </w:p>
          <w:p w14:paraId="317693FE"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The invoices shall include a clear reference to this Agreement including its contract nr and clearly state the period for which payment is made, information about whether partial or full payment.</w:t>
            </w:r>
          </w:p>
          <w:p w14:paraId="5FE6C434" w14:textId="77777777" w:rsidR="00ED6A80" w:rsidRPr="002079D3" w:rsidRDefault="00CE54FE" w:rsidP="00CE54FE">
            <w:pPr>
              <w:pStyle w:val="BodyText3"/>
              <w:keepNext/>
              <w:suppressLineNumbers/>
              <w:suppressAutoHyphens/>
              <w:autoSpaceDE w:val="0"/>
              <w:autoSpaceDN w:val="0"/>
              <w:ind w:right="968"/>
              <w:rPr>
                <w:rFonts w:ascii="Arial" w:hAnsi="Arial"/>
                <w:sz w:val="20"/>
                <w:szCs w:val="20"/>
              </w:rPr>
            </w:pPr>
            <w:r w:rsidRPr="002079D3">
              <w:rPr>
                <w:rFonts w:ascii="Arial" w:hAnsi="Arial"/>
                <w:sz w:val="20"/>
                <w:szCs w:val="20"/>
              </w:rPr>
              <w:t>I</w:t>
            </w:r>
            <w:r w:rsidR="00ED6A80" w:rsidRPr="002079D3">
              <w:rPr>
                <w:rFonts w:ascii="Arial" w:hAnsi="Arial"/>
                <w:sz w:val="20"/>
                <w:szCs w:val="20"/>
              </w:rPr>
              <w:t xml:space="preserve">nvoices shall be sent as a PDF-file (one file per invoice) to the following e-mail address: </w:t>
            </w:r>
            <w:hyperlink r:id="rId12">
              <w:r w:rsidR="00ED6A80" w:rsidRPr="002079D3">
                <w:rPr>
                  <w:rFonts w:ascii="Arial" w:hAnsi="Arial"/>
                  <w:sz w:val="20"/>
                  <w:szCs w:val="20"/>
                </w:rPr>
                <w:t>KI-fakturor@ki.se</w:t>
              </w:r>
            </w:hyperlink>
            <w:r w:rsidR="00ED6A80" w:rsidRPr="002079D3">
              <w:rPr>
                <w:rFonts w:ascii="Arial" w:hAnsi="Arial"/>
                <w:sz w:val="20"/>
                <w:szCs w:val="20"/>
              </w:rPr>
              <w:t>.</w:t>
            </w:r>
          </w:p>
          <w:p w14:paraId="3E0E4E6E" w14:textId="5ADA2C0D" w:rsidR="00F70150" w:rsidRPr="002079D3" w:rsidRDefault="008902E3" w:rsidP="002079D3">
            <w:pPr>
              <w:pStyle w:val="BodyText3"/>
              <w:keepNext/>
              <w:suppressLineNumbers/>
              <w:suppressAutoHyphens/>
              <w:autoSpaceDE w:val="0"/>
              <w:autoSpaceDN w:val="0"/>
              <w:ind w:right="968"/>
              <w:rPr>
                <w:rFonts w:ascii="Arial" w:hAnsi="Arial"/>
                <w:sz w:val="20"/>
                <w:szCs w:val="20"/>
              </w:rPr>
            </w:pPr>
            <w:r w:rsidRPr="002079D3">
              <w:rPr>
                <w:rFonts w:ascii="Arial" w:hAnsi="Arial"/>
                <w:sz w:val="20"/>
                <w:szCs w:val="20"/>
              </w:rPr>
              <w:t>The Project Leader is entitled to withhold any payments if a Party is in breach of its obligations under this Agreement or when this is agreed with the Funding Entities. The Project Leader is entitled to recover any payments already made to a Defaulting Party.”</w:t>
            </w:r>
          </w:p>
        </w:tc>
      </w:tr>
    </w:tbl>
    <w:p w14:paraId="6AE492BC" w14:textId="77777777" w:rsidR="00ED6A80" w:rsidRDefault="00ED6A80" w:rsidP="00ED6A80">
      <w:pPr>
        <w:widowControl w:val="0"/>
        <w:ind w:left="720"/>
        <w:rPr>
          <w:snapToGrid w:val="0"/>
          <w:szCs w:val="24"/>
        </w:rPr>
      </w:pPr>
    </w:p>
    <w:p w14:paraId="4D8E5738" w14:textId="1B5052B3" w:rsidR="000B67EE" w:rsidRDefault="004741D4" w:rsidP="00235394">
      <w:pPr>
        <w:widowControl w:val="0"/>
        <w:numPr>
          <w:ilvl w:val="0"/>
          <w:numId w:val="2"/>
        </w:numPr>
        <w:tabs>
          <w:tab w:val="left" w:pos="720"/>
        </w:tabs>
        <w:rPr>
          <w:snapToGrid w:val="0"/>
          <w:szCs w:val="24"/>
        </w:rPr>
      </w:pPr>
      <w:r w:rsidRPr="00235394">
        <w:rPr>
          <w:b/>
          <w:bCs/>
          <w:snapToGrid w:val="0"/>
          <w:szCs w:val="24"/>
        </w:rPr>
        <w:t xml:space="preserve">Article 7.2 </w:t>
      </w:r>
      <w:r>
        <w:rPr>
          <w:snapToGrid w:val="0"/>
          <w:szCs w:val="24"/>
        </w:rPr>
        <w:t>of the Agreement is hereby amended by deleting the existing Article 7.3 and replacing it with the following wording:</w:t>
      </w:r>
    </w:p>
    <w:p w14:paraId="70135079" w14:textId="77777777" w:rsidR="002079D3" w:rsidRDefault="002079D3" w:rsidP="00ED6A80">
      <w:pPr>
        <w:widowControl w:val="0"/>
        <w:ind w:left="720"/>
        <w:rPr>
          <w:snapToGrid w:val="0"/>
          <w:szCs w:val="24"/>
        </w:rPr>
      </w:pPr>
    </w:p>
    <w:p w14:paraId="5AAF45A3" w14:textId="4FF390E9" w:rsidR="000B67EE" w:rsidRPr="002079D3" w:rsidRDefault="00F4131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w:t>
      </w:r>
      <w:r w:rsidR="000B67EE" w:rsidRPr="002079D3">
        <w:rPr>
          <w:rFonts w:ascii="Arial" w:hAnsi="Arial" w:cs="Arial"/>
          <w:sz w:val="20"/>
          <w:szCs w:val="22"/>
          <w:lang w:val="en-GB"/>
        </w:rPr>
        <w:t xml:space="preserve">TGI </w:t>
      </w:r>
      <w:r w:rsidRPr="002079D3">
        <w:rPr>
          <w:rFonts w:ascii="Arial" w:hAnsi="Arial" w:cs="Arial"/>
          <w:sz w:val="20"/>
          <w:szCs w:val="22"/>
          <w:highlight w:val="yellow"/>
          <w:lang w:val="en-GB"/>
        </w:rPr>
        <w:t>and UoB</w:t>
      </w:r>
      <w:r w:rsidRPr="002079D3">
        <w:rPr>
          <w:rFonts w:ascii="Arial" w:hAnsi="Arial" w:cs="Arial"/>
          <w:sz w:val="20"/>
          <w:szCs w:val="22"/>
          <w:lang w:val="en-GB"/>
        </w:rPr>
        <w:t xml:space="preserve"> </w:t>
      </w:r>
      <w:r w:rsidR="000B67EE" w:rsidRPr="002079D3">
        <w:rPr>
          <w:rFonts w:ascii="Arial" w:hAnsi="Arial" w:cs="Arial"/>
          <w:sz w:val="20"/>
          <w:szCs w:val="22"/>
          <w:lang w:val="en-GB"/>
        </w:rPr>
        <w:t>shall collaborate with KI to enable the timely submission of any scientific and financial reports concerning the Project which may be requested by the Funding Entities and shall provide any necessary information in conjunction with the following up and evaluation of the research, either during or after termination of the Project.</w:t>
      </w:r>
    </w:p>
    <w:p w14:paraId="110F7115"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p>
    <w:p w14:paraId="1871F791"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 xml:space="preserve">The Parties shall also collaborate in order for KI to submit a final financial statement report every year, no later than one months after the Grant Period has expired. </w:t>
      </w:r>
    </w:p>
    <w:p w14:paraId="67332D58"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315F8799"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In particular, each Party shall provide the </w:t>
      </w:r>
      <w:r w:rsidRPr="002079D3">
        <w:rPr>
          <w:rFonts w:ascii="Arial" w:hAnsi="Arial" w:cs="Arial"/>
          <w:sz w:val="20"/>
          <w:szCs w:val="22"/>
          <w:lang w:val="en-GB"/>
        </w:rPr>
        <w:t>Project Leader</w:t>
      </w:r>
      <w:r w:rsidRPr="002079D3" w:rsidDel="00E85AD3">
        <w:rPr>
          <w:rFonts w:ascii="Arial" w:hAnsi="Arial" w:cs="Arial"/>
          <w:sz w:val="20"/>
          <w:lang w:val="en-GB"/>
        </w:rPr>
        <w:t xml:space="preserve"> </w:t>
      </w:r>
      <w:r w:rsidRPr="002079D3">
        <w:rPr>
          <w:rFonts w:ascii="Arial" w:hAnsi="Arial" w:cs="Arial"/>
          <w:sz w:val="20"/>
          <w:lang w:val="en-GB"/>
        </w:rPr>
        <w:t xml:space="preserve">with all the information and documentation which needs to be included in the final financial report not later than one month after the </w:t>
      </w:r>
      <w:r w:rsidRPr="002079D3">
        <w:rPr>
          <w:rFonts w:ascii="Arial" w:hAnsi="Arial" w:cs="Arial"/>
          <w:sz w:val="20"/>
        </w:rPr>
        <w:t>Grant Period</w:t>
      </w:r>
      <w:r w:rsidRPr="002079D3">
        <w:rPr>
          <w:rFonts w:ascii="Arial" w:hAnsi="Arial" w:cs="Arial"/>
          <w:sz w:val="20"/>
          <w:lang w:val="en-GB"/>
        </w:rPr>
        <w:t xml:space="preserve"> has expired or not later than one month after the date of premature termination of the Project.</w:t>
      </w:r>
    </w:p>
    <w:p w14:paraId="38E1D15F"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4A2A0CB7" w14:textId="3305F838"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TGI </w:t>
      </w:r>
      <w:r w:rsidR="00F4131E" w:rsidRPr="002079D3">
        <w:rPr>
          <w:rFonts w:ascii="Arial" w:hAnsi="Arial" w:cs="Arial"/>
          <w:sz w:val="20"/>
          <w:highlight w:val="yellow"/>
          <w:lang w:val="en-GB"/>
        </w:rPr>
        <w:t>and UoB</w:t>
      </w:r>
      <w:r w:rsidR="00F4131E" w:rsidRPr="002079D3">
        <w:rPr>
          <w:rFonts w:ascii="Arial" w:hAnsi="Arial" w:cs="Arial"/>
          <w:sz w:val="20"/>
          <w:lang w:val="en-GB"/>
        </w:rPr>
        <w:t xml:space="preserve"> </w:t>
      </w:r>
      <w:r w:rsidRPr="002079D3">
        <w:rPr>
          <w:rFonts w:ascii="Arial" w:hAnsi="Arial" w:cs="Arial"/>
          <w:sz w:val="20"/>
          <w:lang w:val="en-GB"/>
        </w:rPr>
        <w:t>shall collaborate to enable the audit by KI of and financial records, accounts and documentation regarding the conduct of the Project and fulfilment of obligations by TGI.</w:t>
      </w:r>
    </w:p>
    <w:p w14:paraId="16CF6FF4" w14:textId="77777777" w:rsidR="000B67EE" w:rsidRPr="002079D3" w:rsidRDefault="000B67EE" w:rsidP="002079D3">
      <w:pPr>
        <w:widowControl w:val="0"/>
        <w:ind w:left="720"/>
        <w:rPr>
          <w:snapToGrid w:val="0"/>
          <w:szCs w:val="24"/>
          <w:lang w:val="en-GB"/>
        </w:rPr>
      </w:pPr>
    </w:p>
    <w:p w14:paraId="7F9984B8" w14:textId="2CE7F304" w:rsidR="009E08BA" w:rsidRDefault="009E08BA" w:rsidP="009E08BA">
      <w:pPr>
        <w:widowControl w:val="0"/>
        <w:numPr>
          <w:ilvl w:val="0"/>
          <w:numId w:val="2"/>
        </w:numPr>
        <w:tabs>
          <w:tab w:val="left" w:pos="720"/>
        </w:tabs>
        <w:rPr>
          <w:snapToGrid w:val="0"/>
          <w:szCs w:val="24"/>
        </w:rPr>
      </w:pPr>
      <w:r w:rsidRPr="00141DDD">
        <w:rPr>
          <w:b/>
          <w:bCs/>
          <w:snapToGrid w:val="0"/>
          <w:szCs w:val="24"/>
        </w:rPr>
        <w:t xml:space="preserve">Article </w:t>
      </w:r>
      <w:r w:rsidR="00C802FD">
        <w:rPr>
          <w:b/>
          <w:bCs/>
          <w:snapToGrid w:val="0"/>
          <w:szCs w:val="24"/>
        </w:rPr>
        <w:t>8</w:t>
      </w:r>
      <w:r w:rsidR="002809F1">
        <w:rPr>
          <w:b/>
          <w:bCs/>
          <w:snapToGrid w:val="0"/>
          <w:szCs w:val="24"/>
        </w:rPr>
        <w:t>.4</w:t>
      </w:r>
      <w:r w:rsidR="002079D3">
        <w:rPr>
          <w:b/>
          <w:bCs/>
          <w:snapToGrid w:val="0"/>
          <w:szCs w:val="24"/>
        </w:rPr>
        <w:t xml:space="preserve">.1.1 </w:t>
      </w:r>
      <w:r>
        <w:rPr>
          <w:snapToGrid w:val="0"/>
          <w:szCs w:val="24"/>
        </w:rPr>
        <w:t xml:space="preserve">of the Agreement is hereby amended by deleting the existing Article </w:t>
      </w:r>
      <w:r w:rsidR="00C802FD">
        <w:rPr>
          <w:snapToGrid w:val="0"/>
          <w:szCs w:val="24"/>
        </w:rPr>
        <w:t>8</w:t>
      </w:r>
      <w:r w:rsidR="005A40B6">
        <w:rPr>
          <w:snapToGrid w:val="0"/>
          <w:szCs w:val="24"/>
        </w:rPr>
        <w:t>.4.1.1</w:t>
      </w:r>
      <w:r>
        <w:rPr>
          <w:snapToGrid w:val="0"/>
          <w:szCs w:val="24"/>
        </w:rPr>
        <w:t xml:space="preserve"> and replacing it with the following wording:</w:t>
      </w:r>
    </w:p>
    <w:p w14:paraId="5DA2026C" w14:textId="77777777" w:rsidR="005A40B6" w:rsidRDefault="005A40B6" w:rsidP="005A2F5C">
      <w:pPr>
        <w:pStyle w:val="ListParagraph"/>
        <w:ind w:left="720"/>
        <w:rPr>
          <w:i/>
          <w:iCs/>
          <w:snapToGrid w:val="0"/>
          <w:szCs w:val="24"/>
        </w:rPr>
      </w:pPr>
    </w:p>
    <w:p w14:paraId="16731DDD" w14:textId="4417ABB7" w:rsidR="005A40B6" w:rsidRPr="002079D3" w:rsidRDefault="002809F1" w:rsidP="005A2F5C">
      <w:pPr>
        <w:pStyle w:val="ListParagraph"/>
        <w:ind w:left="720"/>
        <w:rPr>
          <w:rFonts w:ascii="Arial" w:hAnsi="Arial" w:cs="Arial"/>
          <w:snapToGrid w:val="0"/>
          <w:sz w:val="20"/>
        </w:rPr>
      </w:pPr>
      <w:r w:rsidRPr="002079D3">
        <w:rPr>
          <w:rFonts w:ascii="Arial" w:hAnsi="Arial" w:cs="Arial"/>
          <w:snapToGrid w:val="0"/>
          <w:sz w:val="20"/>
        </w:rPr>
        <w:t>“</w:t>
      </w:r>
      <w:r w:rsidR="005A40B6" w:rsidRPr="002079D3">
        <w:rPr>
          <w:rFonts w:ascii="Arial" w:hAnsi="Arial" w:cs="Arial"/>
          <w:snapToGrid w:val="0"/>
          <w:sz w:val="20"/>
        </w:rPr>
        <w:t>The Parties agree that Results will be published in scientific journals with international scope. The Parties shall not enter into agreements with any commercial actor or other stakeholder that could limit publication of the Results of research conducted with funding from the Swedish Research Council.</w:t>
      </w:r>
      <w:r w:rsidRPr="002079D3">
        <w:rPr>
          <w:rFonts w:ascii="Arial" w:hAnsi="Arial" w:cs="Arial"/>
          <w:snapToGrid w:val="0"/>
          <w:sz w:val="20"/>
        </w:rPr>
        <w:t>”</w:t>
      </w:r>
    </w:p>
    <w:p w14:paraId="4FB36AEE" w14:textId="77777777" w:rsidR="00110689" w:rsidRDefault="00110689" w:rsidP="00C802FD">
      <w:pPr>
        <w:widowControl w:val="0"/>
        <w:tabs>
          <w:tab w:val="left" w:pos="720"/>
        </w:tabs>
        <w:ind w:left="720"/>
        <w:rPr>
          <w:snapToGrid w:val="0"/>
          <w:szCs w:val="24"/>
        </w:rPr>
      </w:pPr>
    </w:p>
    <w:p w14:paraId="4D0E20CF" w14:textId="7A502847" w:rsidR="00C802FD" w:rsidRDefault="00C802FD" w:rsidP="00C802FD">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9</w:t>
      </w:r>
      <w:r w:rsidR="002079D3">
        <w:rPr>
          <w:b/>
          <w:bCs/>
          <w:snapToGrid w:val="0"/>
          <w:szCs w:val="24"/>
        </w:rPr>
        <w:t>.3</w:t>
      </w:r>
      <w:r>
        <w:rPr>
          <w:snapToGrid w:val="0"/>
          <w:szCs w:val="24"/>
        </w:rPr>
        <w:t xml:space="preserve"> of the Agreement is hereby amended by deleting the existing Article 9</w:t>
      </w:r>
      <w:r w:rsidR="005A40B6">
        <w:rPr>
          <w:snapToGrid w:val="0"/>
          <w:szCs w:val="24"/>
        </w:rPr>
        <w:t>.3</w:t>
      </w:r>
      <w:r>
        <w:rPr>
          <w:snapToGrid w:val="0"/>
          <w:szCs w:val="24"/>
        </w:rPr>
        <w:t xml:space="preserve"> and replacing it with the following wording:</w:t>
      </w:r>
    </w:p>
    <w:p w14:paraId="572535A2" w14:textId="77777777" w:rsidR="005A40B6" w:rsidRPr="002079D3" w:rsidRDefault="005A40B6" w:rsidP="001840E2">
      <w:pPr>
        <w:widowControl w:val="0"/>
        <w:tabs>
          <w:tab w:val="left" w:pos="720"/>
        </w:tabs>
        <w:ind w:left="720"/>
        <w:rPr>
          <w:rFonts w:ascii="Arial" w:hAnsi="Arial" w:cs="Arial"/>
          <w:iCs/>
          <w:snapToGrid w:val="0"/>
          <w:sz w:val="20"/>
          <w:highlight w:val="yellow"/>
        </w:rPr>
      </w:pPr>
    </w:p>
    <w:p w14:paraId="3B123A89" w14:textId="6CBDAD7F" w:rsidR="009E08BA" w:rsidRPr="002079D3" w:rsidRDefault="002079D3" w:rsidP="001840E2">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The Recipients shall be responsible for the fulfilment of the above obligations on the part of their employees or third parties involved in the Project and shall ensure that they remain so obliged, as far as legally possible, during and after the end of the Project and/or after the termination of the contractual relationship with the employee or third party.</w:t>
      </w:r>
      <w:r w:rsidRPr="002079D3">
        <w:rPr>
          <w:rFonts w:ascii="Arial" w:hAnsi="Arial" w:cs="Arial"/>
          <w:iCs/>
          <w:snapToGrid w:val="0"/>
          <w:sz w:val="20"/>
        </w:rPr>
        <w:t>”</w:t>
      </w:r>
    </w:p>
    <w:p w14:paraId="2CB61E9D" w14:textId="77777777" w:rsidR="00C802FD" w:rsidRDefault="00C802FD" w:rsidP="001840E2">
      <w:pPr>
        <w:widowControl w:val="0"/>
        <w:tabs>
          <w:tab w:val="left" w:pos="720"/>
        </w:tabs>
        <w:ind w:left="720"/>
        <w:rPr>
          <w:snapToGrid w:val="0"/>
          <w:szCs w:val="24"/>
        </w:rPr>
      </w:pPr>
    </w:p>
    <w:p w14:paraId="10FD6A83" w14:textId="26B78938" w:rsidR="001E0AA6" w:rsidRDefault="00E31D4F" w:rsidP="001E0AA6">
      <w:pPr>
        <w:widowControl w:val="0"/>
        <w:numPr>
          <w:ilvl w:val="0"/>
          <w:numId w:val="2"/>
        </w:numPr>
        <w:tabs>
          <w:tab w:val="left" w:pos="720"/>
        </w:tabs>
        <w:rPr>
          <w:snapToGrid w:val="0"/>
          <w:szCs w:val="24"/>
        </w:rPr>
      </w:pPr>
      <w:r w:rsidRPr="00235394">
        <w:rPr>
          <w:b/>
          <w:bCs/>
          <w:snapToGrid w:val="0"/>
          <w:szCs w:val="24"/>
          <w:rPrChange w:id="14" w:author="Itziar de la Torre" w:date="2026-02-03T16:04:00Z" w16du:dateUtc="2026-02-03T15:04:00Z">
            <w:rPr>
              <w:snapToGrid w:val="0"/>
              <w:szCs w:val="24"/>
              <w:u w:val="single"/>
            </w:rPr>
          </w:rPrChange>
        </w:rPr>
        <w:t>Schedule</w:t>
      </w:r>
      <w:r w:rsidR="0001771A" w:rsidRPr="00235394">
        <w:rPr>
          <w:b/>
          <w:bCs/>
          <w:snapToGrid w:val="0"/>
          <w:szCs w:val="24"/>
          <w:rPrChange w:id="15" w:author="Itziar de la Torre" w:date="2026-02-03T16:04:00Z" w16du:dateUtc="2026-02-03T15:04:00Z">
            <w:rPr>
              <w:snapToGrid w:val="0"/>
              <w:szCs w:val="24"/>
              <w:u w:val="single"/>
            </w:rPr>
          </w:rPrChange>
        </w:rPr>
        <w:t>s</w:t>
      </w:r>
      <w:r w:rsidRPr="00235394">
        <w:rPr>
          <w:b/>
          <w:bCs/>
          <w:snapToGrid w:val="0"/>
          <w:szCs w:val="24"/>
          <w:rPrChange w:id="16" w:author="Itziar de la Torre" w:date="2026-02-03T16:04:00Z" w16du:dateUtc="2026-02-03T15:04:00Z">
            <w:rPr>
              <w:snapToGrid w:val="0"/>
              <w:szCs w:val="24"/>
              <w:u w:val="single"/>
            </w:rPr>
          </w:rPrChange>
        </w:rPr>
        <w:t xml:space="preserve"> </w:t>
      </w:r>
      <w:r w:rsidR="00664AB9" w:rsidRPr="00235394">
        <w:rPr>
          <w:b/>
          <w:bCs/>
          <w:snapToGrid w:val="0"/>
          <w:szCs w:val="24"/>
          <w:rPrChange w:id="17" w:author="Itziar de la Torre" w:date="2026-02-03T16:04:00Z" w16du:dateUtc="2026-02-03T15:04:00Z">
            <w:rPr>
              <w:snapToGrid w:val="0"/>
              <w:szCs w:val="24"/>
              <w:u w:val="single"/>
            </w:rPr>
          </w:rPrChange>
        </w:rPr>
        <w:t>3</w:t>
      </w:r>
      <w:r w:rsidR="0001771A" w:rsidRPr="00235394">
        <w:rPr>
          <w:b/>
          <w:bCs/>
          <w:snapToGrid w:val="0"/>
          <w:szCs w:val="24"/>
          <w:rPrChange w:id="18" w:author="Itziar de la Torre" w:date="2026-02-03T16:04:00Z" w16du:dateUtc="2026-02-03T15:04:00Z">
            <w:rPr>
              <w:snapToGrid w:val="0"/>
              <w:szCs w:val="24"/>
              <w:u w:val="single"/>
            </w:rPr>
          </w:rPrChange>
        </w:rPr>
        <w:t xml:space="preserve"> and 4</w:t>
      </w:r>
      <w:r w:rsidR="001E0AA6" w:rsidRPr="00C802FD">
        <w:rPr>
          <w:snapToGrid w:val="0"/>
          <w:szCs w:val="24"/>
        </w:rPr>
        <w:t xml:space="preserve"> to the Agreement </w:t>
      </w:r>
      <w:r w:rsidR="0001771A" w:rsidRPr="00C802FD">
        <w:rPr>
          <w:snapToGrid w:val="0"/>
          <w:szCs w:val="24"/>
        </w:rPr>
        <w:t xml:space="preserve">are </w:t>
      </w:r>
      <w:r w:rsidR="001E0AA6" w:rsidRPr="00C802FD">
        <w:rPr>
          <w:snapToGrid w:val="0"/>
          <w:szCs w:val="24"/>
        </w:rPr>
        <w:t xml:space="preserve">hereby amended by deleting the existing </w:t>
      </w:r>
      <w:r w:rsidRPr="00C802FD">
        <w:rPr>
          <w:snapToGrid w:val="0"/>
          <w:szCs w:val="24"/>
          <w:u w:val="single"/>
        </w:rPr>
        <w:lastRenderedPageBreak/>
        <w:t>Schedule</w:t>
      </w:r>
      <w:r w:rsidR="0001771A" w:rsidRPr="00C802FD">
        <w:rPr>
          <w:snapToGrid w:val="0"/>
          <w:szCs w:val="24"/>
          <w:u w:val="single"/>
        </w:rPr>
        <w:t>s 3 and 4</w:t>
      </w:r>
      <w:r w:rsidR="0080607C">
        <w:rPr>
          <w:snapToGrid w:val="0"/>
          <w:szCs w:val="24"/>
        </w:rPr>
        <w:t xml:space="preserve"> </w:t>
      </w:r>
      <w:r w:rsidR="001E0AA6">
        <w:rPr>
          <w:snapToGrid w:val="0"/>
          <w:szCs w:val="24"/>
        </w:rPr>
        <w:t xml:space="preserve">and replacing </w:t>
      </w:r>
      <w:r w:rsidR="0001771A">
        <w:rPr>
          <w:snapToGrid w:val="0"/>
          <w:szCs w:val="24"/>
        </w:rPr>
        <w:t xml:space="preserve">them </w:t>
      </w:r>
      <w:r w:rsidR="001E0AA6">
        <w:rPr>
          <w:snapToGrid w:val="0"/>
          <w:szCs w:val="24"/>
        </w:rPr>
        <w:t xml:space="preserve">with the new </w:t>
      </w:r>
      <w:r>
        <w:rPr>
          <w:snapToGrid w:val="0"/>
          <w:szCs w:val="24"/>
          <w:u w:val="single"/>
        </w:rPr>
        <w:t>Schedule</w:t>
      </w:r>
      <w:r w:rsidR="0001771A">
        <w:rPr>
          <w:snapToGrid w:val="0"/>
          <w:szCs w:val="24"/>
          <w:u w:val="single"/>
        </w:rPr>
        <w:t>s</w:t>
      </w:r>
      <w:r>
        <w:rPr>
          <w:snapToGrid w:val="0"/>
          <w:szCs w:val="24"/>
          <w:u w:val="single"/>
        </w:rPr>
        <w:t xml:space="preserve"> </w:t>
      </w:r>
      <w:r w:rsidR="0001771A">
        <w:rPr>
          <w:snapToGrid w:val="0"/>
          <w:szCs w:val="24"/>
          <w:u w:val="single"/>
        </w:rPr>
        <w:t xml:space="preserve">3 and 4 </w:t>
      </w:r>
      <w:r w:rsidR="001E0AA6">
        <w:rPr>
          <w:snapToGrid w:val="0"/>
          <w:szCs w:val="24"/>
        </w:rPr>
        <w:t>attached to this Amendment.</w:t>
      </w:r>
      <w:bookmarkEnd w:id="3"/>
      <w:r w:rsidR="00B34BF5">
        <w:rPr>
          <w:snapToGrid w:val="0"/>
          <w:szCs w:val="24"/>
        </w:rPr>
        <w:t xml:space="preserve"> </w:t>
      </w:r>
    </w:p>
    <w:p w14:paraId="64EBE826" w14:textId="77777777" w:rsidR="00B34BF5" w:rsidRDefault="00B34BF5" w:rsidP="00B34BF5">
      <w:pPr>
        <w:widowControl w:val="0"/>
        <w:rPr>
          <w:snapToGrid w:val="0"/>
          <w:szCs w:val="24"/>
        </w:rPr>
      </w:pPr>
    </w:p>
    <w:p w14:paraId="4935DB5C" w14:textId="1C8BFD76" w:rsidR="00B34BF5" w:rsidRDefault="0001771A" w:rsidP="001E0AA6">
      <w:pPr>
        <w:widowControl w:val="0"/>
        <w:numPr>
          <w:ilvl w:val="0"/>
          <w:numId w:val="2"/>
        </w:numPr>
        <w:tabs>
          <w:tab w:val="left" w:pos="720"/>
        </w:tabs>
        <w:rPr>
          <w:snapToGrid w:val="0"/>
          <w:szCs w:val="24"/>
        </w:rPr>
      </w:pPr>
      <w:r>
        <w:rPr>
          <w:snapToGrid w:val="0"/>
          <w:szCs w:val="24"/>
        </w:rPr>
        <w:t>UoB</w:t>
      </w:r>
      <w:r w:rsidR="00B34BF5">
        <w:rPr>
          <w:snapToGrid w:val="0"/>
          <w:szCs w:val="24"/>
        </w:rPr>
        <w:t xml:space="preserve"> shall invoice </w:t>
      </w:r>
      <w:r>
        <w:rPr>
          <w:snapToGrid w:val="0"/>
          <w:szCs w:val="24"/>
        </w:rPr>
        <w:t xml:space="preserve">KI </w:t>
      </w:r>
      <w:r w:rsidR="00B34BF5">
        <w:rPr>
          <w:snapToGrid w:val="0"/>
          <w:szCs w:val="24"/>
        </w:rPr>
        <w:t xml:space="preserve">the remuneration set forth in Schedule </w:t>
      </w:r>
      <w:r>
        <w:rPr>
          <w:snapToGrid w:val="0"/>
          <w:szCs w:val="24"/>
        </w:rPr>
        <w:t>3</w:t>
      </w:r>
      <w:r w:rsidR="00B34BF5">
        <w:rPr>
          <w:snapToGrid w:val="0"/>
          <w:szCs w:val="24"/>
        </w:rPr>
        <w:t xml:space="preserve"> upon execution of this Amendment</w:t>
      </w:r>
      <w:r>
        <w:rPr>
          <w:snapToGrid w:val="0"/>
          <w:szCs w:val="24"/>
        </w:rPr>
        <w:t>.</w:t>
      </w:r>
    </w:p>
    <w:p w14:paraId="322D454B" w14:textId="77777777" w:rsidR="001E0AA6" w:rsidRDefault="001E0AA6">
      <w:pPr>
        <w:widowControl w:val="0"/>
        <w:rPr>
          <w:snapToGrid w:val="0"/>
          <w:szCs w:val="24"/>
        </w:rPr>
      </w:pPr>
    </w:p>
    <w:p w14:paraId="3E3412CD" w14:textId="5F826941" w:rsidR="001857CA" w:rsidRPr="00D76F58" w:rsidRDefault="004E2E3D" w:rsidP="00235394">
      <w:pPr>
        <w:widowControl w:val="0"/>
        <w:numPr>
          <w:ilvl w:val="0"/>
          <w:numId w:val="2"/>
        </w:numPr>
        <w:tabs>
          <w:tab w:val="left" w:pos="720"/>
        </w:tabs>
        <w:rPr>
          <w:szCs w:val="24"/>
        </w:rPr>
      </w:pPr>
      <w:r>
        <w:rPr>
          <w:snapToGrid w:val="0"/>
          <w:szCs w:val="24"/>
        </w:rPr>
        <w:t>Except as modified by this Amendment, all of the terms and conditions of the Agreement shall</w:t>
      </w:r>
      <w:r>
        <w:rPr>
          <w:szCs w:val="24"/>
        </w:rPr>
        <w:t xml:space="preserve"> remain in full force and effect.</w:t>
      </w:r>
      <w:r w:rsidR="00D76F58">
        <w:rPr>
          <w:szCs w:val="24"/>
        </w:rPr>
        <w:t xml:space="preserve"> </w:t>
      </w:r>
      <w:commentRangeStart w:id="19"/>
      <w:commentRangeStart w:id="20"/>
      <w:r>
        <w:rPr>
          <w:bCs/>
          <w:snapToGrid w:val="0"/>
          <w:szCs w:val="24"/>
        </w:rPr>
        <w:t xml:space="preserve">UoB </w:t>
      </w:r>
      <w:r w:rsidR="00A675C3" w:rsidRPr="00086BEA">
        <w:rPr>
          <w:bCs/>
          <w:snapToGrid w:val="0"/>
          <w:szCs w:val="24"/>
        </w:rPr>
        <w:t>acknowledges receipt of the Agreement and, as of the Effective Date of this Amendment, accedes to and agrees to be bound by the Agreement as amended hereby, as if it were an original signatory thereto.</w:t>
      </w:r>
      <w:r w:rsidR="00086BEA" w:rsidRPr="00086BEA">
        <w:rPr>
          <w:bCs/>
          <w:snapToGrid w:val="0"/>
          <w:szCs w:val="24"/>
        </w:rPr>
        <w:t xml:space="preserve"> </w:t>
      </w:r>
      <w:commentRangeEnd w:id="19"/>
      <w:r w:rsidR="00D76F58" w:rsidRPr="00D76F58">
        <w:rPr>
          <w:rStyle w:val="CommentReference"/>
          <w:sz w:val="24"/>
          <w:szCs w:val="24"/>
        </w:rPr>
        <w:commentReference w:id="19"/>
      </w:r>
      <w:commentRangeEnd w:id="20"/>
      <w:r w:rsidR="0052473D" w:rsidRPr="00D76F58">
        <w:rPr>
          <w:rStyle w:val="CommentReference"/>
          <w:sz w:val="24"/>
          <w:szCs w:val="24"/>
        </w:rPr>
        <w:commentReference w:id="20"/>
      </w:r>
    </w:p>
    <w:p w14:paraId="52468AB5" w14:textId="77777777" w:rsidR="001E0AA6" w:rsidRDefault="001E0AA6">
      <w:pPr>
        <w:widowControl w:val="0"/>
        <w:rPr>
          <w:szCs w:val="24"/>
        </w:rPr>
      </w:pPr>
    </w:p>
    <w:p w14:paraId="08181A76" w14:textId="77777777" w:rsidR="00B56357" w:rsidRPr="002079D3" w:rsidRDefault="00B56357" w:rsidP="00B56357">
      <w:pPr>
        <w:keepNext/>
        <w:suppressLineNumbers/>
        <w:suppressAutoHyphens/>
        <w:jc w:val="both"/>
        <w:rPr>
          <w:szCs w:val="28"/>
          <w:lang w:val="en-GB"/>
        </w:rPr>
      </w:pPr>
      <w:bookmarkStart w:id="21" w:name="_DV_M256"/>
      <w:bookmarkEnd w:id="21"/>
      <w:r w:rsidRPr="002079D3">
        <w:rPr>
          <w:szCs w:val="28"/>
          <w:lang w:val="en-GB"/>
        </w:rPr>
        <w:t xml:space="preserve">AS WITNESS: </w:t>
      </w:r>
    </w:p>
    <w:p w14:paraId="1FBBCDAD" w14:textId="77777777" w:rsidR="00B56357" w:rsidRPr="002079D3" w:rsidRDefault="00B56357" w:rsidP="00B56357">
      <w:pPr>
        <w:keepNext/>
        <w:suppressLineNumbers/>
        <w:suppressAutoHyphens/>
        <w:jc w:val="both"/>
        <w:rPr>
          <w:szCs w:val="28"/>
          <w:lang w:val="en-GB"/>
        </w:rPr>
      </w:pPr>
      <w:r w:rsidRPr="002079D3">
        <w:rPr>
          <w:szCs w:val="28"/>
          <w:lang w:val="en-GB"/>
        </w:rPr>
        <w:t>The Parties have caused this Agreement to be duly signed, using electronic signatures or otherwise, by the undersigned authorised representatives in separate signature pages the day and year first above written.</w:t>
      </w:r>
    </w:p>
    <w:p w14:paraId="02CE3128" w14:textId="77777777" w:rsidR="00B56357" w:rsidRPr="00684D9B" w:rsidRDefault="00B56357" w:rsidP="00B56357">
      <w:pPr>
        <w:spacing w:line="276" w:lineRule="auto"/>
        <w:rPr>
          <w:sz w:val="20"/>
          <w:szCs w:val="22"/>
          <w:lang w:val="en-GB"/>
        </w:rPr>
      </w:pPr>
      <w:r w:rsidRPr="00684D9B">
        <w:rPr>
          <w:sz w:val="20"/>
          <w:szCs w:val="22"/>
          <w:lang w:val="en-GB"/>
        </w:rPr>
        <w:br w:type="page"/>
      </w:r>
    </w:p>
    <w:p w14:paraId="3B406DB3" w14:textId="77777777" w:rsidR="00B56357" w:rsidRPr="00B56357" w:rsidRDefault="00B56357" w:rsidP="00B56357">
      <w:pPr>
        <w:spacing w:line="276" w:lineRule="auto"/>
        <w:rPr>
          <w:b/>
          <w:bCs/>
          <w:sz w:val="20"/>
          <w:szCs w:val="22"/>
          <w:lang w:val="sv-SE"/>
        </w:rPr>
      </w:pPr>
      <w:r w:rsidRPr="00B56357">
        <w:rPr>
          <w:b/>
          <w:bCs/>
          <w:sz w:val="20"/>
          <w:szCs w:val="22"/>
          <w:lang w:val="sv-SE"/>
        </w:rPr>
        <w:lastRenderedPageBreak/>
        <w:t>KAROLINSKA INSTITUTET</w:t>
      </w:r>
    </w:p>
    <w:p w14:paraId="31BD3F47" w14:textId="77777777" w:rsidR="00B56357" w:rsidRPr="00B56357" w:rsidRDefault="00B56357" w:rsidP="00B56357">
      <w:pPr>
        <w:spacing w:line="276" w:lineRule="auto"/>
        <w:rPr>
          <w:sz w:val="20"/>
          <w:szCs w:val="22"/>
          <w:lang w:val="sv-SE"/>
        </w:rPr>
      </w:pPr>
    </w:p>
    <w:p w14:paraId="443149B4" w14:textId="77777777" w:rsidR="00B56357" w:rsidRPr="00B56357" w:rsidRDefault="00B56357" w:rsidP="00B56357">
      <w:pPr>
        <w:spacing w:line="276" w:lineRule="auto"/>
        <w:rPr>
          <w:sz w:val="20"/>
          <w:szCs w:val="22"/>
          <w:lang w:val="sv-SE"/>
        </w:rPr>
      </w:pPr>
      <w:r w:rsidRPr="00B56357">
        <w:rPr>
          <w:sz w:val="20"/>
          <w:szCs w:val="22"/>
          <w:lang w:val="sv-SE"/>
        </w:rPr>
        <w:t>Date:</w:t>
      </w:r>
    </w:p>
    <w:p w14:paraId="31E56019" w14:textId="77777777" w:rsidR="00B56357" w:rsidRPr="00B56357" w:rsidRDefault="00B56357" w:rsidP="00B56357">
      <w:pPr>
        <w:spacing w:line="276" w:lineRule="auto"/>
        <w:rPr>
          <w:sz w:val="20"/>
          <w:szCs w:val="22"/>
          <w:lang w:val="sv-SE"/>
        </w:rPr>
      </w:pPr>
    </w:p>
    <w:p w14:paraId="47A47387" w14:textId="77777777" w:rsidR="00B56357" w:rsidRPr="00B56357" w:rsidRDefault="00B56357" w:rsidP="00B56357">
      <w:pPr>
        <w:spacing w:line="276" w:lineRule="auto"/>
        <w:rPr>
          <w:sz w:val="20"/>
          <w:szCs w:val="22"/>
          <w:lang w:val="sv-SE"/>
        </w:rPr>
      </w:pPr>
    </w:p>
    <w:p w14:paraId="0AF0D0B9" w14:textId="77777777" w:rsidR="00B56357" w:rsidRPr="00B56357" w:rsidRDefault="00B56357" w:rsidP="00B56357">
      <w:pPr>
        <w:spacing w:line="276" w:lineRule="auto"/>
        <w:rPr>
          <w:sz w:val="20"/>
          <w:szCs w:val="22"/>
          <w:lang w:val="sv-SE"/>
        </w:rPr>
      </w:pPr>
    </w:p>
    <w:p w14:paraId="5383F20B" w14:textId="77777777" w:rsidR="00B56357" w:rsidRPr="00B56357" w:rsidRDefault="00B56357" w:rsidP="00B56357">
      <w:pPr>
        <w:spacing w:line="276" w:lineRule="auto"/>
        <w:rPr>
          <w:b/>
          <w:bCs/>
          <w:sz w:val="20"/>
          <w:szCs w:val="22"/>
          <w:lang w:val="sv-SE"/>
        </w:rPr>
      </w:pPr>
      <w:r w:rsidRPr="00B56357">
        <w:rPr>
          <w:b/>
          <w:bCs/>
          <w:sz w:val="20"/>
          <w:szCs w:val="22"/>
          <w:lang w:val="sv-SE"/>
        </w:rPr>
        <w:t>Signature</w:t>
      </w:r>
      <w:r w:rsidRPr="00B56357">
        <w:rPr>
          <w:b/>
          <w:bCs/>
          <w:sz w:val="20"/>
          <w:szCs w:val="22"/>
          <w:lang w:val="sv-SE"/>
        </w:rPr>
        <w:tab/>
        <w:t>__________________________</w:t>
      </w:r>
    </w:p>
    <w:p w14:paraId="07E9699D" w14:textId="77777777" w:rsidR="00B56357" w:rsidRPr="00B56357" w:rsidRDefault="00B56357" w:rsidP="00B56357">
      <w:pPr>
        <w:spacing w:line="276" w:lineRule="auto"/>
        <w:rPr>
          <w:sz w:val="20"/>
          <w:szCs w:val="22"/>
          <w:lang w:val="sv-SE"/>
        </w:rPr>
      </w:pPr>
      <w:r w:rsidRPr="00B56357">
        <w:rPr>
          <w:sz w:val="20"/>
          <w:szCs w:val="22"/>
          <w:lang w:val="sv-SE"/>
        </w:rPr>
        <w:t>Name</w:t>
      </w:r>
      <w:r w:rsidRPr="00B56357">
        <w:rPr>
          <w:sz w:val="20"/>
          <w:szCs w:val="22"/>
          <w:lang w:val="sv-SE"/>
        </w:rPr>
        <w:tab/>
        <w:t>Marie Hasselberg</w:t>
      </w:r>
    </w:p>
    <w:p w14:paraId="208568CE" w14:textId="77777777" w:rsidR="00B56357" w:rsidRPr="00684D9B" w:rsidRDefault="00B56357" w:rsidP="00B56357">
      <w:pPr>
        <w:spacing w:line="276" w:lineRule="auto"/>
        <w:rPr>
          <w:sz w:val="20"/>
          <w:szCs w:val="22"/>
          <w:lang w:val="en-GB"/>
        </w:rPr>
      </w:pPr>
      <w:r w:rsidRPr="00684D9B">
        <w:rPr>
          <w:sz w:val="20"/>
          <w:szCs w:val="22"/>
          <w:lang w:val="en-GB"/>
        </w:rPr>
        <w:t xml:space="preserve">Title </w:t>
      </w:r>
      <w:r w:rsidRPr="00684D9B">
        <w:rPr>
          <w:sz w:val="20"/>
          <w:szCs w:val="22"/>
          <w:lang w:val="en-GB"/>
        </w:rPr>
        <w:tab/>
        <w:t>Head of Department</w:t>
      </w:r>
    </w:p>
    <w:p w14:paraId="3912663A" w14:textId="77777777" w:rsidR="00B56357" w:rsidRPr="00684D9B" w:rsidRDefault="00B56357" w:rsidP="00B56357">
      <w:pPr>
        <w:spacing w:line="276" w:lineRule="auto"/>
        <w:rPr>
          <w:sz w:val="20"/>
          <w:szCs w:val="22"/>
          <w:lang w:val="en-GB"/>
        </w:rPr>
      </w:pPr>
    </w:p>
    <w:p w14:paraId="11E88C2D" w14:textId="77777777" w:rsidR="00B56357" w:rsidRPr="00684D9B" w:rsidRDefault="00B56357" w:rsidP="00B56357">
      <w:pPr>
        <w:spacing w:line="276" w:lineRule="auto"/>
        <w:rPr>
          <w:sz w:val="20"/>
          <w:szCs w:val="22"/>
          <w:lang w:val="en-GB"/>
        </w:rPr>
      </w:pPr>
    </w:p>
    <w:p w14:paraId="21564A4E" w14:textId="77777777" w:rsidR="00B56357" w:rsidRPr="00684D9B" w:rsidRDefault="00B56357" w:rsidP="00B56357">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066D4F68" w14:textId="77777777" w:rsidR="00B56357" w:rsidRPr="00684D9B" w:rsidRDefault="00B56357" w:rsidP="00B56357">
      <w:pPr>
        <w:spacing w:line="276" w:lineRule="auto"/>
        <w:rPr>
          <w:sz w:val="20"/>
          <w:szCs w:val="22"/>
          <w:lang w:val="en-GB"/>
        </w:rPr>
      </w:pPr>
    </w:p>
    <w:p w14:paraId="2A8BFDAF"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78FDF31"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t>Martin Gerdin Wärnberg</w:t>
      </w:r>
    </w:p>
    <w:p w14:paraId="4572329E" w14:textId="77777777" w:rsidR="00B56357" w:rsidRPr="00684D9B" w:rsidRDefault="00B56357" w:rsidP="00B56357">
      <w:pPr>
        <w:spacing w:line="276" w:lineRule="auto"/>
        <w:rPr>
          <w:sz w:val="20"/>
          <w:szCs w:val="22"/>
          <w:lang w:val="en-GB"/>
        </w:rPr>
      </w:pPr>
      <w:r w:rsidRPr="00684D9B">
        <w:rPr>
          <w:sz w:val="20"/>
          <w:szCs w:val="22"/>
          <w:lang w:val="en-GB"/>
        </w:rPr>
        <w:t>Title</w:t>
      </w:r>
      <w:r w:rsidRPr="00684D9B">
        <w:rPr>
          <w:sz w:val="20"/>
          <w:szCs w:val="22"/>
          <w:lang w:val="en-GB"/>
        </w:rPr>
        <w:tab/>
        <w:t xml:space="preserve">Principal Investigator </w:t>
      </w:r>
    </w:p>
    <w:p w14:paraId="490CACBE" w14:textId="77777777" w:rsidR="00B56357" w:rsidRPr="00684D9B" w:rsidRDefault="00B56357" w:rsidP="00DC2616">
      <w:pPr>
        <w:spacing w:line="276" w:lineRule="auto"/>
        <w:ind w:firstLine="720"/>
        <w:rPr>
          <w:sz w:val="20"/>
          <w:szCs w:val="22"/>
          <w:lang w:val="en-GB"/>
        </w:rPr>
      </w:pPr>
      <w:r w:rsidRPr="00684D9B">
        <w:rPr>
          <w:sz w:val="20"/>
          <w:szCs w:val="22"/>
          <w:lang w:val="en-GB"/>
        </w:rPr>
        <w:t>Department of Global Publich Health</w:t>
      </w:r>
    </w:p>
    <w:p w14:paraId="064BCA98" w14:textId="77777777" w:rsidR="00B56357" w:rsidRPr="00684D9B" w:rsidRDefault="00B56357" w:rsidP="00B56357">
      <w:pPr>
        <w:spacing w:line="276" w:lineRule="auto"/>
        <w:rPr>
          <w:b/>
          <w:bCs/>
          <w:sz w:val="20"/>
          <w:szCs w:val="22"/>
          <w:lang w:val="en-GB"/>
        </w:rPr>
      </w:pPr>
    </w:p>
    <w:p w14:paraId="24A7ED55" w14:textId="77777777" w:rsidR="00B56357" w:rsidRPr="00684D9B" w:rsidRDefault="00B56357" w:rsidP="00B56357">
      <w:pPr>
        <w:spacing w:line="276" w:lineRule="auto"/>
        <w:rPr>
          <w:b/>
          <w:bCs/>
          <w:sz w:val="20"/>
          <w:szCs w:val="22"/>
          <w:lang w:val="en-GB"/>
        </w:rPr>
      </w:pPr>
    </w:p>
    <w:p w14:paraId="59488DA0" w14:textId="77777777" w:rsidR="00B56357" w:rsidRPr="00684D9B" w:rsidRDefault="00B56357" w:rsidP="00B56357">
      <w:pPr>
        <w:spacing w:line="276" w:lineRule="auto"/>
        <w:rPr>
          <w:sz w:val="20"/>
          <w:szCs w:val="22"/>
          <w:lang w:val="en-GB"/>
        </w:rPr>
      </w:pPr>
      <w:r w:rsidRPr="00684D9B">
        <w:rPr>
          <w:b/>
          <w:bCs/>
          <w:sz w:val="20"/>
          <w:szCs w:val="22"/>
          <w:lang w:val="en-GB"/>
        </w:rPr>
        <w:t>GEORGE INSTITUTE FOR GLOBAL HEALTH (TGI)</w:t>
      </w:r>
    </w:p>
    <w:p w14:paraId="4F6E125C" w14:textId="77777777" w:rsidR="00B56357" w:rsidRPr="00684D9B" w:rsidRDefault="00B56357" w:rsidP="00B56357">
      <w:pPr>
        <w:spacing w:line="276" w:lineRule="auto"/>
        <w:rPr>
          <w:sz w:val="20"/>
          <w:szCs w:val="22"/>
          <w:lang w:val="en-GB"/>
        </w:rPr>
      </w:pPr>
      <w:r w:rsidRPr="00684D9B">
        <w:rPr>
          <w:sz w:val="20"/>
          <w:szCs w:val="22"/>
          <w:lang w:val="en-GB"/>
        </w:rPr>
        <w:t>Date:</w:t>
      </w:r>
    </w:p>
    <w:p w14:paraId="4CC32817" w14:textId="77777777" w:rsidR="00B56357" w:rsidRPr="00684D9B" w:rsidRDefault="00B56357" w:rsidP="00B56357">
      <w:pPr>
        <w:spacing w:line="276" w:lineRule="auto"/>
        <w:rPr>
          <w:sz w:val="20"/>
          <w:szCs w:val="22"/>
          <w:lang w:val="en-GB"/>
        </w:rPr>
      </w:pPr>
    </w:p>
    <w:p w14:paraId="75E5DDEF" w14:textId="77777777" w:rsidR="00B56357" w:rsidRPr="00684D9B" w:rsidRDefault="00B56357" w:rsidP="00B56357">
      <w:pPr>
        <w:spacing w:line="276" w:lineRule="auto"/>
        <w:rPr>
          <w:sz w:val="20"/>
          <w:szCs w:val="22"/>
          <w:lang w:val="en-GB"/>
        </w:rPr>
      </w:pPr>
    </w:p>
    <w:p w14:paraId="0E800307"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6000D7EB" w14:textId="77777777" w:rsidR="00B56357" w:rsidRPr="005A40B6"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Pr="005A40B6">
        <w:rPr>
          <w:sz w:val="20"/>
          <w:szCs w:val="22"/>
          <w:lang w:val="en-GB"/>
        </w:rPr>
        <w:t>Vivekanand Jha</w:t>
      </w:r>
    </w:p>
    <w:p w14:paraId="1B682AF0" w14:textId="77777777" w:rsidR="00B56357" w:rsidRPr="00684D9B" w:rsidRDefault="00B56357" w:rsidP="00B56357">
      <w:pPr>
        <w:spacing w:line="276" w:lineRule="auto"/>
        <w:rPr>
          <w:sz w:val="20"/>
          <w:szCs w:val="22"/>
          <w:lang w:val="en-GB"/>
        </w:rPr>
      </w:pPr>
      <w:r w:rsidRPr="00684D9B">
        <w:rPr>
          <w:sz w:val="20"/>
          <w:szCs w:val="22"/>
          <w:lang w:val="en-GB"/>
        </w:rPr>
        <w:t>Title</w:t>
      </w:r>
      <w:r>
        <w:rPr>
          <w:sz w:val="20"/>
          <w:szCs w:val="22"/>
          <w:lang w:val="en-GB"/>
        </w:rPr>
        <w:tab/>
        <w:t>Executive Director</w:t>
      </w:r>
    </w:p>
    <w:p w14:paraId="0644077E" w14:textId="77777777" w:rsidR="00B56357" w:rsidRPr="00684D9B" w:rsidRDefault="00B56357" w:rsidP="00B56357">
      <w:pPr>
        <w:spacing w:line="276" w:lineRule="auto"/>
        <w:rPr>
          <w:sz w:val="20"/>
          <w:szCs w:val="22"/>
          <w:lang w:val="en-GB"/>
        </w:rPr>
      </w:pPr>
    </w:p>
    <w:p w14:paraId="7AE01921"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0230F536"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Pr>
          <w:sz w:val="20"/>
          <w:szCs w:val="22"/>
          <w:lang w:val="en-GB"/>
        </w:rPr>
        <w:t>Amit Khanna</w:t>
      </w:r>
    </w:p>
    <w:p w14:paraId="2B3BD396" w14:textId="77777777" w:rsidR="00B56357" w:rsidRPr="005A40B6"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Pr="005A40B6">
        <w:rPr>
          <w:sz w:val="20"/>
          <w:szCs w:val="22"/>
          <w:lang w:val="en-GB"/>
        </w:rPr>
        <w:t>Director - Finance &amp; Operations</w:t>
      </w:r>
    </w:p>
    <w:p w14:paraId="3130F976" w14:textId="77777777" w:rsidR="00B56357" w:rsidRPr="00684D9B" w:rsidRDefault="00B56357" w:rsidP="00B56357">
      <w:pPr>
        <w:spacing w:line="276" w:lineRule="auto"/>
        <w:rPr>
          <w:b/>
          <w:bCs/>
          <w:sz w:val="20"/>
          <w:szCs w:val="22"/>
          <w:lang w:val="en-GB"/>
        </w:rPr>
      </w:pPr>
    </w:p>
    <w:p w14:paraId="0452CE0B" w14:textId="75C175C7" w:rsidR="00B56357" w:rsidRPr="00684D9B" w:rsidRDefault="00B56357" w:rsidP="00B56357">
      <w:pPr>
        <w:spacing w:line="276" w:lineRule="auto"/>
        <w:rPr>
          <w:sz w:val="20"/>
          <w:szCs w:val="22"/>
          <w:lang w:val="en-GB"/>
        </w:rPr>
      </w:pPr>
      <w:r>
        <w:rPr>
          <w:b/>
          <w:bCs/>
          <w:sz w:val="20"/>
          <w:szCs w:val="22"/>
          <w:lang w:val="en-GB"/>
        </w:rPr>
        <w:t>UNIVERSITY OF BIRMINGHAM (UoB</w:t>
      </w:r>
      <w:r w:rsidRPr="00684D9B">
        <w:rPr>
          <w:b/>
          <w:bCs/>
          <w:sz w:val="20"/>
          <w:szCs w:val="22"/>
          <w:lang w:val="en-GB"/>
        </w:rPr>
        <w:t>)</w:t>
      </w:r>
    </w:p>
    <w:p w14:paraId="254E6311" w14:textId="77777777" w:rsidR="007D046D" w:rsidRPr="00684D9B" w:rsidRDefault="007D046D" w:rsidP="007D046D">
      <w:pPr>
        <w:spacing w:line="276" w:lineRule="auto"/>
        <w:rPr>
          <w:sz w:val="20"/>
          <w:szCs w:val="22"/>
          <w:lang w:val="en-GB"/>
        </w:rPr>
      </w:pPr>
      <w:r w:rsidRPr="00684D9B">
        <w:rPr>
          <w:sz w:val="20"/>
          <w:szCs w:val="22"/>
          <w:lang w:val="en-GB"/>
        </w:rPr>
        <w:t>Date:</w:t>
      </w:r>
    </w:p>
    <w:p w14:paraId="4B3B3767" w14:textId="77777777" w:rsidR="007D046D" w:rsidRPr="00684D9B" w:rsidRDefault="007D046D" w:rsidP="007D046D">
      <w:pPr>
        <w:spacing w:line="276" w:lineRule="auto"/>
        <w:rPr>
          <w:sz w:val="20"/>
          <w:szCs w:val="22"/>
          <w:lang w:val="en-GB"/>
        </w:rPr>
      </w:pPr>
    </w:p>
    <w:p w14:paraId="39C9350C" w14:textId="77777777" w:rsidR="007D046D" w:rsidRPr="00684D9B" w:rsidRDefault="007D046D" w:rsidP="007D046D">
      <w:pPr>
        <w:spacing w:line="276" w:lineRule="auto"/>
        <w:rPr>
          <w:sz w:val="20"/>
          <w:szCs w:val="22"/>
          <w:lang w:val="en-GB"/>
        </w:rPr>
      </w:pPr>
    </w:p>
    <w:p w14:paraId="7704E3E6" w14:textId="77777777" w:rsidR="007D046D" w:rsidRPr="00684D9B" w:rsidRDefault="007D046D" w:rsidP="007D046D">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11A7E6E5" w14:textId="7BFD4AF7" w:rsidR="007D046D" w:rsidRDefault="007D046D" w:rsidP="007D046D">
      <w:pPr>
        <w:spacing w:line="276" w:lineRule="auto"/>
        <w:rPr>
          <w:sz w:val="20"/>
          <w:szCs w:val="22"/>
          <w:lang w:val="sv-SE"/>
        </w:rPr>
      </w:pPr>
      <w:r w:rsidRPr="00684D9B">
        <w:rPr>
          <w:sz w:val="20"/>
          <w:szCs w:val="22"/>
          <w:lang w:val="en-GB"/>
        </w:rPr>
        <w:t>Name</w:t>
      </w:r>
      <w:r w:rsidRPr="00684D9B">
        <w:rPr>
          <w:sz w:val="20"/>
          <w:szCs w:val="22"/>
          <w:lang w:val="en-GB"/>
        </w:rPr>
        <w:tab/>
      </w:r>
      <w:r w:rsidR="005A40B6">
        <w:rPr>
          <w:sz w:val="20"/>
          <w:szCs w:val="22"/>
          <w:lang w:val="en-GB"/>
        </w:rPr>
        <w:t>Karla Hemming</w:t>
      </w:r>
    </w:p>
    <w:p w14:paraId="715187E0" w14:textId="2F7C1FE4" w:rsidR="007D046D" w:rsidRPr="00684D9B" w:rsidRDefault="007D046D" w:rsidP="007D046D">
      <w:pPr>
        <w:spacing w:line="276" w:lineRule="auto"/>
        <w:rPr>
          <w:sz w:val="20"/>
          <w:szCs w:val="22"/>
          <w:lang w:val="en-GB"/>
        </w:rPr>
      </w:pPr>
      <w:r w:rsidRPr="00684D9B">
        <w:rPr>
          <w:sz w:val="20"/>
          <w:szCs w:val="22"/>
          <w:lang w:val="en-GB"/>
        </w:rPr>
        <w:t>Title</w:t>
      </w:r>
      <w:r>
        <w:rPr>
          <w:sz w:val="20"/>
          <w:szCs w:val="22"/>
          <w:lang w:val="en-GB"/>
        </w:rPr>
        <w:tab/>
      </w:r>
      <w:r w:rsidR="005A40B6">
        <w:rPr>
          <w:sz w:val="20"/>
          <w:szCs w:val="22"/>
          <w:lang w:val="en-GB"/>
        </w:rPr>
        <w:t>Professor</w:t>
      </w:r>
    </w:p>
    <w:p w14:paraId="2E7BF643" w14:textId="77777777" w:rsidR="001E0AA6" w:rsidRPr="00B56357" w:rsidRDefault="001E0AA6">
      <w:pPr>
        <w:widowControl w:val="0"/>
        <w:tabs>
          <w:tab w:val="left" w:pos="204"/>
        </w:tabs>
        <w:rPr>
          <w:snapToGrid w:val="0"/>
          <w:szCs w:val="24"/>
          <w:lang w:val="en-GB"/>
        </w:rPr>
      </w:pPr>
    </w:p>
    <w:tbl>
      <w:tblPr>
        <w:tblW w:w="8497" w:type="dxa"/>
        <w:tblInd w:w="8" w:type="dxa"/>
        <w:tblLayout w:type="fixed"/>
        <w:tblLook w:val="01E0" w:firstRow="1" w:lastRow="1" w:firstColumn="1" w:lastColumn="1" w:noHBand="0" w:noVBand="0"/>
      </w:tblPr>
      <w:tblGrid>
        <w:gridCol w:w="3961"/>
        <w:gridCol w:w="236"/>
        <w:gridCol w:w="4300"/>
      </w:tblGrid>
      <w:tr w:rsidR="00956469" w14:paraId="0B1ACEC7" w14:textId="77777777" w:rsidTr="00DB3F23">
        <w:trPr>
          <w:trHeight w:val="378"/>
        </w:trPr>
        <w:tc>
          <w:tcPr>
            <w:tcW w:w="3961" w:type="dxa"/>
            <w:tcMar>
              <w:left w:w="0" w:type="dxa"/>
              <w:right w:w="0" w:type="dxa"/>
            </w:tcMar>
          </w:tcPr>
          <w:p w14:paraId="64A33969" w14:textId="77777777" w:rsidR="00956469" w:rsidRDefault="00956469" w:rsidP="00DB3F23">
            <w:pPr>
              <w:pStyle w:val="MAQSText"/>
              <w:keepNext/>
              <w:rPr>
                <w:rStyle w:val="MAQSTextUppercaseBold"/>
                <w:lang w:val="en-GB"/>
              </w:rPr>
            </w:pPr>
          </w:p>
        </w:tc>
        <w:tc>
          <w:tcPr>
            <w:tcW w:w="236" w:type="dxa"/>
          </w:tcPr>
          <w:p w14:paraId="64DE5F83" w14:textId="77777777" w:rsidR="00956469" w:rsidRDefault="00956469" w:rsidP="00DB3F23">
            <w:pPr>
              <w:pStyle w:val="MAQSText"/>
              <w:keepNext/>
              <w:rPr>
                <w:lang w:val="en-GB"/>
              </w:rPr>
            </w:pPr>
          </w:p>
        </w:tc>
        <w:tc>
          <w:tcPr>
            <w:tcW w:w="4300" w:type="dxa"/>
            <w:tcMar>
              <w:left w:w="0" w:type="dxa"/>
              <w:right w:w="0" w:type="dxa"/>
            </w:tcMar>
          </w:tcPr>
          <w:p w14:paraId="420313C9" w14:textId="77777777" w:rsidR="00956469" w:rsidRDefault="00956469" w:rsidP="00DB3F23">
            <w:pPr>
              <w:pStyle w:val="MAQSText"/>
              <w:keepNext/>
              <w:rPr>
                <w:rStyle w:val="MAQSTextUppercaseBold"/>
                <w:lang w:val="en-GB"/>
              </w:rPr>
            </w:pPr>
          </w:p>
        </w:tc>
      </w:tr>
    </w:tbl>
    <w:p w14:paraId="0F761C54" w14:textId="49952FED" w:rsidR="001840E2" w:rsidRDefault="001840E2">
      <w:pPr>
        <w:widowControl w:val="0"/>
        <w:tabs>
          <w:tab w:val="left" w:pos="204"/>
        </w:tabs>
        <w:rPr>
          <w:snapToGrid w:val="0"/>
          <w:szCs w:val="24"/>
        </w:rPr>
      </w:pPr>
    </w:p>
    <w:p w14:paraId="7B5C78A7" w14:textId="77777777" w:rsidR="001840E2" w:rsidRDefault="001840E2">
      <w:pPr>
        <w:rPr>
          <w:snapToGrid w:val="0"/>
          <w:szCs w:val="24"/>
        </w:rPr>
      </w:pPr>
      <w:r>
        <w:rPr>
          <w:snapToGrid w:val="0"/>
          <w:szCs w:val="24"/>
        </w:rPr>
        <w:br w:type="page"/>
      </w:r>
    </w:p>
    <w:p w14:paraId="24DCE6F6" w14:textId="77777777" w:rsidR="00956469" w:rsidRDefault="00956469">
      <w:pPr>
        <w:widowControl w:val="0"/>
        <w:tabs>
          <w:tab w:val="left" w:pos="204"/>
        </w:tabs>
        <w:rPr>
          <w:snapToGrid w:val="0"/>
          <w:szCs w:val="24"/>
        </w:rPr>
      </w:pPr>
    </w:p>
    <w:p w14:paraId="5BA789A3" w14:textId="77777777" w:rsidR="006C2F60" w:rsidRPr="006C2F60" w:rsidRDefault="006C2F60" w:rsidP="006C2F60">
      <w:pPr>
        <w:spacing w:line="276" w:lineRule="auto"/>
        <w:jc w:val="both"/>
        <w:rPr>
          <w:rFonts w:cs="Arial"/>
          <w:b/>
          <w:bCs/>
          <w:sz w:val="20"/>
        </w:rPr>
      </w:pPr>
      <w:r w:rsidRPr="006C2F60">
        <w:rPr>
          <w:rFonts w:cs="Arial"/>
          <w:b/>
          <w:bCs/>
          <w:sz w:val="20"/>
          <w:highlight w:val="yellow"/>
        </w:rPr>
        <w:t>SCHEDULE 3: FINANCIAL PLAN</w:t>
      </w:r>
    </w:p>
    <w:p w14:paraId="45582B39" w14:textId="77777777" w:rsidR="006C2F60" w:rsidRDefault="006C2F60" w:rsidP="006C2F60">
      <w:pPr>
        <w:spacing w:line="276" w:lineRule="auto"/>
        <w:jc w:val="both"/>
        <w:rPr>
          <w:rFonts w:cs="Arial"/>
          <w:sz w:val="20"/>
        </w:rPr>
      </w:pPr>
      <w:r>
        <w:rPr>
          <w:rFonts w:cs="Arial"/>
          <w:sz w:val="20"/>
        </w:rPr>
        <w:t>This financial plan covers the setup and conduct of the Trial in the first 10 Study Sites.</w:t>
      </w:r>
    </w:p>
    <w:p w14:paraId="014F2801" w14:textId="77777777" w:rsidR="00EF6B5D" w:rsidRDefault="00EF6B5D" w:rsidP="001B4FFE">
      <w:pPr>
        <w:spacing w:line="276" w:lineRule="auto"/>
        <w:jc w:val="both"/>
        <w:rPr>
          <w:b/>
          <w:bCs/>
          <w:sz w:val="20"/>
          <w:szCs w:val="22"/>
        </w:rPr>
      </w:pPr>
    </w:p>
    <w:p w14:paraId="4234DC7E" w14:textId="3853C8E7" w:rsidR="001B4FFE" w:rsidRPr="001124CA" w:rsidRDefault="001B4FFE" w:rsidP="001B4FFE">
      <w:pPr>
        <w:spacing w:line="276" w:lineRule="auto"/>
        <w:jc w:val="both"/>
        <w:rPr>
          <w:b/>
          <w:bCs/>
          <w:sz w:val="20"/>
          <w:szCs w:val="22"/>
        </w:rPr>
      </w:pPr>
      <w:r w:rsidRPr="001124CA">
        <w:rPr>
          <w:b/>
          <w:bCs/>
          <w:sz w:val="20"/>
          <w:szCs w:val="22"/>
        </w:rPr>
        <w:t xml:space="preserve">TGI </w:t>
      </w:r>
    </w:p>
    <w:p w14:paraId="627F10F5" w14:textId="77777777" w:rsidR="006C2F60" w:rsidRDefault="006C2F60" w:rsidP="006C2F60">
      <w:pPr>
        <w:spacing w:line="276" w:lineRule="auto"/>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6C2F60" w14:paraId="482DC1A1" w14:textId="77777777" w:rsidTr="001B4FFE">
        <w:tc>
          <w:tcPr>
            <w:tcW w:w="4516" w:type="dxa"/>
          </w:tcPr>
          <w:p w14:paraId="3FBA6C62" w14:textId="16FCBD87" w:rsidR="006C2F60" w:rsidRDefault="006C2F60" w:rsidP="001124CA">
            <w:pPr>
              <w:spacing w:line="276" w:lineRule="auto"/>
              <w:jc w:val="both"/>
              <w:rPr>
                <w:sz w:val="20"/>
                <w:szCs w:val="22"/>
              </w:rPr>
            </w:pPr>
            <w:r>
              <w:rPr>
                <w:sz w:val="20"/>
                <w:szCs w:val="22"/>
              </w:rPr>
              <w:t>Cost</w:t>
            </w:r>
          </w:p>
        </w:tc>
        <w:tc>
          <w:tcPr>
            <w:tcW w:w="4503" w:type="dxa"/>
          </w:tcPr>
          <w:p w14:paraId="6DDCBC39" w14:textId="77777777" w:rsidR="006C2F60" w:rsidRDefault="006C2F60" w:rsidP="001124CA">
            <w:pPr>
              <w:spacing w:line="276" w:lineRule="auto"/>
              <w:jc w:val="both"/>
              <w:rPr>
                <w:sz w:val="20"/>
                <w:szCs w:val="22"/>
              </w:rPr>
            </w:pPr>
            <w:r>
              <w:rPr>
                <w:sz w:val="20"/>
                <w:szCs w:val="22"/>
              </w:rPr>
              <w:t>Amount (SEK)</w:t>
            </w:r>
          </w:p>
        </w:tc>
      </w:tr>
      <w:tr w:rsidR="006C2F60" w14:paraId="62A0E674" w14:textId="77777777" w:rsidTr="001B4FFE">
        <w:tc>
          <w:tcPr>
            <w:tcW w:w="4516" w:type="dxa"/>
          </w:tcPr>
          <w:p w14:paraId="1E6A1F1F" w14:textId="77777777" w:rsidR="006C2F60" w:rsidRDefault="006C2F60" w:rsidP="001124CA">
            <w:pPr>
              <w:spacing w:line="276" w:lineRule="auto"/>
              <w:jc w:val="both"/>
              <w:rPr>
                <w:sz w:val="20"/>
                <w:szCs w:val="22"/>
              </w:rPr>
            </w:pPr>
            <w:r>
              <w:rPr>
                <w:sz w:val="20"/>
                <w:szCs w:val="22"/>
              </w:rPr>
              <w:t>Project management and data collection</w:t>
            </w:r>
          </w:p>
        </w:tc>
        <w:tc>
          <w:tcPr>
            <w:tcW w:w="4503" w:type="dxa"/>
          </w:tcPr>
          <w:p w14:paraId="6838B5BC" w14:textId="77777777" w:rsidR="006C2F60" w:rsidRDefault="006C2F60" w:rsidP="001124CA">
            <w:pPr>
              <w:spacing w:line="276" w:lineRule="auto"/>
              <w:jc w:val="both"/>
              <w:rPr>
                <w:sz w:val="20"/>
                <w:szCs w:val="22"/>
              </w:rPr>
            </w:pPr>
            <w:r>
              <w:rPr>
                <w:sz w:val="20"/>
                <w:szCs w:val="22"/>
              </w:rPr>
              <w:t>2 250 000</w:t>
            </w:r>
          </w:p>
        </w:tc>
      </w:tr>
      <w:tr w:rsidR="006C2F60" w14:paraId="07586C0B" w14:textId="77777777" w:rsidTr="001B4FFE">
        <w:tc>
          <w:tcPr>
            <w:tcW w:w="4516" w:type="dxa"/>
          </w:tcPr>
          <w:p w14:paraId="51B5E554" w14:textId="77777777" w:rsidR="006C2F60" w:rsidRDefault="006C2F60" w:rsidP="001124CA">
            <w:pPr>
              <w:spacing w:line="276" w:lineRule="auto"/>
              <w:jc w:val="both"/>
              <w:rPr>
                <w:sz w:val="20"/>
                <w:szCs w:val="22"/>
              </w:rPr>
            </w:pPr>
            <w:r>
              <w:rPr>
                <w:sz w:val="20"/>
                <w:szCs w:val="22"/>
              </w:rPr>
              <w:t>Ethics and regulatory submissions</w:t>
            </w:r>
          </w:p>
        </w:tc>
        <w:tc>
          <w:tcPr>
            <w:tcW w:w="4503" w:type="dxa"/>
          </w:tcPr>
          <w:p w14:paraId="4A2BA4A7" w14:textId="77777777" w:rsidR="006C2F60" w:rsidRDefault="006C2F60" w:rsidP="001124CA">
            <w:pPr>
              <w:spacing w:line="276" w:lineRule="auto"/>
              <w:jc w:val="both"/>
              <w:rPr>
                <w:sz w:val="20"/>
                <w:szCs w:val="22"/>
              </w:rPr>
            </w:pPr>
            <w:r>
              <w:rPr>
                <w:sz w:val="20"/>
                <w:szCs w:val="22"/>
              </w:rPr>
              <w:t xml:space="preserve">250 000 </w:t>
            </w:r>
          </w:p>
        </w:tc>
      </w:tr>
      <w:tr w:rsidR="006C2F60" w14:paraId="4063AB3A" w14:textId="77777777" w:rsidTr="001B4FFE">
        <w:tc>
          <w:tcPr>
            <w:tcW w:w="4516" w:type="dxa"/>
          </w:tcPr>
          <w:p w14:paraId="66359F83" w14:textId="77777777" w:rsidR="006C2F60" w:rsidRDefault="006C2F60" w:rsidP="001124CA">
            <w:pPr>
              <w:spacing w:line="276" w:lineRule="auto"/>
              <w:jc w:val="both"/>
              <w:rPr>
                <w:sz w:val="20"/>
                <w:szCs w:val="22"/>
              </w:rPr>
            </w:pPr>
            <w:r>
              <w:rPr>
                <w:sz w:val="20"/>
                <w:szCs w:val="22"/>
              </w:rPr>
              <w:t>Site monitoring</w:t>
            </w:r>
          </w:p>
        </w:tc>
        <w:tc>
          <w:tcPr>
            <w:tcW w:w="4503" w:type="dxa"/>
          </w:tcPr>
          <w:p w14:paraId="3235434D" w14:textId="77777777" w:rsidR="006C2F60" w:rsidRDefault="006C2F60" w:rsidP="001124CA">
            <w:pPr>
              <w:spacing w:line="276" w:lineRule="auto"/>
              <w:jc w:val="both"/>
              <w:rPr>
                <w:sz w:val="20"/>
                <w:szCs w:val="22"/>
              </w:rPr>
            </w:pPr>
            <w:r>
              <w:rPr>
                <w:sz w:val="20"/>
                <w:szCs w:val="22"/>
              </w:rPr>
              <w:t>160 000</w:t>
            </w:r>
          </w:p>
        </w:tc>
      </w:tr>
      <w:tr w:rsidR="006C2F60" w14:paraId="0D81377E" w14:textId="77777777" w:rsidTr="001B4FFE">
        <w:tc>
          <w:tcPr>
            <w:tcW w:w="4516" w:type="dxa"/>
          </w:tcPr>
          <w:p w14:paraId="4AACAA22" w14:textId="77777777" w:rsidR="006C2F60" w:rsidRDefault="006C2F60" w:rsidP="001124CA">
            <w:pPr>
              <w:spacing w:line="276" w:lineRule="auto"/>
              <w:jc w:val="both"/>
              <w:rPr>
                <w:sz w:val="20"/>
                <w:szCs w:val="22"/>
              </w:rPr>
            </w:pPr>
            <w:r>
              <w:rPr>
                <w:sz w:val="20"/>
                <w:szCs w:val="22"/>
              </w:rPr>
              <w:t>Study intervention and insurance</w:t>
            </w:r>
          </w:p>
        </w:tc>
        <w:tc>
          <w:tcPr>
            <w:tcW w:w="4503" w:type="dxa"/>
          </w:tcPr>
          <w:p w14:paraId="5D07C0ED" w14:textId="77777777" w:rsidR="006C2F60" w:rsidRDefault="006C2F60" w:rsidP="001124CA">
            <w:pPr>
              <w:spacing w:line="276" w:lineRule="auto"/>
              <w:jc w:val="both"/>
              <w:rPr>
                <w:sz w:val="20"/>
                <w:szCs w:val="22"/>
              </w:rPr>
            </w:pPr>
            <w:r>
              <w:rPr>
                <w:sz w:val="20"/>
                <w:szCs w:val="22"/>
              </w:rPr>
              <w:t xml:space="preserve">1 050 000 </w:t>
            </w:r>
          </w:p>
        </w:tc>
      </w:tr>
      <w:tr w:rsidR="006C2F60" w14:paraId="4A8D266E" w14:textId="77777777" w:rsidTr="001B4FFE">
        <w:tc>
          <w:tcPr>
            <w:tcW w:w="4516" w:type="dxa"/>
          </w:tcPr>
          <w:p w14:paraId="313A85C3" w14:textId="77777777" w:rsidR="006C2F60" w:rsidRDefault="006C2F60" w:rsidP="001124CA">
            <w:pPr>
              <w:spacing w:line="276" w:lineRule="auto"/>
              <w:jc w:val="both"/>
              <w:rPr>
                <w:sz w:val="20"/>
                <w:szCs w:val="22"/>
              </w:rPr>
            </w:pPr>
            <w:r>
              <w:rPr>
                <w:sz w:val="20"/>
                <w:szCs w:val="22"/>
              </w:rPr>
              <w:t>Total</w:t>
            </w:r>
          </w:p>
        </w:tc>
        <w:tc>
          <w:tcPr>
            <w:tcW w:w="4503" w:type="dxa"/>
          </w:tcPr>
          <w:p w14:paraId="2D2A4B07" w14:textId="77777777" w:rsidR="006C2F60" w:rsidRDefault="006C2F60" w:rsidP="001124CA">
            <w:pPr>
              <w:spacing w:line="276" w:lineRule="auto"/>
              <w:jc w:val="both"/>
              <w:rPr>
                <w:sz w:val="20"/>
                <w:szCs w:val="22"/>
              </w:rPr>
            </w:pPr>
            <w:r>
              <w:rPr>
                <w:sz w:val="20"/>
                <w:szCs w:val="22"/>
              </w:rPr>
              <w:t>3 710 000</w:t>
            </w:r>
          </w:p>
        </w:tc>
      </w:tr>
    </w:tbl>
    <w:p w14:paraId="0C40DE67" w14:textId="77777777" w:rsidR="00EF6B5D" w:rsidRDefault="00EF6B5D" w:rsidP="001B4FFE">
      <w:pPr>
        <w:spacing w:line="276" w:lineRule="auto"/>
        <w:jc w:val="both"/>
        <w:rPr>
          <w:b/>
          <w:bCs/>
          <w:sz w:val="20"/>
          <w:szCs w:val="22"/>
        </w:rPr>
      </w:pPr>
    </w:p>
    <w:p w14:paraId="3850FAEF" w14:textId="2318DF72" w:rsidR="001B4FFE" w:rsidRPr="001124CA" w:rsidRDefault="001B4FFE" w:rsidP="001B4FFE">
      <w:pPr>
        <w:spacing w:line="276" w:lineRule="auto"/>
        <w:jc w:val="both"/>
        <w:rPr>
          <w:b/>
          <w:bCs/>
          <w:sz w:val="20"/>
          <w:szCs w:val="22"/>
        </w:rPr>
      </w:pPr>
      <w:r w:rsidRPr="001124CA">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1B4FFE" w14:paraId="413849E2" w14:textId="77777777" w:rsidTr="001124CA">
        <w:tc>
          <w:tcPr>
            <w:tcW w:w="4516" w:type="dxa"/>
          </w:tcPr>
          <w:p w14:paraId="2806F40E" w14:textId="77777777" w:rsidR="001B4FFE" w:rsidRDefault="001B4FFE" w:rsidP="001124CA">
            <w:pPr>
              <w:spacing w:line="276" w:lineRule="auto"/>
              <w:jc w:val="both"/>
              <w:rPr>
                <w:sz w:val="20"/>
                <w:szCs w:val="22"/>
              </w:rPr>
            </w:pPr>
            <w:r>
              <w:rPr>
                <w:sz w:val="20"/>
                <w:szCs w:val="22"/>
              </w:rPr>
              <w:t>Cost</w:t>
            </w:r>
          </w:p>
        </w:tc>
        <w:tc>
          <w:tcPr>
            <w:tcW w:w="4503" w:type="dxa"/>
          </w:tcPr>
          <w:p w14:paraId="2DCD8A1D" w14:textId="77777777" w:rsidR="001B4FFE" w:rsidRDefault="001B4FFE" w:rsidP="001124CA">
            <w:pPr>
              <w:spacing w:line="276" w:lineRule="auto"/>
              <w:jc w:val="both"/>
              <w:rPr>
                <w:sz w:val="20"/>
                <w:szCs w:val="22"/>
              </w:rPr>
            </w:pPr>
            <w:r>
              <w:rPr>
                <w:sz w:val="20"/>
                <w:szCs w:val="22"/>
              </w:rPr>
              <w:t>Amount (SEK)</w:t>
            </w:r>
          </w:p>
        </w:tc>
      </w:tr>
      <w:tr w:rsidR="001B4FFE" w14:paraId="5B960516" w14:textId="77777777" w:rsidTr="001124CA">
        <w:tc>
          <w:tcPr>
            <w:tcW w:w="4516" w:type="dxa"/>
          </w:tcPr>
          <w:p w14:paraId="27774AA7" w14:textId="31142A87" w:rsidR="001B4FFE" w:rsidRDefault="005A40B6" w:rsidP="001124CA">
            <w:pPr>
              <w:spacing w:line="276" w:lineRule="auto"/>
              <w:jc w:val="both"/>
              <w:rPr>
                <w:sz w:val="20"/>
                <w:szCs w:val="22"/>
              </w:rPr>
            </w:pPr>
            <w:r>
              <w:rPr>
                <w:sz w:val="20"/>
                <w:szCs w:val="22"/>
              </w:rPr>
              <w:t>Design and statistical analysis support</w:t>
            </w:r>
          </w:p>
        </w:tc>
        <w:tc>
          <w:tcPr>
            <w:tcW w:w="4503" w:type="dxa"/>
          </w:tcPr>
          <w:p w14:paraId="2677C38F" w14:textId="12FB7926" w:rsidR="001B4FFE" w:rsidRDefault="005A40B6" w:rsidP="001124CA">
            <w:pPr>
              <w:spacing w:line="276" w:lineRule="auto"/>
              <w:jc w:val="both"/>
              <w:rPr>
                <w:sz w:val="20"/>
                <w:szCs w:val="22"/>
              </w:rPr>
            </w:pPr>
            <w:r>
              <w:rPr>
                <w:sz w:val="20"/>
                <w:szCs w:val="22"/>
              </w:rPr>
              <w:t>125000</w:t>
            </w:r>
          </w:p>
        </w:tc>
      </w:tr>
      <w:tr w:rsidR="001B4FFE" w14:paraId="55682FFF" w14:textId="77777777" w:rsidTr="001124CA">
        <w:tc>
          <w:tcPr>
            <w:tcW w:w="4516" w:type="dxa"/>
          </w:tcPr>
          <w:p w14:paraId="254E096A" w14:textId="1B642595" w:rsidR="001B4FFE" w:rsidRDefault="001B4FFE" w:rsidP="001124CA">
            <w:pPr>
              <w:spacing w:line="276" w:lineRule="auto"/>
              <w:jc w:val="both"/>
              <w:rPr>
                <w:sz w:val="20"/>
                <w:szCs w:val="22"/>
              </w:rPr>
            </w:pPr>
          </w:p>
        </w:tc>
        <w:tc>
          <w:tcPr>
            <w:tcW w:w="4503" w:type="dxa"/>
          </w:tcPr>
          <w:p w14:paraId="3DCBFAFA" w14:textId="7AEE19E3" w:rsidR="001B4FFE" w:rsidRDefault="001B4FFE" w:rsidP="001124CA">
            <w:pPr>
              <w:spacing w:line="276" w:lineRule="auto"/>
              <w:jc w:val="both"/>
              <w:rPr>
                <w:sz w:val="20"/>
                <w:szCs w:val="22"/>
              </w:rPr>
            </w:pPr>
          </w:p>
        </w:tc>
      </w:tr>
      <w:tr w:rsidR="001B4FFE" w14:paraId="24A4B4FF" w14:textId="77777777" w:rsidTr="001124CA">
        <w:tc>
          <w:tcPr>
            <w:tcW w:w="4516" w:type="dxa"/>
          </w:tcPr>
          <w:p w14:paraId="1906280D" w14:textId="39B6777E" w:rsidR="001B4FFE" w:rsidRDefault="001B4FFE" w:rsidP="001124CA">
            <w:pPr>
              <w:spacing w:line="276" w:lineRule="auto"/>
              <w:jc w:val="both"/>
              <w:rPr>
                <w:sz w:val="20"/>
                <w:szCs w:val="22"/>
              </w:rPr>
            </w:pPr>
          </w:p>
        </w:tc>
        <w:tc>
          <w:tcPr>
            <w:tcW w:w="4503" w:type="dxa"/>
          </w:tcPr>
          <w:p w14:paraId="1C3B291B" w14:textId="6C029261" w:rsidR="001B4FFE" w:rsidRDefault="001B4FFE" w:rsidP="001124CA">
            <w:pPr>
              <w:spacing w:line="276" w:lineRule="auto"/>
              <w:jc w:val="both"/>
              <w:rPr>
                <w:sz w:val="20"/>
                <w:szCs w:val="22"/>
              </w:rPr>
            </w:pPr>
          </w:p>
        </w:tc>
      </w:tr>
      <w:tr w:rsidR="001B4FFE" w14:paraId="6162563E" w14:textId="77777777" w:rsidTr="001124CA">
        <w:tc>
          <w:tcPr>
            <w:tcW w:w="4516" w:type="dxa"/>
          </w:tcPr>
          <w:p w14:paraId="5DC0595A" w14:textId="7A6D5CF4" w:rsidR="001B4FFE" w:rsidRDefault="001B4FFE" w:rsidP="001124CA">
            <w:pPr>
              <w:spacing w:line="276" w:lineRule="auto"/>
              <w:jc w:val="both"/>
              <w:rPr>
                <w:sz w:val="20"/>
                <w:szCs w:val="22"/>
              </w:rPr>
            </w:pPr>
          </w:p>
        </w:tc>
        <w:tc>
          <w:tcPr>
            <w:tcW w:w="4503" w:type="dxa"/>
          </w:tcPr>
          <w:p w14:paraId="3730ACCF" w14:textId="7AC5341E" w:rsidR="001B4FFE" w:rsidRDefault="001B4FFE" w:rsidP="001124CA">
            <w:pPr>
              <w:spacing w:line="276" w:lineRule="auto"/>
              <w:jc w:val="both"/>
              <w:rPr>
                <w:sz w:val="20"/>
                <w:szCs w:val="22"/>
              </w:rPr>
            </w:pPr>
          </w:p>
        </w:tc>
      </w:tr>
      <w:tr w:rsidR="001B4FFE" w14:paraId="4262C5D2" w14:textId="77777777" w:rsidTr="001124CA">
        <w:tc>
          <w:tcPr>
            <w:tcW w:w="4516" w:type="dxa"/>
          </w:tcPr>
          <w:p w14:paraId="14936896" w14:textId="57BC8333" w:rsidR="001B4FFE" w:rsidRDefault="001B4FFE" w:rsidP="001124CA">
            <w:pPr>
              <w:spacing w:line="276" w:lineRule="auto"/>
              <w:jc w:val="both"/>
              <w:rPr>
                <w:sz w:val="20"/>
                <w:szCs w:val="22"/>
              </w:rPr>
            </w:pPr>
          </w:p>
        </w:tc>
        <w:tc>
          <w:tcPr>
            <w:tcW w:w="4503" w:type="dxa"/>
          </w:tcPr>
          <w:p w14:paraId="761FF0B8" w14:textId="5093F8CC" w:rsidR="001B4FFE" w:rsidRDefault="001B4FFE" w:rsidP="001124CA">
            <w:pPr>
              <w:spacing w:line="276" w:lineRule="auto"/>
              <w:jc w:val="both"/>
              <w:rPr>
                <w:sz w:val="20"/>
                <w:szCs w:val="22"/>
              </w:rPr>
            </w:pPr>
          </w:p>
        </w:tc>
      </w:tr>
    </w:tbl>
    <w:p w14:paraId="24083077" w14:textId="604A4834" w:rsidR="006C2F60" w:rsidRDefault="006C2F60" w:rsidP="006C2F60">
      <w:pPr>
        <w:spacing w:line="276" w:lineRule="auto"/>
        <w:jc w:val="both"/>
        <w:rPr>
          <w:sz w:val="20"/>
          <w:szCs w:val="22"/>
        </w:rPr>
      </w:pPr>
    </w:p>
    <w:p w14:paraId="69380B49" w14:textId="77777777" w:rsidR="006C2F60" w:rsidRPr="006C2F60" w:rsidRDefault="006C2F60" w:rsidP="006C2F60">
      <w:pPr>
        <w:spacing w:line="276" w:lineRule="auto"/>
        <w:jc w:val="both"/>
        <w:rPr>
          <w:b/>
          <w:bCs/>
          <w:sz w:val="20"/>
          <w:szCs w:val="22"/>
        </w:rPr>
      </w:pPr>
      <w:r w:rsidRPr="006C2F60">
        <w:rPr>
          <w:b/>
          <w:bCs/>
          <w:sz w:val="20"/>
          <w:szCs w:val="22"/>
          <w:highlight w:val="yellow"/>
        </w:rPr>
        <w:t>SCHEDULE 4: PAYMENT PLAN</w:t>
      </w:r>
    </w:p>
    <w:p w14:paraId="2615E95B" w14:textId="31BF42D8" w:rsidR="006C2F60" w:rsidRPr="00235394" w:rsidRDefault="006C2F60" w:rsidP="006C2F60">
      <w:pPr>
        <w:spacing w:line="276" w:lineRule="auto"/>
        <w:jc w:val="both"/>
        <w:rPr>
          <w:b/>
          <w:bCs/>
          <w:sz w:val="20"/>
          <w:szCs w:val="22"/>
        </w:rPr>
      </w:pPr>
      <w:r w:rsidRPr="00235394">
        <w:rPr>
          <w:b/>
          <w:bCs/>
          <w:sz w:val="20"/>
          <w:szCs w:val="22"/>
        </w:rPr>
        <w:t xml:space="preserve">TGI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3120"/>
        <w:gridCol w:w="3075"/>
      </w:tblGrid>
      <w:tr w:rsidR="006C2F60" w14:paraId="03E8F15F" w14:textId="77777777" w:rsidTr="001124CA">
        <w:tc>
          <w:tcPr>
            <w:tcW w:w="2903" w:type="dxa"/>
          </w:tcPr>
          <w:p w14:paraId="31A608DF" w14:textId="77777777" w:rsidR="006C2F60" w:rsidRDefault="006C2F60" w:rsidP="001124CA">
            <w:pPr>
              <w:spacing w:line="276" w:lineRule="auto"/>
              <w:jc w:val="both"/>
              <w:rPr>
                <w:sz w:val="20"/>
                <w:szCs w:val="22"/>
              </w:rPr>
            </w:pPr>
            <w:r>
              <w:rPr>
                <w:sz w:val="20"/>
                <w:szCs w:val="22"/>
              </w:rPr>
              <w:t>Invoice</w:t>
            </w:r>
          </w:p>
        </w:tc>
        <w:tc>
          <w:tcPr>
            <w:tcW w:w="3212" w:type="dxa"/>
          </w:tcPr>
          <w:p w14:paraId="49AF316C" w14:textId="77777777" w:rsidR="006C2F60" w:rsidRDefault="006C2F60" w:rsidP="001124CA">
            <w:pPr>
              <w:spacing w:line="276" w:lineRule="auto"/>
              <w:jc w:val="both"/>
              <w:rPr>
                <w:sz w:val="20"/>
                <w:szCs w:val="22"/>
              </w:rPr>
            </w:pPr>
            <w:r>
              <w:rPr>
                <w:sz w:val="20"/>
                <w:szCs w:val="22"/>
              </w:rPr>
              <w:t>Time period covered</w:t>
            </w:r>
          </w:p>
        </w:tc>
        <w:tc>
          <w:tcPr>
            <w:tcW w:w="3173" w:type="dxa"/>
          </w:tcPr>
          <w:p w14:paraId="6107D0FA" w14:textId="77777777" w:rsidR="006C2F60" w:rsidRDefault="006C2F60" w:rsidP="001124CA">
            <w:pPr>
              <w:spacing w:line="276" w:lineRule="auto"/>
              <w:jc w:val="both"/>
              <w:rPr>
                <w:sz w:val="20"/>
                <w:szCs w:val="22"/>
              </w:rPr>
            </w:pPr>
            <w:r>
              <w:rPr>
                <w:sz w:val="20"/>
                <w:szCs w:val="22"/>
              </w:rPr>
              <w:t>Amount (SEK)</w:t>
            </w:r>
          </w:p>
        </w:tc>
      </w:tr>
      <w:tr w:rsidR="006C2F60" w14:paraId="0B9352F6" w14:textId="77777777" w:rsidTr="001124CA">
        <w:tc>
          <w:tcPr>
            <w:tcW w:w="2903" w:type="dxa"/>
          </w:tcPr>
          <w:p w14:paraId="1A80883B" w14:textId="77777777" w:rsidR="006C2F60" w:rsidRDefault="006C2F60" w:rsidP="001124CA">
            <w:pPr>
              <w:spacing w:line="276" w:lineRule="auto"/>
              <w:jc w:val="both"/>
              <w:rPr>
                <w:sz w:val="20"/>
                <w:szCs w:val="22"/>
              </w:rPr>
            </w:pPr>
            <w:r>
              <w:rPr>
                <w:sz w:val="20"/>
                <w:szCs w:val="22"/>
              </w:rPr>
              <w:t>1 upon signing of this agreement</w:t>
            </w:r>
          </w:p>
        </w:tc>
        <w:tc>
          <w:tcPr>
            <w:tcW w:w="3212" w:type="dxa"/>
          </w:tcPr>
          <w:p w14:paraId="4FF6F42F" w14:textId="77777777" w:rsidR="006C2F60" w:rsidRDefault="006C2F60" w:rsidP="001124CA">
            <w:pPr>
              <w:spacing w:line="276" w:lineRule="auto"/>
              <w:jc w:val="both"/>
              <w:rPr>
                <w:sz w:val="20"/>
                <w:szCs w:val="22"/>
              </w:rPr>
            </w:pPr>
            <w:r>
              <w:rPr>
                <w:sz w:val="20"/>
                <w:szCs w:val="22"/>
              </w:rPr>
              <w:t>Jan 1 – December 31 2024</w:t>
            </w:r>
          </w:p>
        </w:tc>
        <w:tc>
          <w:tcPr>
            <w:tcW w:w="3173" w:type="dxa"/>
          </w:tcPr>
          <w:p w14:paraId="5002841E" w14:textId="77777777" w:rsidR="006C2F60" w:rsidRDefault="006C2F60" w:rsidP="001124CA">
            <w:pPr>
              <w:spacing w:line="276" w:lineRule="auto"/>
              <w:jc w:val="both"/>
              <w:rPr>
                <w:sz w:val="20"/>
                <w:szCs w:val="22"/>
              </w:rPr>
            </w:pPr>
            <w:r>
              <w:rPr>
                <w:sz w:val="20"/>
                <w:szCs w:val="22"/>
              </w:rPr>
              <w:t>1 310 000</w:t>
            </w:r>
          </w:p>
        </w:tc>
      </w:tr>
      <w:tr w:rsidR="006C2F60" w14:paraId="2BBBD3A0" w14:textId="77777777" w:rsidTr="001124CA">
        <w:tc>
          <w:tcPr>
            <w:tcW w:w="2903" w:type="dxa"/>
          </w:tcPr>
          <w:p w14:paraId="2DE25599" w14:textId="77777777" w:rsidR="006C2F60" w:rsidRDefault="006C2F60" w:rsidP="001124CA">
            <w:pPr>
              <w:spacing w:line="276" w:lineRule="auto"/>
              <w:jc w:val="both"/>
              <w:rPr>
                <w:sz w:val="20"/>
                <w:szCs w:val="22"/>
              </w:rPr>
            </w:pPr>
            <w:r>
              <w:rPr>
                <w:sz w:val="20"/>
                <w:szCs w:val="22"/>
              </w:rPr>
              <w:t>2 in Jan 2025</w:t>
            </w:r>
          </w:p>
        </w:tc>
        <w:tc>
          <w:tcPr>
            <w:tcW w:w="3212" w:type="dxa"/>
          </w:tcPr>
          <w:p w14:paraId="5EFAAB31" w14:textId="77777777" w:rsidR="006C2F60" w:rsidRDefault="006C2F60" w:rsidP="001124CA">
            <w:pPr>
              <w:spacing w:line="276" w:lineRule="auto"/>
              <w:jc w:val="both"/>
              <w:rPr>
                <w:sz w:val="20"/>
                <w:szCs w:val="22"/>
              </w:rPr>
            </w:pPr>
            <w:r>
              <w:rPr>
                <w:sz w:val="20"/>
                <w:szCs w:val="22"/>
              </w:rPr>
              <w:t>Jan 1 – Jun 30 2025</w:t>
            </w:r>
          </w:p>
        </w:tc>
        <w:tc>
          <w:tcPr>
            <w:tcW w:w="3173" w:type="dxa"/>
          </w:tcPr>
          <w:p w14:paraId="5186641F" w14:textId="77777777" w:rsidR="006C2F60" w:rsidRDefault="006C2F60" w:rsidP="001124CA">
            <w:pPr>
              <w:spacing w:line="276" w:lineRule="auto"/>
              <w:jc w:val="both"/>
              <w:rPr>
                <w:sz w:val="20"/>
                <w:szCs w:val="22"/>
              </w:rPr>
            </w:pPr>
            <w:r>
              <w:rPr>
                <w:sz w:val="20"/>
                <w:szCs w:val="22"/>
              </w:rPr>
              <w:t>1 200 000</w:t>
            </w:r>
          </w:p>
        </w:tc>
      </w:tr>
      <w:tr w:rsidR="006C2F60" w14:paraId="75410081" w14:textId="77777777" w:rsidTr="001124CA">
        <w:tc>
          <w:tcPr>
            <w:tcW w:w="2903" w:type="dxa"/>
          </w:tcPr>
          <w:p w14:paraId="5FB27D36" w14:textId="77777777" w:rsidR="006C2F60" w:rsidRDefault="006C2F60" w:rsidP="001124CA">
            <w:pPr>
              <w:spacing w:line="276" w:lineRule="auto"/>
              <w:jc w:val="both"/>
              <w:rPr>
                <w:sz w:val="20"/>
                <w:szCs w:val="22"/>
              </w:rPr>
            </w:pPr>
            <w:r>
              <w:rPr>
                <w:sz w:val="20"/>
                <w:szCs w:val="22"/>
              </w:rPr>
              <w:t>3 in Jul 2025</w:t>
            </w:r>
          </w:p>
        </w:tc>
        <w:tc>
          <w:tcPr>
            <w:tcW w:w="3212" w:type="dxa"/>
          </w:tcPr>
          <w:p w14:paraId="5D7A6385" w14:textId="77777777" w:rsidR="006C2F60" w:rsidRDefault="006C2F60" w:rsidP="001124CA">
            <w:pPr>
              <w:spacing w:line="276" w:lineRule="auto"/>
              <w:jc w:val="both"/>
              <w:rPr>
                <w:sz w:val="20"/>
                <w:szCs w:val="22"/>
              </w:rPr>
            </w:pPr>
            <w:r>
              <w:rPr>
                <w:sz w:val="20"/>
                <w:szCs w:val="22"/>
              </w:rPr>
              <w:t>Jul 1 – Dec 31 2025</w:t>
            </w:r>
          </w:p>
        </w:tc>
        <w:tc>
          <w:tcPr>
            <w:tcW w:w="3173" w:type="dxa"/>
          </w:tcPr>
          <w:p w14:paraId="3B48DC87" w14:textId="77777777" w:rsidR="006C2F60" w:rsidRDefault="006C2F60" w:rsidP="001124CA">
            <w:pPr>
              <w:spacing w:line="276" w:lineRule="auto"/>
              <w:jc w:val="both"/>
              <w:rPr>
                <w:sz w:val="20"/>
                <w:szCs w:val="22"/>
              </w:rPr>
            </w:pPr>
            <w:r>
              <w:rPr>
                <w:sz w:val="20"/>
                <w:szCs w:val="22"/>
              </w:rPr>
              <w:t>1 200 000</w:t>
            </w:r>
          </w:p>
        </w:tc>
      </w:tr>
    </w:tbl>
    <w:p w14:paraId="59BD506B" w14:textId="77777777" w:rsidR="006C2F60" w:rsidRDefault="006C2F60" w:rsidP="006C2F60">
      <w:pPr>
        <w:spacing w:line="276" w:lineRule="auto"/>
        <w:jc w:val="both"/>
        <w:rPr>
          <w:sz w:val="20"/>
          <w:szCs w:val="22"/>
        </w:rPr>
      </w:pPr>
    </w:p>
    <w:p w14:paraId="4F062D09" w14:textId="783CB007" w:rsidR="006C2F60" w:rsidRPr="00235394" w:rsidRDefault="006C2F60" w:rsidP="006C2F60">
      <w:pPr>
        <w:spacing w:line="276" w:lineRule="auto"/>
        <w:jc w:val="both"/>
        <w:rPr>
          <w:b/>
          <w:bCs/>
          <w:sz w:val="20"/>
          <w:szCs w:val="22"/>
        </w:rPr>
      </w:pPr>
      <w:r w:rsidRPr="00235394">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3117"/>
        <w:gridCol w:w="3073"/>
      </w:tblGrid>
      <w:tr w:rsidR="006C2F60" w14:paraId="1BF1CC71" w14:textId="77777777" w:rsidTr="005A40B6">
        <w:tc>
          <w:tcPr>
            <w:tcW w:w="2829" w:type="dxa"/>
          </w:tcPr>
          <w:p w14:paraId="5A6299DD" w14:textId="77777777" w:rsidR="006C2F60" w:rsidRDefault="006C2F60" w:rsidP="001124CA">
            <w:pPr>
              <w:spacing w:line="276" w:lineRule="auto"/>
              <w:jc w:val="both"/>
              <w:rPr>
                <w:sz w:val="20"/>
                <w:szCs w:val="22"/>
              </w:rPr>
            </w:pPr>
            <w:r>
              <w:rPr>
                <w:sz w:val="20"/>
                <w:szCs w:val="22"/>
              </w:rPr>
              <w:t>Invoice</w:t>
            </w:r>
          </w:p>
        </w:tc>
        <w:tc>
          <w:tcPr>
            <w:tcW w:w="3117" w:type="dxa"/>
          </w:tcPr>
          <w:p w14:paraId="13B5919F" w14:textId="77777777" w:rsidR="006C2F60" w:rsidRDefault="006C2F60" w:rsidP="001124CA">
            <w:pPr>
              <w:spacing w:line="276" w:lineRule="auto"/>
              <w:jc w:val="both"/>
              <w:rPr>
                <w:sz w:val="20"/>
                <w:szCs w:val="22"/>
              </w:rPr>
            </w:pPr>
            <w:r>
              <w:rPr>
                <w:sz w:val="20"/>
                <w:szCs w:val="22"/>
              </w:rPr>
              <w:t>Time period covered</w:t>
            </w:r>
          </w:p>
        </w:tc>
        <w:tc>
          <w:tcPr>
            <w:tcW w:w="3073" w:type="dxa"/>
          </w:tcPr>
          <w:p w14:paraId="37A04E8A" w14:textId="77777777" w:rsidR="006C2F60" w:rsidRDefault="006C2F60" w:rsidP="001124CA">
            <w:pPr>
              <w:spacing w:line="276" w:lineRule="auto"/>
              <w:jc w:val="both"/>
              <w:rPr>
                <w:sz w:val="20"/>
                <w:szCs w:val="22"/>
              </w:rPr>
            </w:pPr>
            <w:r>
              <w:rPr>
                <w:sz w:val="20"/>
                <w:szCs w:val="22"/>
              </w:rPr>
              <w:t>Amount (SEK)</w:t>
            </w:r>
          </w:p>
        </w:tc>
      </w:tr>
      <w:tr w:rsidR="006C2F60" w14:paraId="45B4D9A3" w14:textId="77777777" w:rsidTr="005A40B6">
        <w:tc>
          <w:tcPr>
            <w:tcW w:w="2829" w:type="dxa"/>
          </w:tcPr>
          <w:p w14:paraId="263CC965" w14:textId="7903AC36" w:rsidR="006C2F60" w:rsidRDefault="006C2F60" w:rsidP="001124CA">
            <w:pPr>
              <w:spacing w:line="276" w:lineRule="auto"/>
              <w:jc w:val="both"/>
              <w:rPr>
                <w:sz w:val="20"/>
                <w:szCs w:val="22"/>
              </w:rPr>
            </w:pPr>
            <w:r>
              <w:rPr>
                <w:sz w:val="20"/>
                <w:szCs w:val="22"/>
              </w:rPr>
              <w:t xml:space="preserve">1 upon signing of this Amendment </w:t>
            </w:r>
          </w:p>
        </w:tc>
        <w:tc>
          <w:tcPr>
            <w:tcW w:w="3117" w:type="dxa"/>
          </w:tcPr>
          <w:p w14:paraId="0506DFF7" w14:textId="47947AF5" w:rsidR="006C2F60" w:rsidRDefault="005A40B6" w:rsidP="001124CA">
            <w:pPr>
              <w:spacing w:line="276" w:lineRule="auto"/>
              <w:jc w:val="both"/>
              <w:rPr>
                <w:sz w:val="20"/>
                <w:szCs w:val="22"/>
              </w:rPr>
            </w:pPr>
            <w:r>
              <w:rPr>
                <w:sz w:val="20"/>
                <w:szCs w:val="22"/>
              </w:rPr>
              <w:t>Jan 1 – December 31 2026</w:t>
            </w:r>
          </w:p>
        </w:tc>
        <w:tc>
          <w:tcPr>
            <w:tcW w:w="3073" w:type="dxa"/>
          </w:tcPr>
          <w:p w14:paraId="73CACA03" w14:textId="6423F017" w:rsidR="006C2F60" w:rsidRDefault="005A40B6" w:rsidP="001124CA">
            <w:pPr>
              <w:spacing w:line="276" w:lineRule="auto"/>
              <w:jc w:val="both"/>
              <w:rPr>
                <w:sz w:val="20"/>
                <w:szCs w:val="22"/>
              </w:rPr>
            </w:pPr>
            <w:r>
              <w:rPr>
                <w:sz w:val="20"/>
                <w:szCs w:val="22"/>
              </w:rPr>
              <w:t>125</w:t>
            </w:r>
            <w:ins w:id="22" w:author="Martin Gerdin Wärnberg" w:date="2026-02-05T05:23:00Z" w16du:dateUtc="2026-02-05T04:23:00Z">
              <w:r w:rsidR="006241CF">
                <w:rPr>
                  <w:sz w:val="20"/>
                  <w:szCs w:val="22"/>
                </w:rPr>
                <w:t xml:space="preserve"> </w:t>
              </w:r>
            </w:ins>
            <w:r>
              <w:rPr>
                <w:sz w:val="20"/>
                <w:szCs w:val="22"/>
              </w:rPr>
              <w:t>000</w:t>
            </w:r>
          </w:p>
        </w:tc>
      </w:tr>
    </w:tbl>
    <w:p w14:paraId="095EEFD3" w14:textId="77777777" w:rsidR="006C2F60" w:rsidRPr="00684D9B" w:rsidRDefault="006C2F60" w:rsidP="006C2F60">
      <w:pPr>
        <w:spacing w:line="276" w:lineRule="auto"/>
        <w:jc w:val="both"/>
        <w:rPr>
          <w:sz w:val="20"/>
          <w:szCs w:val="22"/>
        </w:rPr>
      </w:pPr>
    </w:p>
    <w:p w14:paraId="513E4371" w14:textId="77777777" w:rsidR="001840E2" w:rsidRDefault="001840E2">
      <w:pPr>
        <w:jc w:val="center"/>
      </w:pPr>
    </w:p>
    <w:sectPr w:rsidR="001840E2">
      <w:footerReference w:type="first" r:id="rId13"/>
      <w:pgSz w:w="11909" w:h="16834" w:code="9"/>
      <w:pgMar w:top="1008" w:right="1440" w:bottom="1152" w:left="1440" w:header="1440" w:footer="720" w:gutter="0"/>
      <w:pgNumType w:start="1"/>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icola Foster (Research Strategy and Services (CMH))" w:date="2026-02-17T16:15:00Z" w:initials="NF">
    <w:p w14:paraId="3BC1CE29" w14:textId="77777777" w:rsidR="00A14E08" w:rsidRDefault="00A14E08" w:rsidP="00A14E08">
      <w:pPr>
        <w:pStyle w:val="CommentText"/>
      </w:pPr>
      <w:r>
        <w:rPr>
          <w:rStyle w:val="CommentReference"/>
        </w:rPr>
        <w:annotationRef/>
      </w:r>
      <w:r>
        <w:t>I cannot approve a liability cap greater than x3 our share of the contract price. Request additional amendment to reduce cap either to the sums each Party receives under this agreement or 30,000 Euros for UoB.</w:t>
      </w:r>
    </w:p>
  </w:comment>
  <w:comment w:id="19" w:author="Itziar de la Torre" w:date="2026-01-27T15:46:00Z" w:initials="ID">
    <w:p w14:paraId="72795E2E" w14:textId="6F056E45" w:rsidR="00D76F58" w:rsidRDefault="00D76F58" w:rsidP="00D76F58">
      <w:pPr>
        <w:pStyle w:val="CommentText"/>
      </w:pPr>
      <w:r>
        <w:rPr>
          <w:rStyle w:val="CommentReference"/>
        </w:rPr>
        <w:annotationRef/>
      </w:r>
      <w:r>
        <w:t>If required by UoB, we can include the original agreement in an attachment.</w:t>
      </w:r>
    </w:p>
  </w:comment>
  <w:comment w:id="20" w:author="Nicola Foster (Research Strategy and Services (CMH))" w:date="2026-02-17T16:02:00Z" w:initials="NF">
    <w:p w14:paraId="59D5E99F" w14:textId="77777777" w:rsidR="0052473D" w:rsidRDefault="0052473D" w:rsidP="0052473D">
      <w:pPr>
        <w:pStyle w:val="CommentText"/>
      </w:pPr>
      <w:r>
        <w:rPr>
          <w:rStyle w:val="CommentReference"/>
        </w:rPr>
        <w:annotationRef/>
      </w:r>
      <w:r>
        <w:t xml:space="preserve">Not necessary thank you as we have a copy on record.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C1CE29" w15:done="0"/>
  <w15:commentEx w15:paraId="72795E2E" w15:done="0"/>
  <w15:commentEx w15:paraId="59D5E99F" w15:paraIdParent="72795E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219B9" w16cex:dateUtc="2026-02-17T16:15:00Z"/>
  <w16cex:commentExtensible w16cex:durableId="7A4502E3" w16cex:dateUtc="2026-01-27T14:46:00Z"/>
  <w16cex:commentExtensible w16cex:durableId="7E3C8E7F" w16cex:dateUtc="2026-02-17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C1CE29" w16cid:durableId="426219B9"/>
  <w16cid:commentId w16cid:paraId="72795E2E" w16cid:durableId="7A4502E3"/>
  <w16cid:commentId w16cid:paraId="59D5E99F" w16cid:durableId="7E3C8E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4592" w14:textId="77777777" w:rsidR="00390F11" w:rsidRDefault="00390F11">
      <w:r>
        <w:separator/>
      </w:r>
    </w:p>
  </w:endnote>
  <w:endnote w:type="continuationSeparator" w:id="0">
    <w:p w14:paraId="3A9ACF23" w14:textId="77777777" w:rsidR="00390F11" w:rsidRDefault="00390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0585" w14:textId="77777777" w:rsidR="00D1082E" w:rsidRDefault="00D1082E">
    <w:pPr>
      <w:autoSpaceDE w:val="0"/>
      <w:autoSpaceDN w:val="0"/>
      <w:jc w:val="right"/>
      <w:rPr>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EDD4" w14:textId="77777777" w:rsidR="00390F11" w:rsidRDefault="00390F11">
      <w:r>
        <w:separator/>
      </w:r>
    </w:p>
  </w:footnote>
  <w:footnote w:type="continuationSeparator" w:id="0">
    <w:p w14:paraId="00373608" w14:textId="77777777" w:rsidR="00390F11" w:rsidRDefault="00390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421"/>
    <w:multiLevelType w:val="hybridMultilevel"/>
    <w:tmpl w:val="D746164E"/>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18E25C97"/>
    <w:multiLevelType w:val="multilevel"/>
    <w:tmpl w:val="BCF6C63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333833CA"/>
    <w:multiLevelType w:val="multilevel"/>
    <w:tmpl w:val="E20C733C"/>
    <w:lvl w:ilvl="0">
      <w:start w:val="1"/>
      <w:numFmt w:val="decimal"/>
      <w:pStyle w:val="Heading1"/>
      <w:lvlText w:val="Article %1   "/>
      <w:lvlJc w:val="left"/>
      <w:pPr>
        <w:tabs>
          <w:tab w:val="num" w:pos="1440"/>
        </w:tabs>
        <w:ind w:left="720" w:hanging="720"/>
      </w:pPr>
      <w:rPr>
        <w:rFonts w:ascii="Times New Roman" w:hAnsi="Times New Roman" w:hint="default"/>
        <w:b/>
        <w:i w:val="0"/>
        <w:caps/>
        <w:sz w:val="28"/>
        <w:szCs w:val="28"/>
      </w:rPr>
    </w:lvl>
    <w:lvl w:ilvl="1">
      <w:start w:val="1"/>
      <w:numFmt w:val="decimal"/>
      <w:pStyle w:val="Heading2"/>
      <w:lvlText w:val="%1.%2"/>
      <w:lvlJc w:val="left"/>
      <w:pPr>
        <w:tabs>
          <w:tab w:val="num" w:pos="720"/>
        </w:tabs>
        <w:ind w:left="720" w:hanging="720"/>
      </w:pPr>
      <w:rPr>
        <w:rFonts w:ascii="Times New Roman" w:hAnsi="Times New Roman" w:hint="default"/>
        <w:b w:val="0"/>
        <w:i w:val="0"/>
        <w:sz w:val="22"/>
      </w:rPr>
    </w:lvl>
    <w:lvl w:ilvl="2">
      <w:start w:val="1"/>
      <w:numFmt w:val="lowerLetter"/>
      <w:pStyle w:val="Heading3"/>
      <w:lvlText w:val="(%3)"/>
      <w:lvlJc w:val="left"/>
      <w:pPr>
        <w:tabs>
          <w:tab w:val="num" w:pos="720"/>
        </w:tabs>
        <w:ind w:left="1440" w:hanging="720"/>
      </w:pPr>
      <w:rPr>
        <w:rFonts w:ascii="Times New Roman" w:hAnsi="Times New Roman" w:hint="default"/>
        <w:b w:val="0"/>
        <w:i w:val="0"/>
        <w:sz w:val="22"/>
      </w:rPr>
    </w:lvl>
    <w:lvl w:ilvl="3">
      <w:start w:val="1"/>
      <w:numFmt w:val="lowerRoman"/>
      <w:lvlRestart w:val="0"/>
      <w:pStyle w:val="Heading4"/>
      <w:lvlText w:val="(%4)"/>
      <w:lvlJc w:val="left"/>
      <w:pPr>
        <w:tabs>
          <w:tab w:val="num" w:pos="2160"/>
        </w:tabs>
        <w:ind w:left="2160" w:hanging="648"/>
      </w:pPr>
      <w:rPr>
        <w:rFonts w:ascii="Times New Roman" w:hAnsi="Times New Roman" w:hint="default"/>
        <w:b w:val="0"/>
        <w:i w:val="0"/>
        <w:sz w:val="22"/>
      </w:rPr>
    </w:lvl>
    <w:lvl w:ilvl="4">
      <w:start w:val="1"/>
      <w:numFmt w:val="upperLetter"/>
      <w:pStyle w:val="Heading5"/>
      <w:lvlText w:val="(%5)"/>
      <w:lvlJc w:val="left"/>
      <w:pPr>
        <w:tabs>
          <w:tab w:val="num" w:pos="3240"/>
        </w:tabs>
        <w:ind w:left="720" w:firstLine="2160"/>
      </w:pPr>
      <w:rPr>
        <w:rFonts w:ascii="Times New Roman" w:hAnsi="Times New Roman" w:hint="default"/>
        <w:b w:val="0"/>
        <w:i w:val="0"/>
        <w:sz w:val="24"/>
      </w:rPr>
    </w:lvl>
    <w:lvl w:ilvl="5">
      <w:start w:val="1"/>
      <w:numFmt w:val="decimal"/>
      <w:pStyle w:val="Heading6"/>
      <w:lvlText w:val="(%6)"/>
      <w:lvlJc w:val="left"/>
      <w:pPr>
        <w:tabs>
          <w:tab w:val="num" w:pos="2160"/>
        </w:tabs>
        <w:ind w:left="2160" w:hanging="720"/>
      </w:pPr>
      <w:rPr>
        <w:rFonts w:ascii="Times New Roman" w:hAnsi="Times New Roman" w:hint="default"/>
        <w:b w:val="0"/>
        <w:i w:val="0"/>
        <w:sz w:val="24"/>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326D40"/>
    <w:multiLevelType w:val="hybridMultilevel"/>
    <w:tmpl w:val="EFA2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C415C31"/>
    <w:multiLevelType w:val="hybridMultilevel"/>
    <w:tmpl w:val="8E9C7E96"/>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A933789"/>
    <w:multiLevelType w:val="hybridMultilevel"/>
    <w:tmpl w:val="7832AE68"/>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F6E7AA6"/>
    <w:multiLevelType w:val="multilevel"/>
    <w:tmpl w:val="A9A83E2C"/>
    <w:lvl w:ilvl="0">
      <w:start w:val="1"/>
      <w:numFmt w:val="decimal"/>
      <w:lvlText w:val="%1"/>
      <w:lvlJc w:val="left"/>
      <w:pPr>
        <w:tabs>
          <w:tab w:val="num" w:pos="720"/>
        </w:tabs>
        <w:ind w:left="720" w:hanging="720"/>
      </w:pPr>
      <w:rPr>
        <w:rFonts w:ascii="Times New Roman Bold" w:hAnsi="Times New Roman Bold" w:hint="default"/>
        <w:b/>
        <w:i w:val="0"/>
        <w:caps/>
        <w:smallCaps w:val="0"/>
        <w:color w:val="auto"/>
        <w:sz w:val="22"/>
        <w:u w:val="none"/>
      </w:rPr>
    </w:lvl>
    <w:lvl w:ilvl="1">
      <w:start w:val="1"/>
      <w:numFmt w:val="decimal"/>
      <w:lvlText w:val="%2."/>
      <w:lvlJc w:val="left"/>
      <w:pPr>
        <w:tabs>
          <w:tab w:val="num" w:pos="810"/>
        </w:tabs>
        <w:ind w:left="810" w:hanging="720"/>
      </w:pPr>
      <w:rPr>
        <w:rFonts w:hint="default"/>
        <w:b/>
        <w:i w:val="0"/>
        <w:caps/>
        <w:smallCaps w:val="0"/>
        <w:color w:val="auto"/>
        <w:sz w:val="22"/>
        <w:u w:val="none"/>
      </w:rPr>
    </w:lvl>
    <w:lvl w:ilvl="2">
      <w:start w:val="1"/>
      <w:numFmt w:val="lowerLetter"/>
      <w:lvlText w:val="(%3)"/>
      <w:lvlJc w:val="left"/>
      <w:pPr>
        <w:tabs>
          <w:tab w:val="num" w:pos="1080"/>
        </w:tabs>
        <w:ind w:left="720" w:firstLine="0"/>
      </w:pPr>
      <w:rPr>
        <w:rFonts w:ascii="Times New Roman" w:hAnsi="Times New Roman" w:hint="default"/>
        <w:b w:val="0"/>
        <w:i w:val="0"/>
        <w:caps/>
        <w:smallCaps w:val="0"/>
        <w:color w:val="auto"/>
        <w:sz w:val="22"/>
        <w:u w:val="none"/>
      </w:rPr>
    </w:lvl>
    <w:lvl w:ilvl="3">
      <w:start w:val="1"/>
      <w:numFmt w:val="lowerRoman"/>
      <w:lvlRestart w:val="0"/>
      <w:lvlText w:val="(%4)"/>
      <w:lvlJc w:val="left"/>
      <w:pPr>
        <w:tabs>
          <w:tab w:val="num" w:pos="2160"/>
        </w:tabs>
        <w:ind w:left="2160" w:hanging="648"/>
      </w:pPr>
      <w:rPr>
        <w:rFonts w:ascii="Times New Roman" w:hAnsi="Times New Roman" w:hint="default"/>
        <w:b w:val="0"/>
        <w:i w:val="0"/>
        <w:color w:val="auto"/>
        <w:sz w:val="22"/>
        <w:u w:val="none"/>
      </w:rPr>
    </w:lvl>
    <w:lvl w:ilvl="4">
      <w:start w:val="1"/>
      <w:numFmt w:val="upperLetter"/>
      <w:lvlText w:val="(%5)"/>
      <w:lvlJc w:val="left"/>
      <w:pPr>
        <w:tabs>
          <w:tab w:val="num" w:pos="3240"/>
        </w:tabs>
        <w:ind w:left="720" w:firstLine="2160"/>
      </w:pPr>
      <w:rPr>
        <w:rFonts w:ascii="Times New Roman" w:hAnsi="Times New Roman" w:hint="default"/>
        <w:b w:val="0"/>
        <w:i w:val="0"/>
        <w:color w:val="auto"/>
        <w:sz w:val="24"/>
        <w:u w:val="none"/>
      </w:rPr>
    </w:lvl>
    <w:lvl w:ilvl="5">
      <w:start w:val="1"/>
      <w:numFmt w:val="decimal"/>
      <w:lvlText w:val="(%6)"/>
      <w:lvlJc w:val="left"/>
      <w:pPr>
        <w:tabs>
          <w:tab w:val="num" w:pos="2160"/>
        </w:tabs>
        <w:ind w:left="2160" w:hanging="720"/>
      </w:pPr>
      <w:rPr>
        <w:rFonts w:ascii="Times New Roman" w:hAnsi="Times New Roman" w:hint="default"/>
        <w:b w:val="0"/>
        <w:i w:val="0"/>
        <w:color w:val="auto"/>
        <w:sz w:val="24"/>
        <w:u w:val="none"/>
      </w:rPr>
    </w:lvl>
    <w:lvl w:ilvl="6">
      <w:start w:val="1"/>
      <w:numFmt w:val="decimal"/>
      <w:lvlText w:val="%1.%2.%3.%4.%5.%6.%7"/>
      <w:lvlJc w:val="left"/>
      <w:pPr>
        <w:tabs>
          <w:tab w:val="num" w:pos="1296"/>
        </w:tabs>
        <w:ind w:left="1296" w:hanging="1296"/>
      </w:pPr>
      <w:rPr>
        <w:rFonts w:hint="default"/>
        <w:color w:val="auto"/>
        <w:u w:val="none"/>
      </w:rPr>
    </w:lvl>
    <w:lvl w:ilvl="7">
      <w:start w:val="1"/>
      <w:numFmt w:val="decimal"/>
      <w:lvlText w:val="%1.%2.%3.%4.%5.%6.%7.%8"/>
      <w:lvlJc w:val="left"/>
      <w:pPr>
        <w:tabs>
          <w:tab w:val="num" w:pos="1440"/>
        </w:tabs>
        <w:ind w:left="1440" w:hanging="1440"/>
      </w:pPr>
      <w:rPr>
        <w:rFonts w:hint="default"/>
        <w:color w:val="auto"/>
        <w:u w:val="none"/>
      </w:rPr>
    </w:lvl>
    <w:lvl w:ilvl="8">
      <w:start w:val="1"/>
      <w:numFmt w:val="decimal"/>
      <w:lvlText w:val="%1.%2.%3.%4.%5.%6.%7.%8.%9"/>
      <w:lvlJc w:val="left"/>
      <w:pPr>
        <w:tabs>
          <w:tab w:val="num" w:pos="1584"/>
        </w:tabs>
        <w:ind w:left="1584" w:hanging="1584"/>
      </w:pPr>
      <w:rPr>
        <w:rFonts w:hint="default"/>
        <w:color w:val="auto"/>
        <w:u w:val="none"/>
      </w:rPr>
    </w:lvl>
  </w:abstractNum>
  <w:abstractNum w:abstractNumId="10"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11" w15:restartNumberingAfterBreak="0">
    <w:nsid w:val="732E010B"/>
    <w:multiLevelType w:val="hybridMultilevel"/>
    <w:tmpl w:val="C9D0BF36"/>
    <w:lvl w:ilvl="0" w:tplc="ED020E8E">
      <w:start w:val="23"/>
      <w:numFmt w:val="decimal"/>
      <w:lvlText w:val="%1"/>
      <w:lvlJc w:val="left"/>
      <w:pPr>
        <w:tabs>
          <w:tab w:val="num" w:pos="644"/>
        </w:tabs>
        <w:ind w:left="644" w:hanging="360"/>
      </w:pPr>
      <w:rPr>
        <w:rFonts w:hint="default"/>
        <w:b/>
      </w:rPr>
    </w:lvl>
    <w:lvl w:ilvl="1" w:tplc="041D0019" w:tentative="1">
      <w:start w:val="1"/>
      <w:numFmt w:val="lowerLetter"/>
      <w:lvlText w:val="%2."/>
      <w:lvlJc w:val="left"/>
      <w:pPr>
        <w:tabs>
          <w:tab w:val="num" w:pos="1364"/>
        </w:tabs>
        <w:ind w:left="1364" w:hanging="360"/>
      </w:pPr>
    </w:lvl>
    <w:lvl w:ilvl="2" w:tplc="041D001B" w:tentative="1">
      <w:start w:val="1"/>
      <w:numFmt w:val="lowerRoman"/>
      <w:lvlText w:val="%3."/>
      <w:lvlJc w:val="right"/>
      <w:pPr>
        <w:tabs>
          <w:tab w:val="num" w:pos="2084"/>
        </w:tabs>
        <w:ind w:left="2084" w:hanging="180"/>
      </w:pPr>
    </w:lvl>
    <w:lvl w:ilvl="3" w:tplc="041D000F" w:tentative="1">
      <w:start w:val="1"/>
      <w:numFmt w:val="decimal"/>
      <w:lvlText w:val="%4."/>
      <w:lvlJc w:val="left"/>
      <w:pPr>
        <w:tabs>
          <w:tab w:val="num" w:pos="2804"/>
        </w:tabs>
        <w:ind w:left="2804" w:hanging="360"/>
      </w:pPr>
    </w:lvl>
    <w:lvl w:ilvl="4" w:tplc="041D0019" w:tentative="1">
      <w:start w:val="1"/>
      <w:numFmt w:val="lowerLetter"/>
      <w:lvlText w:val="%5."/>
      <w:lvlJc w:val="left"/>
      <w:pPr>
        <w:tabs>
          <w:tab w:val="num" w:pos="3524"/>
        </w:tabs>
        <w:ind w:left="3524" w:hanging="360"/>
      </w:pPr>
    </w:lvl>
    <w:lvl w:ilvl="5" w:tplc="041D001B" w:tentative="1">
      <w:start w:val="1"/>
      <w:numFmt w:val="lowerRoman"/>
      <w:lvlText w:val="%6."/>
      <w:lvlJc w:val="right"/>
      <w:pPr>
        <w:tabs>
          <w:tab w:val="num" w:pos="4244"/>
        </w:tabs>
        <w:ind w:left="4244" w:hanging="180"/>
      </w:pPr>
    </w:lvl>
    <w:lvl w:ilvl="6" w:tplc="041D000F" w:tentative="1">
      <w:start w:val="1"/>
      <w:numFmt w:val="decimal"/>
      <w:lvlText w:val="%7."/>
      <w:lvlJc w:val="left"/>
      <w:pPr>
        <w:tabs>
          <w:tab w:val="num" w:pos="4964"/>
        </w:tabs>
        <w:ind w:left="4964" w:hanging="360"/>
      </w:pPr>
    </w:lvl>
    <w:lvl w:ilvl="7" w:tplc="041D0019" w:tentative="1">
      <w:start w:val="1"/>
      <w:numFmt w:val="lowerLetter"/>
      <w:lvlText w:val="%8."/>
      <w:lvlJc w:val="left"/>
      <w:pPr>
        <w:tabs>
          <w:tab w:val="num" w:pos="5684"/>
        </w:tabs>
        <w:ind w:left="5684" w:hanging="360"/>
      </w:pPr>
    </w:lvl>
    <w:lvl w:ilvl="8" w:tplc="041D001B" w:tentative="1">
      <w:start w:val="1"/>
      <w:numFmt w:val="lowerRoman"/>
      <w:lvlText w:val="%9."/>
      <w:lvlJc w:val="right"/>
      <w:pPr>
        <w:tabs>
          <w:tab w:val="num" w:pos="6404"/>
        </w:tabs>
        <w:ind w:left="6404" w:hanging="180"/>
      </w:pPr>
    </w:lvl>
  </w:abstractNum>
  <w:num w:numId="1" w16cid:durableId="59062588">
    <w:abstractNumId w:val="4"/>
  </w:num>
  <w:num w:numId="2" w16cid:durableId="1844515856">
    <w:abstractNumId w:val="9"/>
  </w:num>
  <w:num w:numId="3" w16cid:durableId="1618755949">
    <w:abstractNumId w:val="11"/>
  </w:num>
  <w:num w:numId="4" w16cid:durableId="1117413891">
    <w:abstractNumId w:val="7"/>
  </w:num>
  <w:num w:numId="5" w16cid:durableId="1770731455">
    <w:abstractNumId w:val="0"/>
  </w:num>
  <w:num w:numId="6" w16cid:durableId="1230650757">
    <w:abstractNumId w:val="8"/>
  </w:num>
  <w:num w:numId="7" w16cid:durableId="1087075647">
    <w:abstractNumId w:val="3"/>
  </w:num>
  <w:num w:numId="8" w16cid:durableId="500507744">
    <w:abstractNumId w:val="6"/>
  </w:num>
  <w:num w:numId="9" w16cid:durableId="1892228571">
    <w:abstractNumId w:val="10"/>
  </w:num>
  <w:num w:numId="10" w16cid:durableId="1332948310">
    <w:abstractNumId w:val="2"/>
  </w:num>
  <w:num w:numId="11" w16cid:durableId="474563941">
    <w:abstractNumId w:val="1"/>
  </w:num>
  <w:num w:numId="12" w16cid:durableId="506136115">
    <w:abstractNumId w:val="4"/>
  </w:num>
  <w:num w:numId="13" w16cid:durableId="2047901410">
    <w:abstractNumId w:val="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Foster (Research Strategy and Services (CMH))">
    <w15:presenceInfo w15:providerId="AD" w15:userId="S::n.c.foster@bham.ac.uk::e0fd7f8f-1fe2-44cb-a15b-4ff3fea99b4e"/>
  </w15:person>
  <w15:person w15:author="Itziar de la Torre">
    <w15:presenceInfo w15:providerId="None" w15:userId="Itziar de la Torre"/>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BA"/>
    <w:rsid w:val="000117E9"/>
    <w:rsid w:val="0001771A"/>
    <w:rsid w:val="000548A9"/>
    <w:rsid w:val="00076769"/>
    <w:rsid w:val="00086BEA"/>
    <w:rsid w:val="000A6BB6"/>
    <w:rsid w:val="000B3C77"/>
    <w:rsid w:val="000B67EE"/>
    <w:rsid w:val="000C6374"/>
    <w:rsid w:val="000F3BD6"/>
    <w:rsid w:val="00110689"/>
    <w:rsid w:val="001147C4"/>
    <w:rsid w:val="00141DDD"/>
    <w:rsid w:val="001840E2"/>
    <w:rsid w:val="001857CA"/>
    <w:rsid w:val="001A7860"/>
    <w:rsid w:val="001B4FFE"/>
    <w:rsid w:val="001C1300"/>
    <w:rsid w:val="001E0AA6"/>
    <w:rsid w:val="00203E7A"/>
    <w:rsid w:val="002079D3"/>
    <w:rsid w:val="002145E6"/>
    <w:rsid w:val="00235394"/>
    <w:rsid w:val="00236130"/>
    <w:rsid w:val="00273D46"/>
    <w:rsid w:val="002809F1"/>
    <w:rsid w:val="00284DF1"/>
    <w:rsid w:val="002D77BF"/>
    <w:rsid w:val="003014E3"/>
    <w:rsid w:val="00316568"/>
    <w:rsid w:val="003256D4"/>
    <w:rsid w:val="00390F11"/>
    <w:rsid w:val="00397B85"/>
    <w:rsid w:val="00421607"/>
    <w:rsid w:val="004741D4"/>
    <w:rsid w:val="004A527D"/>
    <w:rsid w:val="004E2E3D"/>
    <w:rsid w:val="0052473D"/>
    <w:rsid w:val="00561217"/>
    <w:rsid w:val="005A2F5C"/>
    <w:rsid w:val="005A40B6"/>
    <w:rsid w:val="005C3612"/>
    <w:rsid w:val="005D24F1"/>
    <w:rsid w:val="005E70E8"/>
    <w:rsid w:val="005F3A1B"/>
    <w:rsid w:val="005F7D34"/>
    <w:rsid w:val="006241CF"/>
    <w:rsid w:val="00630BFD"/>
    <w:rsid w:val="00640B96"/>
    <w:rsid w:val="00664AB9"/>
    <w:rsid w:val="00670B33"/>
    <w:rsid w:val="006C2F60"/>
    <w:rsid w:val="006D0A98"/>
    <w:rsid w:val="006D2049"/>
    <w:rsid w:val="007227DA"/>
    <w:rsid w:val="007608D6"/>
    <w:rsid w:val="00777D46"/>
    <w:rsid w:val="007B18C4"/>
    <w:rsid w:val="007D046D"/>
    <w:rsid w:val="007E5BA0"/>
    <w:rsid w:val="007E77C0"/>
    <w:rsid w:val="007F012F"/>
    <w:rsid w:val="0080607C"/>
    <w:rsid w:val="008067AF"/>
    <w:rsid w:val="00837ACB"/>
    <w:rsid w:val="008902E3"/>
    <w:rsid w:val="00893274"/>
    <w:rsid w:val="008A5F35"/>
    <w:rsid w:val="008B1817"/>
    <w:rsid w:val="008D65F8"/>
    <w:rsid w:val="00956469"/>
    <w:rsid w:val="009634CF"/>
    <w:rsid w:val="00964F31"/>
    <w:rsid w:val="00971C6A"/>
    <w:rsid w:val="009C0280"/>
    <w:rsid w:val="009E08BA"/>
    <w:rsid w:val="009F4603"/>
    <w:rsid w:val="00A14E08"/>
    <w:rsid w:val="00A1535E"/>
    <w:rsid w:val="00A24EAE"/>
    <w:rsid w:val="00A51EAC"/>
    <w:rsid w:val="00A675C3"/>
    <w:rsid w:val="00AA2AF1"/>
    <w:rsid w:val="00AA4A2E"/>
    <w:rsid w:val="00AC2419"/>
    <w:rsid w:val="00AD2242"/>
    <w:rsid w:val="00AD5190"/>
    <w:rsid w:val="00B0285E"/>
    <w:rsid w:val="00B1495C"/>
    <w:rsid w:val="00B2412E"/>
    <w:rsid w:val="00B3251D"/>
    <w:rsid w:val="00B34B44"/>
    <w:rsid w:val="00B34BF5"/>
    <w:rsid w:val="00B37FBA"/>
    <w:rsid w:val="00B40568"/>
    <w:rsid w:val="00B56357"/>
    <w:rsid w:val="00BB23C5"/>
    <w:rsid w:val="00C13C75"/>
    <w:rsid w:val="00C35EDC"/>
    <w:rsid w:val="00C6062F"/>
    <w:rsid w:val="00C802FD"/>
    <w:rsid w:val="00CA2E83"/>
    <w:rsid w:val="00CA5DAA"/>
    <w:rsid w:val="00CE3B65"/>
    <w:rsid w:val="00CE54FE"/>
    <w:rsid w:val="00D0463D"/>
    <w:rsid w:val="00D1082E"/>
    <w:rsid w:val="00D34659"/>
    <w:rsid w:val="00D438B3"/>
    <w:rsid w:val="00D523A9"/>
    <w:rsid w:val="00D76F58"/>
    <w:rsid w:val="00D83204"/>
    <w:rsid w:val="00D91C7D"/>
    <w:rsid w:val="00DB3F23"/>
    <w:rsid w:val="00DC2616"/>
    <w:rsid w:val="00DC5ACF"/>
    <w:rsid w:val="00E31D4F"/>
    <w:rsid w:val="00E34790"/>
    <w:rsid w:val="00E37CDC"/>
    <w:rsid w:val="00EC3346"/>
    <w:rsid w:val="00ED3336"/>
    <w:rsid w:val="00ED6A80"/>
    <w:rsid w:val="00EF6B5D"/>
    <w:rsid w:val="00F030D9"/>
    <w:rsid w:val="00F03E02"/>
    <w:rsid w:val="00F05E61"/>
    <w:rsid w:val="00F1559B"/>
    <w:rsid w:val="00F4131E"/>
    <w:rsid w:val="00F41CE4"/>
    <w:rsid w:val="00F42280"/>
    <w:rsid w:val="00F4682C"/>
    <w:rsid w:val="00F6074F"/>
    <w:rsid w:val="00F70150"/>
    <w:rsid w:val="00F73A48"/>
    <w:rsid w:val="00F85C12"/>
    <w:rsid w:val="00FB3925"/>
    <w:rsid w:val="00FC38BA"/>
    <w:rsid w:val="00FC46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E2AB8"/>
  <w15:chartTrackingRefBased/>
  <w15:docId w15:val="{EF9A220A-8BDA-45BE-8570-DB471C69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uiPriority w:val="9"/>
    <w:qFormat/>
    <w:pPr>
      <w:keepNext/>
      <w:numPr>
        <w:numId w:val="1"/>
      </w:numPr>
      <w:spacing w:before="240" w:after="60"/>
      <w:outlineLvl w:val="0"/>
    </w:pPr>
    <w:rPr>
      <w:rFonts w:ascii="Times New Roman Bold" w:hAnsi="Times New Roman Bold"/>
      <w:b/>
      <w:kern w:val="28"/>
      <w:sz w:val="28"/>
    </w:rPr>
  </w:style>
  <w:style w:type="paragraph" w:styleId="Heading2">
    <w:name w:val="heading 2"/>
    <w:basedOn w:val="Normal"/>
    <w:next w:val="Normal"/>
    <w:uiPriority w:val="9"/>
    <w:qFormat/>
    <w:pPr>
      <w:keepNext/>
      <w:numPr>
        <w:ilvl w:val="1"/>
        <w:numId w:val="1"/>
      </w:numPr>
      <w:spacing w:before="240" w:after="60"/>
      <w:outlineLvl w:val="1"/>
    </w:pPr>
  </w:style>
  <w:style w:type="paragraph" w:styleId="Heading3">
    <w:name w:val="heading 3"/>
    <w:basedOn w:val="Normal"/>
    <w:next w:val="Normal"/>
    <w:uiPriority w:val="9"/>
    <w:qFormat/>
    <w:pPr>
      <w:keepNext/>
      <w:numPr>
        <w:ilvl w:val="2"/>
        <w:numId w:val="1"/>
      </w:numPr>
      <w:spacing w:before="240" w:after="60"/>
      <w:outlineLvl w:val="2"/>
    </w:pPr>
  </w:style>
  <w:style w:type="paragraph" w:styleId="Heading4">
    <w:name w:val="heading 4"/>
    <w:basedOn w:val="Normal"/>
    <w:next w:val="Normal"/>
    <w:uiPriority w:val="9"/>
    <w:qFormat/>
    <w:pPr>
      <w:keepNext/>
      <w:numPr>
        <w:ilvl w:val="3"/>
        <w:numId w:val="1"/>
      </w:numPr>
      <w:spacing w:before="240" w:after="60"/>
      <w:outlineLvl w:val="3"/>
    </w:pPr>
  </w:style>
  <w:style w:type="paragraph" w:styleId="Heading5">
    <w:name w:val="heading 5"/>
    <w:basedOn w:val="Normal"/>
    <w:next w:val="Normal"/>
    <w:uiPriority w:val="9"/>
    <w:qFormat/>
    <w:pPr>
      <w:numPr>
        <w:ilvl w:val="4"/>
        <w:numId w:val="1"/>
      </w:numPr>
      <w:spacing w:before="240" w:after="60"/>
      <w:outlineLvl w:val="4"/>
    </w:pPr>
    <w:rPr>
      <w:sz w:val="22"/>
    </w:rPr>
  </w:style>
  <w:style w:type="paragraph" w:styleId="Heading6">
    <w:name w:val="heading 6"/>
    <w:basedOn w:val="Normal"/>
    <w:next w:val="Normal"/>
    <w:uiPriority w:val="9"/>
    <w:qFormat/>
    <w:pPr>
      <w:numPr>
        <w:ilvl w:val="5"/>
        <w:numId w:val="1"/>
      </w:numPr>
      <w:spacing w:before="240" w:after="60"/>
      <w:outlineLvl w:val="5"/>
    </w:pPr>
    <w:rPr>
      <w:i/>
      <w:sz w:val="22"/>
    </w:rPr>
  </w:style>
  <w:style w:type="paragraph" w:styleId="Heading7">
    <w:name w:val="heading 7"/>
    <w:basedOn w:val="Normal"/>
    <w:next w:val="Normal"/>
    <w:uiPriority w:val="9"/>
    <w:qFormat/>
    <w:pPr>
      <w:numPr>
        <w:ilvl w:val="6"/>
        <w:numId w:val="1"/>
      </w:numPr>
      <w:spacing w:before="240" w:after="60"/>
      <w:outlineLvl w:val="6"/>
    </w:pPr>
    <w:rPr>
      <w:rFonts w:ascii="Arial" w:hAnsi="Arial"/>
    </w:rPr>
  </w:style>
  <w:style w:type="paragraph" w:styleId="Heading8">
    <w:name w:val="heading 8"/>
    <w:basedOn w:val="Normal"/>
    <w:next w:val="Normal"/>
    <w:uiPriority w:val="9"/>
    <w:qFormat/>
    <w:pPr>
      <w:numPr>
        <w:ilvl w:val="7"/>
        <w:numId w:val="1"/>
      </w:numPr>
      <w:spacing w:before="240" w:after="60"/>
      <w:outlineLvl w:val="7"/>
    </w:pPr>
    <w:rPr>
      <w:rFonts w:ascii="Arial" w:hAnsi="Arial"/>
      <w:i/>
    </w:rPr>
  </w:style>
  <w:style w:type="paragraph" w:styleId="Heading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5040" w:h="1980" w:hRule="exact" w:hSpace="180" w:wrap="auto" w:hAnchor="page" w:x="4897" w:yAlign="bottom"/>
    </w:pPr>
    <w:rPr>
      <w:rFonts w:ascii="Courier New" w:hAnsi="Courier New"/>
    </w:rPr>
  </w:style>
  <w:style w:type="paragraph" w:customStyle="1" w:styleId="Ballongtext1">
    <w:name w:val="Ballongtext1"/>
    <w:basedOn w:val="Normal"/>
    <w:semiHidden/>
    <w:rPr>
      <w:rFonts w:ascii="Tahoma" w:hAnsi="Tahoma" w:cs="Wingdings"/>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left" w:pos="1440"/>
        <w:tab w:val="right" w:leader="dot" w:pos="9350"/>
      </w:tabs>
    </w:pPr>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aliases w:val=" webb"/>
    <w:basedOn w:val="Normal"/>
    <w:pPr>
      <w:spacing w:before="100" w:beforeAutospacing="1" w:after="100" w:afterAutospacing="1"/>
    </w:pPr>
    <w:rPr>
      <w:rFonts w:eastAsia="MS Mincho"/>
      <w:szCs w:val="24"/>
      <w:lang w:eastAsia="ja-JP"/>
    </w:rPr>
  </w:style>
  <w:style w:type="paragraph" w:customStyle="1" w:styleId="p3">
    <w:name w:val="p3"/>
    <w:basedOn w:val="Normal"/>
    <w:pPr>
      <w:widowControl w:val="0"/>
      <w:tabs>
        <w:tab w:val="left" w:pos="720"/>
      </w:tabs>
      <w:spacing w:line="240" w:lineRule="atLeast"/>
    </w:pPr>
    <w:rPr>
      <w:lang w:val="sv-SE"/>
    </w:rPr>
  </w:style>
  <w:style w:type="paragraph" w:customStyle="1" w:styleId="p4">
    <w:name w:val="p4"/>
    <w:basedOn w:val="Normal"/>
    <w:pPr>
      <w:widowControl w:val="0"/>
      <w:tabs>
        <w:tab w:val="left" w:pos="720"/>
      </w:tabs>
      <w:spacing w:line="280" w:lineRule="atLeast"/>
    </w:pPr>
    <w:rPr>
      <w:lang w:val="sv-SE"/>
    </w:rPr>
  </w:style>
  <w:style w:type="character" w:customStyle="1" w:styleId="DeltaViewInsertion">
    <w:name w:val="DeltaView Insertion"/>
    <w:rPr>
      <w:color w:val="0000FF"/>
      <w:spacing w:val="0"/>
      <w:u w:val="double"/>
    </w:rPr>
  </w:style>
  <w:style w:type="paragraph" w:styleId="TableofFigures">
    <w:name w:val="table of figures"/>
    <w:basedOn w:val="Normal"/>
    <w:next w:val="Normal"/>
    <w:semiHidden/>
    <w:pPr>
      <w:ind w:left="480" w:hanging="480"/>
    </w:pPr>
  </w:style>
  <w:style w:type="character" w:customStyle="1" w:styleId="DeltaViewDeletion">
    <w:name w:val="DeltaView Deletion"/>
    <w:rPr>
      <w:strike/>
      <w:color w:val="FF0000"/>
      <w:spacing w:val="0"/>
    </w:rPr>
  </w:style>
  <w:style w:type="paragraph" w:styleId="BodyTextIndent">
    <w:name w:val="Body Text Indent"/>
    <w:basedOn w:val="Normal"/>
    <w:pPr>
      <w:ind w:left="720"/>
    </w:pPr>
    <w:rPr>
      <w:lang w:eastAsia="ja-JP"/>
    </w:rPr>
  </w:style>
  <w:style w:type="character" w:customStyle="1" w:styleId="goohl3">
    <w:name w:val="goohl3"/>
    <w:basedOn w:val="DefaultParagraphFont"/>
  </w:style>
  <w:style w:type="character" w:customStyle="1" w:styleId="goohl1">
    <w:name w:val="goohl1"/>
    <w:basedOn w:val="DefaultParagraphFont"/>
  </w:style>
  <w:style w:type="character" w:customStyle="1" w:styleId="goohl2">
    <w:name w:val="goohl2"/>
    <w:basedOn w:val="DefaultParagraphFont"/>
  </w:style>
  <w:style w:type="paragraph" w:styleId="BalloonText">
    <w:name w:val="Balloon Text"/>
    <w:basedOn w:val="Normal"/>
    <w:semiHidden/>
    <w:rsid w:val="00B34BF5"/>
    <w:rPr>
      <w:rFonts w:ascii="Tahoma" w:hAnsi="Tahoma" w:cs="Tahoma"/>
      <w:sz w:val="16"/>
      <w:szCs w:val="16"/>
    </w:rPr>
  </w:style>
  <w:style w:type="character" w:styleId="CommentReference">
    <w:name w:val="annotation reference"/>
    <w:uiPriority w:val="99"/>
    <w:rsid w:val="00956469"/>
    <w:rPr>
      <w:sz w:val="16"/>
      <w:szCs w:val="16"/>
    </w:rPr>
  </w:style>
  <w:style w:type="paragraph" w:styleId="CommentText">
    <w:name w:val="annotation text"/>
    <w:aliases w:val=" Znak,Znak,Char,Style 7,Char Char Char, Char Char Char, Char"/>
    <w:basedOn w:val="Normal"/>
    <w:link w:val="CommentTextChar"/>
    <w:uiPriority w:val="99"/>
    <w:rsid w:val="00956469"/>
    <w:rPr>
      <w:sz w:val="20"/>
    </w:rPr>
  </w:style>
  <w:style w:type="character" w:customStyle="1" w:styleId="CommentTextChar">
    <w:name w:val="Comment Text Char"/>
    <w:aliases w:val=" Znak Char,Znak Char,Char Char,Style 7 Char,Char Char Char Char, Char Char Char Char, Char Char"/>
    <w:link w:val="CommentText"/>
    <w:uiPriority w:val="99"/>
    <w:rsid w:val="00956469"/>
    <w:rPr>
      <w:lang w:val="en-US" w:eastAsia="en-US"/>
    </w:rPr>
  </w:style>
  <w:style w:type="paragraph" w:styleId="CommentSubject">
    <w:name w:val="annotation subject"/>
    <w:basedOn w:val="CommentText"/>
    <w:next w:val="CommentText"/>
    <w:link w:val="CommentSubjectChar"/>
    <w:rsid w:val="00956469"/>
    <w:rPr>
      <w:b/>
      <w:bCs/>
    </w:rPr>
  </w:style>
  <w:style w:type="character" w:customStyle="1" w:styleId="CommentSubjectChar">
    <w:name w:val="Comment Subject Char"/>
    <w:link w:val="CommentSubject"/>
    <w:rsid w:val="00956469"/>
    <w:rPr>
      <w:b/>
      <w:bCs/>
      <w:lang w:val="en-US" w:eastAsia="en-US"/>
    </w:rPr>
  </w:style>
  <w:style w:type="paragraph" w:styleId="ListParagraph">
    <w:name w:val="List Paragraph"/>
    <w:basedOn w:val="Normal"/>
    <w:link w:val="ListParagraphChar"/>
    <w:uiPriority w:val="34"/>
    <w:qFormat/>
    <w:rsid w:val="00956469"/>
    <w:pPr>
      <w:ind w:left="1304"/>
    </w:pPr>
    <w:rPr>
      <w:rFonts w:eastAsia="SimSun"/>
      <w:lang w:eastAsia="sv-SE"/>
    </w:rPr>
  </w:style>
  <w:style w:type="character" w:customStyle="1" w:styleId="ListParagraphChar">
    <w:name w:val="List Paragraph Char"/>
    <w:link w:val="ListParagraph"/>
    <w:uiPriority w:val="34"/>
    <w:locked/>
    <w:rsid w:val="00956469"/>
    <w:rPr>
      <w:rFonts w:eastAsia="SimSun"/>
      <w:sz w:val="24"/>
      <w:lang w:val="en-US"/>
    </w:rPr>
  </w:style>
  <w:style w:type="paragraph" w:customStyle="1" w:styleId="MAQSText">
    <w:name w:val="MAQS Text"/>
    <w:basedOn w:val="Normal"/>
    <w:rsid w:val="00956469"/>
    <w:pPr>
      <w:spacing w:before="100" w:after="100" w:line="312" w:lineRule="auto"/>
      <w:jc w:val="both"/>
    </w:pPr>
    <w:rPr>
      <w:rFonts w:ascii="Arial" w:hAnsi="Arial"/>
      <w:sz w:val="20"/>
      <w:lang w:val="sv-SE" w:eastAsia="sv-SE"/>
    </w:rPr>
  </w:style>
  <w:style w:type="character" w:customStyle="1" w:styleId="MAQSTextUppercaseBold">
    <w:name w:val="MAQS Text Uppercase Bold"/>
    <w:rsid w:val="00956469"/>
    <w:rPr>
      <w:b/>
      <w:caps/>
    </w:rPr>
  </w:style>
  <w:style w:type="paragraph" w:styleId="Revision">
    <w:name w:val="Revision"/>
    <w:hidden/>
    <w:uiPriority w:val="99"/>
    <w:semiHidden/>
    <w:rsid w:val="005D24F1"/>
    <w:rPr>
      <w:rFonts w:ascii="Arial" w:eastAsia="SimSun" w:hAnsi="Arial" w:cs="Arial"/>
      <w:b/>
      <w:spacing w:val="-3"/>
      <w:sz w:val="28"/>
      <w:szCs w:val="28"/>
      <w:lang w:val="en-GB" w:eastAsia="fi-FI"/>
    </w:rPr>
  </w:style>
  <w:style w:type="paragraph" w:styleId="BodyText3">
    <w:name w:val="Body Text 3"/>
    <w:basedOn w:val="Normal"/>
    <w:link w:val="BodyText3Char"/>
    <w:rsid w:val="00ED6A80"/>
    <w:pPr>
      <w:spacing w:after="120"/>
    </w:pPr>
    <w:rPr>
      <w:sz w:val="16"/>
      <w:szCs w:val="16"/>
    </w:rPr>
  </w:style>
  <w:style w:type="character" w:customStyle="1" w:styleId="BodyText3Char">
    <w:name w:val="Body Text 3 Char"/>
    <w:basedOn w:val="DefaultParagraphFont"/>
    <w:link w:val="BodyText3"/>
    <w:rsid w:val="00ED6A80"/>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linicaltrials.org" TargetMode="External"/><Relationship Id="rId12" Type="http://schemas.openxmlformats.org/officeDocument/2006/relationships/hyperlink" Target="mailto:ki-fakturor@ki.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2351</Words>
  <Characters>12465</Characters>
  <Application>Microsoft Office Word</Application>
  <DocSecurity>0</DocSecurity>
  <Lines>304</Lines>
  <Paragraphs>135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MASTER RESEARCH</vt:lpstr>
      <vt:lpstr>MASTER RESEARCH</vt:lpstr>
    </vt:vector>
  </TitlesOfParts>
  <Company>Wiggin &amp; Dana</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RESEARCH</dc:title>
  <dc:subject/>
  <dc:creator>Itziar de la Torre</dc:creator>
  <cp:keywords/>
  <cp:lastModifiedBy>Nicola Foster (Research Strategy and Services (CMH))</cp:lastModifiedBy>
  <cp:revision>10</cp:revision>
  <cp:lastPrinted>2007-09-11T10:31:00Z</cp:lastPrinted>
  <dcterms:created xsi:type="dcterms:W3CDTF">2026-02-17T15:32:00Z</dcterms:created>
  <dcterms:modified xsi:type="dcterms:W3CDTF">2026-02-17T16:15:00Z</dcterms:modified>
</cp:coreProperties>
</file>