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F2AC1" w14:textId="7E5B3130" w:rsidR="001E0AA6" w:rsidRDefault="001E0AA6">
      <w:pPr>
        <w:widowControl w:val="0"/>
        <w:tabs>
          <w:tab w:val="left" w:pos="8311"/>
        </w:tabs>
        <w:jc w:val="center"/>
        <w:rPr>
          <w:b/>
          <w:snapToGrid w:val="0"/>
          <w:szCs w:val="24"/>
        </w:rPr>
      </w:pPr>
      <w:r>
        <w:rPr>
          <w:b/>
          <w:snapToGrid w:val="0"/>
          <w:szCs w:val="24"/>
        </w:rPr>
        <w:t xml:space="preserve">AMENDMENT </w:t>
      </w:r>
      <w:r w:rsidR="007608D6">
        <w:rPr>
          <w:b/>
          <w:snapToGrid w:val="0"/>
          <w:szCs w:val="24"/>
        </w:rPr>
        <w:t>TO COLLABORATION ANDSUBGRANT AGREEMENT</w:t>
      </w:r>
    </w:p>
    <w:p w14:paraId="447E5089" w14:textId="565F2165" w:rsidR="00203E7A" w:rsidRDefault="00203E7A">
      <w:pPr>
        <w:widowControl w:val="0"/>
        <w:tabs>
          <w:tab w:val="left" w:pos="8311"/>
        </w:tabs>
        <w:jc w:val="center"/>
        <w:rPr>
          <w:b/>
          <w:snapToGrid w:val="0"/>
          <w:szCs w:val="24"/>
        </w:rPr>
      </w:pPr>
      <w:r>
        <w:rPr>
          <w:b/>
          <w:snapToGrid w:val="0"/>
          <w:szCs w:val="24"/>
        </w:rPr>
        <w:t>FOR ACCESSION OF A NEW PARTY</w:t>
      </w:r>
    </w:p>
    <w:p w14:paraId="1B57FDB1" w14:textId="77777777" w:rsidR="001E0AA6" w:rsidRDefault="001E0AA6">
      <w:pPr>
        <w:widowControl w:val="0"/>
        <w:tabs>
          <w:tab w:val="left" w:pos="8311"/>
        </w:tabs>
        <w:rPr>
          <w:b/>
          <w:snapToGrid w:val="0"/>
          <w:szCs w:val="24"/>
        </w:rPr>
      </w:pPr>
    </w:p>
    <w:p w14:paraId="19AC1F08" w14:textId="7982A184" w:rsidR="00ED3336" w:rsidRDefault="001E0AA6">
      <w:pPr>
        <w:widowControl w:val="0"/>
        <w:tabs>
          <w:tab w:val="left" w:pos="4637"/>
        </w:tabs>
        <w:spacing w:line="306" w:lineRule="exact"/>
        <w:rPr>
          <w:snapToGrid w:val="0"/>
          <w:szCs w:val="24"/>
        </w:rPr>
      </w:pPr>
      <w:r w:rsidRPr="00F4682C">
        <w:rPr>
          <w:snapToGrid w:val="0"/>
          <w:szCs w:val="24"/>
        </w:rPr>
        <w:t xml:space="preserve">This </w:t>
      </w:r>
      <w:r w:rsidR="00ED3336" w:rsidRPr="00F4682C">
        <w:rPr>
          <w:snapToGrid w:val="0"/>
          <w:szCs w:val="24"/>
        </w:rPr>
        <w:t xml:space="preserve">first </w:t>
      </w:r>
      <w:r w:rsidRPr="00F4682C">
        <w:rPr>
          <w:snapToGrid w:val="0"/>
          <w:szCs w:val="24"/>
        </w:rPr>
        <w:t>Amendment (this “</w:t>
      </w:r>
      <w:r w:rsidRPr="00F4682C">
        <w:rPr>
          <w:snapToGrid w:val="0"/>
          <w:szCs w:val="24"/>
          <w:u w:val="single"/>
        </w:rPr>
        <w:t>Amendment</w:t>
      </w:r>
      <w:r w:rsidRPr="00F4682C">
        <w:rPr>
          <w:snapToGrid w:val="0"/>
          <w:szCs w:val="24"/>
        </w:rPr>
        <w:t xml:space="preserve">”) to the </w:t>
      </w:r>
      <w:r w:rsidR="007608D6" w:rsidRPr="00F4682C">
        <w:rPr>
          <w:snapToGrid w:val="0"/>
          <w:szCs w:val="24"/>
        </w:rPr>
        <w:t>Collaboration and Subgrant Agreement for a Collaborative Project</w:t>
      </w:r>
      <w:r w:rsidR="00ED3336" w:rsidRPr="00F4682C">
        <w:rPr>
          <w:snapToGrid w:val="0"/>
          <w:szCs w:val="24"/>
        </w:rPr>
        <w:t xml:space="preserve"> </w:t>
      </w:r>
      <w:r w:rsidRPr="00F4682C">
        <w:rPr>
          <w:snapToGrid w:val="0"/>
          <w:szCs w:val="24"/>
        </w:rPr>
        <w:t>dated</w:t>
      </w:r>
      <w:r>
        <w:rPr>
          <w:snapToGrid w:val="0"/>
          <w:szCs w:val="24"/>
        </w:rPr>
        <w:t xml:space="preserve"> as of</w:t>
      </w:r>
      <w:r w:rsidR="00B37FBA">
        <w:rPr>
          <w:snapToGrid w:val="0"/>
          <w:szCs w:val="24"/>
        </w:rPr>
        <w:t xml:space="preserve"> </w:t>
      </w:r>
      <w:r w:rsidR="000117E9">
        <w:rPr>
          <w:snapToGrid w:val="0"/>
          <w:szCs w:val="24"/>
        </w:rPr>
        <w:t>20 January 2025</w:t>
      </w:r>
      <w:r>
        <w:rPr>
          <w:snapToGrid w:val="0"/>
          <w:szCs w:val="24"/>
        </w:rPr>
        <w:t>, 20</w:t>
      </w:r>
      <w:r w:rsidR="00ED3336">
        <w:rPr>
          <w:snapToGrid w:val="0"/>
          <w:szCs w:val="24"/>
        </w:rPr>
        <w:t>x</w:t>
      </w:r>
      <w:r w:rsidR="00B37FBA">
        <w:rPr>
          <w:snapToGrid w:val="0"/>
          <w:szCs w:val="24"/>
        </w:rPr>
        <w:t>x</w:t>
      </w:r>
      <w:r>
        <w:rPr>
          <w:snapToGrid w:val="0"/>
          <w:szCs w:val="24"/>
        </w:rPr>
        <w:t xml:space="preserve"> (the “</w:t>
      </w:r>
      <w:r>
        <w:rPr>
          <w:snapToGrid w:val="0"/>
          <w:szCs w:val="24"/>
          <w:u w:val="single"/>
        </w:rPr>
        <w:t>Agreement</w:t>
      </w:r>
      <w:r>
        <w:rPr>
          <w:snapToGrid w:val="0"/>
          <w:szCs w:val="24"/>
        </w:rPr>
        <w:t xml:space="preserve">”) </w:t>
      </w:r>
      <w:r w:rsidR="00956469">
        <w:rPr>
          <w:snapToGrid w:val="0"/>
          <w:szCs w:val="24"/>
        </w:rPr>
        <w:t xml:space="preserve">is made </w:t>
      </w:r>
      <w:r w:rsidR="00D83204">
        <w:rPr>
          <w:snapToGrid w:val="0"/>
          <w:szCs w:val="24"/>
        </w:rPr>
        <w:t xml:space="preserve">on </w:t>
      </w:r>
      <w:ins w:id="0" w:author="Martin Gerdin Wärnberg" w:date="2026-01-29T05:32:00Z">
        <w:r w:rsidR="005A40B6" w:rsidRPr="005A40B6">
          <w:rPr>
            <w:snapToGrid w:val="0"/>
            <w:szCs w:val="24"/>
            <w:lang w:val="en-GB"/>
          </w:rPr>
          <w:t>on the day it is duly signed by the legal representatives of the Parties</w:t>
        </w:r>
        <w:r w:rsidR="005A40B6" w:rsidRPr="005A40B6" w:rsidDel="005A40B6">
          <w:rPr>
            <w:snapToGrid w:val="0"/>
            <w:szCs w:val="24"/>
          </w:rPr>
          <w:t xml:space="preserve"> </w:t>
        </w:r>
      </w:ins>
      <w:commentRangeStart w:id="1"/>
      <w:del w:id="2" w:author="Martin Gerdin Wärnberg" w:date="2026-01-29T05:32:00Z" w16du:dateUtc="2026-01-29T04:32:00Z">
        <w:r w:rsidR="00D83204" w:rsidDel="005A40B6">
          <w:rPr>
            <w:snapToGrid w:val="0"/>
            <w:szCs w:val="24"/>
          </w:rPr>
          <w:delText xml:space="preserve">dd mm yyyy </w:delText>
        </w:r>
        <w:commentRangeEnd w:id="1"/>
        <w:r w:rsidR="000117E9" w:rsidDel="005A40B6">
          <w:rPr>
            <w:rStyle w:val="CommentReference"/>
            <w:snapToGrid w:val="0"/>
            <w:sz w:val="24"/>
            <w:szCs w:val="24"/>
          </w:rPr>
          <w:commentReference w:id="1"/>
        </w:r>
      </w:del>
      <w:r w:rsidR="00D83204">
        <w:rPr>
          <w:snapToGrid w:val="0"/>
          <w:szCs w:val="24"/>
        </w:rPr>
        <w:t xml:space="preserve">(the “Effective Date”) </w:t>
      </w:r>
      <w:r>
        <w:rPr>
          <w:snapToGrid w:val="0"/>
          <w:szCs w:val="24"/>
        </w:rPr>
        <w:t>by</w:t>
      </w:r>
      <w:r>
        <w:rPr>
          <w:b/>
          <w:snapToGrid w:val="0"/>
          <w:szCs w:val="24"/>
        </w:rPr>
        <w:t xml:space="preserve"> </w:t>
      </w:r>
      <w:r>
        <w:rPr>
          <w:snapToGrid w:val="0"/>
          <w:szCs w:val="24"/>
        </w:rPr>
        <w:t xml:space="preserve">and </w:t>
      </w:r>
      <w:r w:rsidR="00ED3336">
        <w:rPr>
          <w:snapToGrid w:val="0"/>
          <w:szCs w:val="24"/>
        </w:rPr>
        <w:t>between</w:t>
      </w:r>
    </w:p>
    <w:p w14:paraId="7B2F446E" w14:textId="77777777" w:rsidR="00ED3336" w:rsidRDefault="001E0AA6">
      <w:pPr>
        <w:widowControl w:val="0"/>
        <w:tabs>
          <w:tab w:val="left" w:pos="4637"/>
        </w:tabs>
        <w:spacing w:line="306" w:lineRule="exact"/>
        <w:rPr>
          <w:snapToGrid w:val="0"/>
          <w:szCs w:val="24"/>
        </w:rPr>
      </w:pPr>
      <w:r>
        <w:rPr>
          <w:snapToGrid w:val="0"/>
          <w:szCs w:val="24"/>
        </w:rPr>
        <w:t xml:space="preserve"> </w:t>
      </w:r>
    </w:p>
    <w:p w14:paraId="2F59F12A" w14:textId="77777777" w:rsidR="00777D46" w:rsidRPr="00777D46"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 xml:space="preserve">Karolinska </w:t>
      </w:r>
      <w:proofErr w:type="spellStart"/>
      <w:r w:rsidRPr="00777D46">
        <w:rPr>
          <w:rFonts w:cs="Arial"/>
          <w:b/>
          <w:bCs/>
          <w:szCs w:val="28"/>
          <w:lang w:val="en-GB"/>
        </w:rPr>
        <w:t>Institutet</w:t>
      </w:r>
      <w:proofErr w:type="spellEnd"/>
      <w:r w:rsidRPr="00777D46">
        <w:rPr>
          <w:rFonts w:cs="Arial"/>
          <w:szCs w:val="28"/>
          <w:lang w:val="en-GB"/>
        </w:rPr>
        <w:t xml:space="preserve">, Department of Global Public Health, Nobels </w:t>
      </w:r>
      <w:proofErr w:type="spellStart"/>
      <w:r w:rsidRPr="00777D46">
        <w:rPr>
          <w:rFonts w:cs="Arial"/>
          <w:szCs w:val="28"/>
          <w:lang w:val="en-GB"/>
        </w:rPr>
        <w:t>väg</w:t>
      </w:r>
      <w:proofErr w:type="spellEnd"/>
      <w:r w:rsidRPr="00777D46">
        <w:rPr>
          <w:rFonts w:cs="Arial"/>
          <w:szCs w:val="28"/>
          <w:lang w:val="en-GB"/>
        </w:rPr>
        <w:t xml:space="preserve"> 6, 171 77, Stockholm, Sweden, org.nr 202100-2373 (“KI” or “Project Leader”), and</w:t>
      </w:r>
    </w:p>
    <w:p w14:paraId="2885AE21" w14:textId="77777777" w:rsidR="00777D46" w:rsidRPr="00777D46" w:rsidRDefault="00777D46" w:rsidP="00777D46">
      <w:pPr>
        <w:keepNext/>
        <w:suppressLineNumbers/>
        <w:suppressAutoHyphens/>
        <w:ind w:left="360"/>
        <w:jc w:val="both"/>
        <w:rPr>
          <w:rFonts w:cs="Arial"/>
          <w:szCs w:val="28"/>
          <w:lang w:val="en-GB"/>
        </w:rPr>
      </w:pPr>
    </w:p>
    <w:p w14:paraId="7FD1A3CD" w14:textId="430FA26D" w:rsidR="00956469" w:rsidRDefault="00777D46" w:rsidP="00777D46">
      <w:pPr>
        <w:keepNext/>
        <w:numPr>
          <w:ilvl w:val="0"/>
          <w:numId w:val="7"/>
        </w:numPr>
        <w:suppressLineNumbers/>
        <w:suppressAutoHyphens/>
        <w:jc w:val="both"/>
        <w:rPr>
          <w:rFonts w:cs="Arial"/>
          <w:szCs w:val="28"/>
          <w:lang w:val="en-GB"/>
        </w:rPr>
      </w:pPr>
      <w:r w:rsidRPr="00777D46">
        <w:rPr>
          <w:rFonts w:cs="Arial"/>
          <w:b/>
          <w:bCs/>
          <w:szCs w:val="28"/>
          <w:lang w:val="en-GB"/>
        </w:rPr>
        <w:t>George Institute for Global Health</w:t>
      </w:r>
      <w:r w:rsidRPr="00777D46">
        <w:rPr>
          <w:rFonts w:cs="Arial"/>
          <w:szCs w:val="28"/>
          <w:lang w:val="en-GB"/>
        </w:rPr>
        <w:t xml:space="preserve">, with its office at 308 Elegance Tower, Plot No. 8, </w:t>
      </w:r>
      <w:proofErr w:type="spellStart"/>
      <w:r w:rsidRPr="00777D46">
        <w:rPr>
          <w:rFonts w:cs="Arial"/>
          <w:szCs w:val="28"/>
          <w:lang w:val="en-GB"/>
        </w:rPr>
        <w:t>Jasola</w:t>
      </w:r>
      <w:proofErr w:type="spellEnd"/>
      <w:r w:rsidRPr="00777D46">
        <w:rPr>
          <w:rFonts w:cs="Arial"/>
          <w:szCs w:val="28"/>
          <w:lang w:val="en-GB"/>
        </w:rPr>
        <w:t xml:space="preserve"> District Centre, New Delhi 110025, India and company identification number U74900TG2007NPL055085 (“TGI” or “Study Coordinator”)</w:t>
      </w:r>
      <w:r>
        <w:rPr>
          <w:rFonts w:cs="Arial"/>
          <w:szCs w:val="28"/>
          <w:lang w:val="en-GB"/>
        </w:rPr>
        <w:t>, and</w:t>
      </w:r>
    </w:p>
    <w:p w14:paraId="0F897057" w14:textId="77777777" w:rsidR="00777D46" w:rsidRDefault="00777D46" w:rsidP="00777D46">
      <w:pPr>
        <w:pStyle w:val="ListParagraph"/>
        <w:rPr>
          <w:rFonts w:cs="Arial"/>
          <w:szCs w:val="28"/>
          <w:lang w:val="en-GB"/>
        </w:rPr>
      </w:pPr>
    </w:p>
    <w:p w14:paraId="0FB46C28" w14:textId="5CFA5F7B" w:rsidR="000B3C77" w:rsidRDefault="00777D46" w:rsidP="00777D46">
      <w:pPr>
        <w:keepNext/>
        <w:numPr>
          <w:ilvl w:val="0"/>
          <w:numId w:val="7"/>
        </w:numPr>
        <w:suppressLineNumbers/>
        <w:suppressAutoHyphens/>
        <w:jc w:val="both"/>
        <w:rPr>
          <w:snapToGrid w:val="0"/>
          <w:szCs w:val="24"/>
        </w:rPr>
      </w:pPr>
      <w:r w:rsidRPr="00777D46">
        <w:rPr>
          <w:rFonts w:cs="Arial"/>
          <w:b/>
          <w:bCs/>
          <w:szCs w:val="28"/>
          <w:lang w:val="en-GB"/>
        </w:rPr>
        <w:t xml:space="preserve">University of Birmingham, </w:t>
      </w:r>
      <w:r w:rsidRPr="00777D46">
        <w:rPr>
          <w:rFonts w:cs="Arial"/>
          <w:b/>
          <w:bCs/>
          <w:szCs w:val="28"/>
          <w:highlight w:val="yellow"/>
          <w:lang w:val="en-GB"/>
        </w:rPr>
        <w:t>insert address</w:t>
      </w:r>
      <w:r w:rsidR="000B3C77" w:rsidRPr="00777D46">
        <w:rPr>
          <w:snapToGrid w:val="0"/>
          <w:szCs w:val="24"/>
        </w:rPr>
        <w:t xml:space="preserve"> (“</w:t>
      </w:r>
      <w:proofErr w:type="spellStart"/>
      <w:r>
        <w:rPr>
          <w:snapToGrid w:val="0"/>
          <w:szCs w:val="24"/>
        </w:rPr>
        <w:t>UoB</w:t>
      </w:r>
      <w:proofErr w:type="spellEnd"/>
      <w:r w:rsidR="000B3C77" w:rsidRPr="00777D46">
        <w:rPr>
          <w:snapToGrid w:val="0"/>
          <w:szCs w:val="24"/>
        </w:rPr>
        <w:t>”</w:t>
      </w:r>
      <w:r>
        <w:rPr>
          <w:snapToGrid w:val="0"/>
          <w:szCs w:val="24"/>
        </w:rPr>
        <w:t>)</w:t>
      </w:r>
    </w:p>
    <w:p w14:paraId="0CAEBE70" w14:textId="77777777" w:rsidR="00777D46" w:rsidRDefault="00777D46" w:rsidP="00777D46">
      <w:pPr>
        <w:pStyle w:val="ListParagraph"/>
        <w:rPr>
          <w:snapToGrid w:val="0"/>
          <w:szCs w:val="24"/>
        </w:rPr>
      </w:pPr>
    </w:p>
    <w:p w14:paraId="2885E63C" w14:textId="77777777" w:rsidR="001E0AA6" w:rsidRPr="00956469" w:rsidRDefault="00956469">
      <w:pPr>
        <w:widowControl w:val="0"/>
        <w:tabs>
          <w:tab w:val="left" w:pos="4637"/>
        </w:tabs>
        <w:spacing w:line="306" w:lineRule="exact"/>
        <w:rPr>
          <w:snapToGrid w:val="0"/>
          <w:szCs w:val="24"/>
        </w:rPr>
      </w:pPr>
      <w:r>
        <w:rPr>
          <w:snapToGrid w:val="0"/>
          <w:szCs w:val="24"/>
        </w:rPr>
        <w:t>hereinafter jointly referred to as “Parties” and separately as “Party”.</w:t>
      </w:r>
    </w:p>
    <w:p w14:paraId="33DE61E4" w14:textId="77777777" w:rsidR="001E0AA6" w:rsidRPr="00956469" w:rsidRDefault="001E0AA6">
      <w:pPr>
        <w:widowControl w:val="0"/>
        <w:tabs>
          <w:tab w:val="left" w:pos="8311"/>
        </w:tabs>
        <w:jc w:val="center"/>
        <w:rPr>
          <w:b/>
          <w:snapToGrid w:val="0"/>
          <w:szCs w:val="24"/>
        </w:rPr>
      </w:pPr>
    </w:p>
    <w:p w14:paraId="5D5DE5B8" w14:textId="77777777" w:rsidR="00ED3336" w:rsidRPr="00956469" w:rsidRDefault="00ED3336">
      <w:pPr>
        <w:widowControl w:val="0"/>
        <w:tabs>
          <w:tab w:val="left" w:pos="204"/>
        </w:tabs>
        <w:spacing w:line="306" w:lineRule="exact"/>
        <w:rPr>
          <w:b/>
          <w:bCs/>
          <w:snapToGrid w:val="0"/>
          <w:szCs w:val="24"/>
        </w:rPr>
      </w:pPr>
      <w:r w:rsidRPr="00956469">
        <w:rPr>
          <w:b/>
          <w:bCs/>
          <w:snapToGrid w:val="0"/>
          <w:szCs w:val="24"/>
        </w:rPr>
        <w:t>WHEREAS</w:t>
      </w:r>
    </w:p>
    <w:p w14:paraId="5338C072" w14:textId="2089B7D0"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The Parties have a mutual interest in achieving research results regarding the project entitled “Effects of Advanced Trauma Life Support® Training Compared to Standard Care on Adult Trauma Patient Outcomes: A </w:t>
      </w:r>
      <w:ins w:id="3" w:author="Martin Gerdin Wärnberg" w:date="2026-01-29T05:50:00Z" w16du:dateUtc="2026-01-29T04:50:00Z">
        <w:r w:rsidR="005A40B6">
          <w:rPr>
            <w:szCs w:val="28"/>
            <w:lang w:val="en-GB"/>
          </w:rPr>
          <w:t xml:space="preserve">Stepped-Wedge </w:t>
        </w:r>
      </w:ins>
      <w:r w:rsidRPr="00203E7A">
        <w:rPr>
          <w:szCs w:val="28"/>
          <w:lang w:val="en-GB"/>
        </w:rPr>
        <w:t>Cluster Randomised Trial”, (the “Project”).</w:t>
      </w:r>
    </w:p>
    <w:p w14:paraId="433BCA14" w14:textId="115870C9" w:rsidR="005D24F1" w:rsidRPr="00203E7A" w:rsidRDefault="005D24F1"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KI has obtaine</w:t>
      </w:r>
      <w:r w:rsidR="000F3BD6" w:rsidRPr="00203E7A">
        <w:rPr>
          <w:szCs w:val="28"/>
          <w:lang w:val="en-GB"/>
        </w:rPr>
        <w:t>d</w:t>
      </w:r>
      <w:r w:rsidRPr="00203E7A">
        <w:rPr>
          <w:szCs w:val="28"/>
          <w:lang w:val="en-GB"/>
        </w:rPr>
        <w:t xml:space="preserve"> grants from the Swedish Research Council (</w:t>
      </w:r>
      <w:proofErr w:type="spellStart"/>
      <w:r w:rsidRPr="00203E7A">
        <w:rPr>
          <w:szCs w:val="28"/>
          <w:lang w:val="en-GB"/>
        </w:rPr>
        <w:t>Vetenskapsrådet</w:t>
      </w:r>
      <w:proofErr w:type="spellEnd"/>
      <w:r w:rsidRPr="00203E7A">
        <w:rPr>
          <w:szCs w:val="28"/>
          <w:lang w:val="en-GB"/>
        </w:rPr>
        <w:t>), and from the Laerdal Foundation, hereinafter referred to as the “Funding Entities” to conduct the Project, (hereinafter the “Research Grant”).</w:t>
      </w:r>
    </w:p>
    <w:p w14:paraId="67C433FC" w14:textId="66E1C064" w:rsidR="005D24F1" w:rsidRDefault="007E77C0" w:rsidP="005D24F1">
      <w:pPr>
        <w:numPr>
          <w:ilvl w:val="0"/>
          <w:numId w:val="6"/>
        </w:numPr>
        <w:autoSpaceDE w:val="0"/>
        <w:autoSpaceDN w:val="0"/>
        <w:adjustRightInd w:val="0"/>
        <w:spacing w:before="120"/>
        <w:ind w:left="714" w:hanging="357"/>
        <w:jc w:val="both"/>
        <w:rPr>
          <w:szCs w:val="28"/>
          <w:lang w:val="en-GB"/>
        </w:rPr>
      </w:pPr>
      <w:r w:rsidRPr="00203E7A">
        <w:rPr>
          <w:szCs w:val="28"/>
          <w:lang w:val="en-GB"/>
        </w:rPr>
        <w:t xml:space="preserve">KI and TGI entered into a </w:t>
      </w:r>
      <w:r w:rsidR="005D24F1" w:rsidRPr="00203E7A">
        <w:rPr>
          <w:szCs w:val="28"/>
          <w:lang w:val="en-GB"/>
        </w:rPr>
        <w:t xml:space="preserve">collaboration agreement (hereinafter the “Agreement”) for the purpose of setting out the terms and conditions of the </w:t>
      </w:r>
      <w:proofErr w:type="gramStart"/>
      <w:r w:rsidR="005D24F1" w:rsidRPr="00203E7A">
        <w:rPr>
          <w:szCs w:val="28"/>
          <w:lang w:val="en-GB"/>
        </w:rPr>
        <w:t>collaboration</w:t>
      </w:r>
      <w:r w:rsidR="000F3BD6" w:rsidRPr="00203E7A">
        <w:rPr>
          <w:szCs w:val="28"/>
          <w:lang w:val="en-GB"/>
        </w:rPr>
        <w:t>, and</w:t>
      </w:r>
      <w:proofErr w:type="gramEnd"/>
      <w:r w:rsidR="000F3BD6" w:rsidRPr="00203E7A">
        <w:rPr>
          <w:szCs w:val="28"/>
          <w:lang w:val="en-GB"/>
        </w:rPr>
        <w:t xml:space="preserve"> wish to include </w:t>
      </w:r>
      <w:r w:rsidR="000117E9">
        <w:rPr>
          <w:szCs w:val="28"/>
          <w:lang w:val="en-GB"/>
        </w:rPr>
        <w:t xml:space="preserve">the </w:t>
      </w:r>
      <w:r w:rsidR="00F05E61" w:rsidRPr="00203E7A">
        <w:rPr>
          <w:szCs w:val="28"/>
          <w:lang w:val="en-GB"/>
        </w:rPr>
        <w:t xml:space="preserve">University of Birmingham as a new party to the Agreement, by means of </w:t>
      </w:r>
      <w:r w:rsidR="00664AB9" w:rsidRPr="00203E7A">
        <w:rPr>
          <w:szCs w:val="28"/>
          <w:lang w:val="en-GB"/>
        </w:rPr>
        <w:t>this Amendment</w:t>
      </w:r>
      <w:r w:rsidR="000117E9">
        <w:rPr>
          <w:szCs w:val="28"/>
          <w:lang w:val="en-GB"/>
        </w:rPr>
        <w:t>.</w:t>
      </w:r>
    </w:p>
    <w:p w14:paraId="7038CC6B" w14:textId="0096DD3D" w:rsidR="000117E9" w:rsidRPr="00203E7A" w:rsidRDefault="000117E9" w:rsidP="005D24F1">
      <w:pPr>
        <w:numPr>
          <w:ilvl w:val="0"/>
          <w:numId w:val="6"/>
        </w:numPr>
        <w:autoSpaceDE w:val="0"/>
        <w:autoSpaceDN w:val="0"/>
        <w:adjustRightInd w:val="0"/>
        <w:spacing w:before="120"/>
        <w:ind w:left="714" w:hanging="357"/>
        <w:jc w:val="both"/>
        <w:rPr>
          <w:szCs w:val="28"/>
          <w:lang w:val="en-GB"/>
        </w:rPr>
      </w:pPr>
      <w:proofErr w:type="spellStart"/>
      <w:r>
        <w:rPr>
          <w:szCs w:val="28"/>
          <w:lang w:val="en-GB"/>
        </w:rPr>
        <w:t>UoB</w:t>
      </w:r>
      <w:proofErr w:type="spellEnd"/>
      <w:r>
        <w:rPr>
          <w:szCs w:val="28"/>
          <w:lang w:val="en-GB"/>
        </w:rPr>
        <w:t xml:space="preserve"> wishes to </w:t>
      </w:r>
      <w:r w:rsidR="005C3612">
        <w:rPr>
          <w:szCs w:val="28"/>
          <w:lang w:val="en-GB"/>
        </w:rPr>
        <w:t xml:space="preserve">become a party to the Agreement </w:t>
      </w:r>
      <w:r w:rsidR="005C3612" w:rsidRPr="009C2D81">
        <w:rPr>
          <w:lang w:val="en-GB"/>
        </w:rPr>
        <w:t xml:space="preserve">upon signature of </w:t>
      </w:r>
      <w:r w:rsidR="00110689">
        <w:rPr>
          <w:lang w:val="en-GB"/>
        </w:rPr>
        <w:t>this Amendment.</w:t>
      </w:r>
    </w:p>
    <w:p w14:paraId="2FEC7AFD" w14:textId="77777777" w:rsidR="00670B33" w:rsidRPr="00684D9B" w:rsidRDefault="00670B33" w:rsidP="005D24F1">
      <w:pPr>
        <w:pStyle w:val="Revision"/>
        <w:jc w:val="both"/>
        <w:rPr>
          <w:rFonts w:eastAsia="Times New Roman" w:cs="Times New Roman"/>
          <w:b w:val="0"/>
          <w:spacing w:val="0"/>
          <w:sz w:val="20"/>
          <w:szCs w:val="22"/>
          <w:lang w:eastAsia="sv-SE"/>
        </w:rPr>
      </w:pPr>
    </w:p>
    <w:p w14:paraId="5D0947BE" w14:textId="00BFC8A5" w:rsidR="001E0AA6" w:rsidRDefault="00ED3336" w:rsidP="00ED3336">
      <w:pPr>
        <w:widowControl w:val="0"/>
        <w:tabs>
          <w:tab w:val="left" w:pos="204"/>
        </w:tabs>
        <w:spacing w:line="306" w:lineRule="exact"/>
        <w:jc w:val="both"/>
        <w:rPr>
          <w:snapToGrid w:val="0"/>
          <w:szCs w:val="24"/>
        </w:rPr>
      </w:pPr>
      <w:r w:rsidRPr="00ED3336">
        <w:rPr>
          <w:b/>
          <w:bCs/>
          <w:snapToGrid w:val="0"/>
          <w:szCs w:val="24"/>
        </w:rPr>
        <w:t>NOW, THEREFORE</w:t>
      </w:r>
      <w:r w:rsidRPr="00ED3336">
        <w:rPr>
          <w:snapToGrid w:val="0"/>
          <w:szCs w:val="24"/>
        </w:rPr>
        <w:t xml:space="preserve">, in </w:t>
      </w:r>
      <w:r w:rsidR="00956469">
        <w:rPr>
          <w:snapToGrid w:val="0"/>
          <w:szCs w:val="24"/>
        </w:rPr>
        <w:t xml:space="preserve">accordance with Article </w:t>
      </w:r>
      <w:r w:rsidR="00D438B3">
        <w:rPr>
          <w:snapToGrid w:val="0"/>
          <w:szCs w:val="24"/>
        </w:rPr>
        <w:t>11.4</w:t>
      </w:r>
      <w:r w:rsidR="00956469">
        <w:rPr>
          <w:snapToGrid w:val="0"/>
          <w:szCs w:val="24"/>
        </w:rPr>
        <w:t xml:space="preserve"> (</w:t>
      </w:r>
      <w:r w:rsidR="00D438B3">
        <w:rPr>
          <w:snapToGrid w:val="0"/>
          <w:szCs w:val="24"/>
        </w:rPr>
        <w:t>Assignment and a</w:t>
      </w:r>
      <w:r w:rsidR="00956469">
        <w:rPr>
          <w:snapToGrid w:val="0"/>
          <w:szCs w:val="24"/>
        </w:rPr>
        <w:t xml:space="preserve">mendments) of the Agreement, </w:t>
      </w:r>
      <w:r w:rsidRPr="00ED3336">
        <w:rPr>
          <w:snapToGrid w:val="0"/>
          <w:szCs w:val="24"/>
        </w:rPr>
        <w:t>the Parties, intending to be legally bound, agree as follows</w:t>
      </w:r>
      <w:r w:rsidR="001E0AA6">
        <w:rPr>
          <w:snapToGrid w:val="0"/>
          <w:szCs w:val="24"/>
        </w:rPr>
        <w:t>:</w:t>
      </w:r>
    </w:p>
    <w:p w14:paraId="481225E1" w14:textId="77777777" w:rsidR="00956469" w:rsidRPr="00956469" w:rsidRDefault="00956469" w:rsidP="00956469">
      <w:pPr>
        <w:widowControl w:val="0"/>
        <w:ind w:left="720"/>
        <w:rPr>
          <w:snapToGrid w:val="0"/>
          <w:szCs w:val="24"/>
        </w:rPr>
      </w:pPr>
      <w:bookmarkStart w:id="4" w:name="_Ref21013619"/>
    </w:p>
    <w:p w14:paraId="3FE8FE9D" w14:textId="505329BD" w:rsidR="0080607C" w:rsidRDefault="0080607C" w:rsidP="001E0AA6">
      <w:pPr>
        <w:widowControl w:val="0"/>
        <w:numPr>
          <w:ilvl w:val="0"/>
          <w:numId w:val="2"/>
        </w:numPr>
        <w:tabs>
          <w:tab w:val="left" w:pos="720"/>
        </w:tabs>
        <w:rPr>
          <w:snapToGrid w:val="0"/>
          <w:szCs w:val="24"/>
        </w:rPr>
      </w:pPr>
      <w:r w:rsidRPr="00141DDD">
        <w:rPr>
          <w:b/>
          <w:bCs/>
          <w:snapToGrid w:val="0"/>
          <w:szCs w:val="24"/>
        </w:rPr>
        <w:t xml:space="preserve">Article </w:t>
      </w:r>
      <w:r w:rsidR="00A1535E" w:rsidRPr="00141DDD">
        <w:rPr>
          <w:b/>
          <w:bCs/>
          <w:snapToGrid w:val="0"/>
          <w:szCs w:val="24"/>
        </w:rPr>
        <w:t>3</w:t>
      </w:r>
      <w:r>
        <w:rPr>
          <w:snapToGrid w:val="0"/>
          <w:szCs w:val="24"/>
        </w:rPr>
        <w:t xml:space="preserve"> of the Agreement is hereby amended by deleting the existing Article </w:t>
      </w:r>
      <w:r w:rsidR="00A1535E">
        <w:rPr>
          <w:snapToGrid w:val="0"/>
          <w:szCs w:val="24"/>
        </w:rPr>
        <w:t>3</w:t>
      </w:r>
      <w:r>
        <w:rPr>
          <w:snapToGrid w:val="0"/>
          <w:szCs w:val="24"/>
        </w:rPr>
        <w:t xml:space="preserve"> and replacing it with the following wording:</w:t>
      </w:r>
    </w:p>
    <w:p w14:paraId="687C9FAE" w14:textId="77777777" w:rsidR="0080607C" w:rsidRDefault="0080607C" w:rsidP="0080607C">
      <w:pPr>
        <w:widowControl w:val="0"/>
        <w:ind w:left="720"/>
        <w:rPr>
          <w:snapToGrid w:val="0"/>
          <w:szCs w:val="24"/>
        </w:rPr>
      </w:pPr>
    </w:p>
    <w:p w14:paraId="1006BD77" w14:textId="67DDB5FA" w:rsidR="0080607C" w:rsidRPr="0080607C" w:rsidRDefault="0080607C" w:rsidP="008D65F8">
      <w:pPr>
        <w:ind w:left="720"/>
        <w:rPr>
          <w:i/>
          <w:snapToGrid w:val="0"/>
          <w:szCs w:val="24"/>
        </w:rPr>
      </w:pPr>
      <w:del w:id="5" w:author="Martin Gerdin Wärnberg" w:date="2026-01-29T05:32:00Z" w16du:dateUtc="2026-01-29T04:32:00Z">
        <w:r w:rsidRPr="0080607C" w:rsidDel="005A40B6">
          <w:rPr>
            <w:i/>
            <w:snapToGrid w:val="0"/>
            <w:szCs w:val="24"/>
          </w:rPr>
          <w:delText>[</w:delText>
        </w:r>
        <w:r w:rsidRPr="00956469" w:rsidDel="005A40B6">
          <w:rPr>
            <w:i/>
            <w:snapToGrid w:val="0"/>
            <w:szCs w:val="24"/>
            <w:highlight w:val="yellow"/>
          </w:rPr>
          <w:delText xml:space="preserve">insert new </w:delText>
        </w:r>
        <w:r w:rsidRPr="001840E2" w:rsidDel="005A40B6">
          <w:rPr>
            <w:i/>
            <w:snapToGrid w:val="0"/>
            <w:szCs w:val="24"/>
            <w:highlight w:val="yellow"/>
          </w:rPr>
          <w:delText>wording</w:delText>
        </w:r>
        <w:r w:rsidR="00A1535E" w:rsidRPr="001840E2" w:rsidDel="005A40B6">
          <w:rPr>
            <w:highlight w:val="yellow"/>
            <w:lang w:val="en-GB"/>
          </w:rPr>
          <w:delText xml:space="preserve"> </w:delText>
        </w:r>
        <w:r w:rsidR="00236130" w:rsidRPr="001840E2" w:rsidDel="005A40B6">
          <w:rPr>
            <w:highlight w:val="yellow"/>
            <w:lang w:val="en-GB"/>
          </w:rPr>
          <w:delText xml:space="preserve">UoB </w:delText>
        </w:r>
      </w:del>
      <w:r w:rsidR="00236130" w:rsidRPr="001840E2">
        <w:rPr>
          <w:highlight w:val="yellow"/>
          <w:lang w:val="en-GB"/>
        </w:rPr>
        <w:t>becomes a new Party to the Agreement upon signature of this Amendment (Attachment 2) by the Parties. Such accession shall have effect from the date identified in the accession document</w:t>
      </w:r>
      <w:r w:rsidR="00236130" w:rsidRPr="009C2D81">
        <w:rPr>
          <w:lang w:val="en-GB"/>
        </w:rPr>
        <w:t>.</w:t>
      </w:r>
      <w:del w:id="6" w:author="Martin Gerdin Wärnberg" w:date="2026-01-29T05:32:00Z" w16du:dateUtc="2026-01-29T04:32:00Z">
        <w:r w:rsidRPr="0080607C" w:rsidDel="005A40B6">
          <w:rPr>
            <w:i/>
            <w:snapToGrid w:val="0"/>
            <w:szCs w:val="24"/>
          </w:rPr>
          <w:delText>]</w:delText>
        </w:r>
      </w:del>
    </w:p>
    <w:p w14:paraId="6D9F3D3E" w14:textId="77777777" w:rsidR="0080607C" w:rsidRPr="0080607C" w:rsidRDefault="0080607C" w:rsidP="0080607C">
      <w:pPr>
        <w:widowControl w:val="0"/>
        <w:rPr>
          <w:snapToGrid w:val="0"/>
          <w:szCs w:val="24"/>
        </w:rPr>
      </w:pPr>
    </w:p>
    <w:p w14:paraId="49C8CC47" w14:textId="20C2A397" w:rsidR="00D34659" w:rsidRDefault="00D34659" w:rsidP="00D34659">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4</w:t>
      </w:r>
      <w:r w:rsidR="00A51EAC">
        <w:rPr>
          <w:b/>
          <w:bCs/>
          <w:snapToGrid w:val="0"/>
          <w:szCs w:val="24"/>
        </w:rPr>
        <w:t>.4</w:t>
      </w:r>
      <w:r>
        <w:rPr>
          <w:snapToGrid w:val="0"/>
          <w:szCs w:val="24"/>
        </w:rPr>
        <w:t xml:space="preserve"> of the Agreement is hereby amended by adding an additional section 4.</w:t>
      </w:r>
      <w:r w:rsidR="00284DF1">
        <w:rPr>
          <w:snapToGrid w:val="0"/>
          <w:szCs w:val="24"/>
        </w:rPr>
        <w:t>4.3</w:t>
      </w:r>
      <w:r>
        <w:rPr>
          <w:snapToGrid w:val="0"/>
          <w:szCs w:val="24"/>
        </w:rPr>
        <w:t xml:space="preserve"> with the following wording:</w:t>
      </w:r>
    </w:p>
    <w:p w14:paraId="310ACE7E" w14:textId="70AA5D02" w:rsidR="00284DF1" w:rsidRDefault="005A40B6" w:rsidP="00284DF1">
      <w:pPr>
        <w:widowControl w:val="0"/>
        <w:tabs>
          <w:tab w:val="left" w:pos="720"/>
        </w:tabs>
        <w:ind w:left="720"/>
        <w:rPr>
          <w:i/>
          <w:snapToGrid w:val="0"/>
          <w:szCs w:val="24"/>
        </w:rPr>
      </w:pPr>
      <w:proofErr w:type="spellStart"/>
      <w:ins w:id="7" w:author="Martin Gerdin Wärnberg" w:date="2026-01-29T05:32:00Z" w16du:dateUtc="2026-01-29T04:32:00Z">
        <w:r>
          <w:rPr>
            <w:i/>
            <w:snapToGrid w:val="0"/>
            <w:szCs w:val="24"/>
            <w:highlight w:val="yellow"/>
          </w:rPr>
          <w:t>UoB</w:t>
        </w:r>
        <w:proofErr w:type="spellEnd"/>
        <w:r>
          <w:rPr>
            <w:i/>
            <w:snapToGrid w:val="0"/>
            <w:szCs w:val="24"/>
            <w:highlight w:val="yellow"/>
          </w:rPr>
          <w:t xml:space="preserve"> will contribute with expertise and know-how regarding the design of the</w:t>
        </w:r>
      </w:ins>
      <w:ins w:id="8" w:author="Martin Gerdin Wärnberg" w:date="2026-01-29T05:33:00Z" w16du:dateUtc="2026-01-29T04:33:00Z">
        <w:r>
          <w:rPr>
            <w:i/>
            <w:snapToGrid w:val="0"/>
            <w:szCs w:val="24"/>
            <w:highlight w:val="yellow"/>
          </w:rPr>
          <w:t xml:space="preserve"> trial and data analysis. </w:t>
        </w:r>
        <w:proofErr w:type="spellStart"/>
        <w:r>
          <w:rPr>
            <w:i/>
            <w:snapToGrid w:val="0"/>
            <w:szCs w:val="24"/>
            <w:highlight w:val="yellow"/>
          </w:rPr>
          <w:t>UoB</w:t>
        </w:r>
        <w:proofErr w:type="spellEnd"/>
        <w:r>
          <w:rPr>
            <w:i/>
            <w:snapToGrid w:val="0"/>
            <w:szCs w:val="24"/>
            <w:highlight w:val="yellow"/>
          </w:rPr>
          <w:t xml:space="preserve"> will also contribute to joint publications and dissemination messages in collaboration with KI and TGI. </w:t>
        </w:r>
      </w:ins>
      <w:del w:id="9" w:author="Martin Gerdin Wärnberg" w:date="2026-01-29T05:33:00Z" w16du:dateUtc="2026-01-29T04:33:00Z">
        <w:r w:rsidR="00D438B3" w:rsidRPr="00893274" w:rsidDel="005A40B6">
          <w:rPr>
            <w:i/>
            <w:snapToGrid w:val="0"/>
            <w:szCs w:val="24"/>
            <w:highlight w:val="yellow"/>
          </w:rPr>
          <w:delText xml:space="preserve">new </w:delText>
        </w:r>
        <w:commentRangeStart w:id="10"/>
        <w:r w:rsidR="00D438B3" w:rsidRPr="00893274" w:rsidDel="005A40B6">
          <w:rPr>
            <w:i/>
            <w:snapToGrid w:val="0"/>
            <w:szCs w:val="24"/>
            <w:highlight w:val="yellow"/>
          </w:rPr>
          <w:delText>wording</w:delText>
        </w:r>
        <w:commentRangeEnd w:id="10"/>
        <w:r w:rsidR="003014E3" w:rsidRPr="00893274" w:rsidDel="005A40B6">
          <w:rPr>
            <w:rStyle w:val="CommentReference"/>
            <w:i/>
            <w:snapToGrid w:val="0"/>
            <w:sz w:val="24"/>
            <w:szCs w:val="24"/>
            <w:highlight w:val="yellow"/>
          </w:rPr>
          <w:commentReference w:id="10"/>
        </w:r>
        <w:r w:rsidR="00893274" w:rsidRPr="00893274" w:rsidDel="005A40B6">
          <w:rPr>
            <w:i/>
            <w:snapToGrid w:val="0"/>
            <w:szCs w:val="24"/>
            <w:highlight w:val="yellow"/>
          </w:rPr>
          <w:delText xml:space="preserve"> to clarify UoB’s responsibilities</w:delText>
        </w:r>
      </w:del>
    </w:p>
    <w:p w14:paraId="2EFC2372" w14:textId="77777777" w:rsidR="00893274" w:rsidRDefault="00893274" w:rsidP="00284DF1">
      <w:pPr>
        <w:widowControl w:val="0"/>
        <w:tabs>
          <w:tab w:val="left" w:pos="720"/>
        </w:tabs>
        <w:ind w:left="720"/>
        <w:rPr>
          <w:i/>
          <w:snapToGrid w:val="0"/>
          <w:szCs w:val="24"/>
        </w:rPr>
      </w:pPr>
    </w:p>
    <w:p w14:paraId="76D40978" w14:textId="677505F0" w:rsidR="00893274" w:rsidRDefault="00893274" w:rsidP="00893274">
      <w:pPr>
        <w:widowControl w:val="0"/>
        <w:numPr>
          <w:ilvl w:val="0"/>
          <w:numId w:val="2"/>
        </w:numPr>
        <w:tabs>
          <w:tab w:val="left" w:pos="720"/>
        </w:tabs>
        <w:rPr>
          <w:snapToGrid w:val="0"/>
          <w:szCs w:val="24"/>
        </w:rPr>
      </w:pPr>
      <w:r w:rsidRPr="00141DDD">
        <w:rPr>
          <w:b/>
          <w:bCs/>
          <w:snapToGrid w:val="0"/>
          <w:szCs w:val="24"/>
        </w:rPr>
        <w:lastRenderedPageBreak/>
        <w:t xml:space="preserve">Article </w:t>
      </w:r>
      <w:r>
        <w:rPr>
          <w:b/>
          <w:bCs/>
          <w:snapToGrid w:val="0"/>
          <w:szCs w:val="24"/>
        </w:rPr>
        <w:t>4.5.3</w:t>
      </w:r>
      <w:r>
        <w:rPr>
          <w:snapToGrid w:val="0"/>
          <w:szCs w:val="24"/>
        </w:rPr>
        <w:t xml:space="preserve"> of the Agreement is hereby amended by deleting the existing Article 4.5.3 4.3 with the following wording:</w:t>
      </w:r>
    </w:p>
    <w:p w14:paraId="3F7C2A3E" w14:textId="0A6AB072" w:rsidR="00893274" w:rsidRDefault="005A40B6" w:rsidP="00893274">
      <w:pPr>
        <w:widowControl w:val="0"/>
        <w:tabs>
          <w:tab w:val="left" w:pos="720"/>
        </w:tabs>
        <w:ind w:left="720"/>
        <w:rPr>
          <w:i/>
          <w:snapToGrid w:val="0"/>
          <w:szCs w:val="24"/>
        </w:rPr>
      </w:pPr>
      <w:proofErr w:type="spellStart"/>
      <w:ins w:id="11" w:author="Martin Gerdin Wärnberg" w:date="2026-01-29T05:34:00Z" w16du:dateUtc="2026-01-29T04:34:00Z">
        <w:r>
          <w:rPr>
            <w:i/>
            <w:snapToGrid w:val="0"/>
            <w:szCs w:val="24"/>
            <w:highlight w:val="yellow"/>
          </w:rPr>
          <w:t>UoB</w:t>
        </w:r>
        <w:proofErr w:type="spellEnd"/>
        <w:r>
          <w:rPr>
            <w:i/>
            <w:snapToGrid w:val="0"/>
            <w:szCs w:val="24"/>
            <w:highlight w:val="yellow"/>
          </w:rPr>
          <w:t xml:space="preserve"> will not receive personal data.</w:t>
        </w:r>
      </w:ins>
      <w:del w:id="12" w:author="Martin Gerdin Wärnberg" w:date="2026-01-29T05:34:00Z" w16du:dateUtc="2026-01-29T04:34:00Z">
        <w:r w:rsidR="00893274" w:rsidRPr="00893274" w:rsidDel="005A40B6">
          <w:rPr>
            <w:i/>
            <w:snapToGrid w:val="0"/>
            <w:szCs w:val="24"/>
            <w:highlight w:val="yellow"/>
          </w:rPr>
          <w:delText xml:space="preserve">new </w:delText>
        </w:r>
        <w:commentRangeStart w:id="13"/>
        <w:r w:rsidR="00893274" w:rsidRPr="00893274" w:rsidDel="005A40B6">
          <w:rPr>
            <w:i/>
            <w:snapToGrid w:val="0"/>
            <w:szCs w:val="24"/>
            <w:highlight w:val="yellow"/>
          </w:rPr>
          <w:delText>wording</w:delText>
        </w:r>
        <w:commentRangeEnd w:id="13"/>
        <w:r w:rsidR="00893274" w:rsidRPr="00893274" w:rsidDel="005A40B6">
          <w:rPr>
            <w:rStyle w:val="CommentReference"/>
            <w:i/>
            <w:snapToGrid w:val="0"/>
            <w:sz w:val="24"/>
            <w:szCs w:val="24"/>
            <w:highlight w:val="yellow"/>
          </w:rPr>
          <w:commentReference w:id="13"/>
        </w:r>
        <w:r w:rsidR="00893274" w:rsidRPr="00893274" w:rsidDel="005A40B6">
          <w:rPr>
            <w:i/>
            <w:snapToGrid w:val="0"/>
            <w:szCs w:val="24"/>
            <w:highlight w:val="yellow"/>
          </w:rPr>
          <w:delText xml:space="preserve"> to clarify </w:delText>
        </w:r>
        <w:r w:rsidR="00893274" w:rsidDel="005A40B6">
          <w:rPr>
            <w:i/>
            <w:snapToGrid w:val="0"/>
            <w:szCs w:val="24"/>
            <w:highlight w:val="yellow"/>
          </w:rPr>
          <w:delText xml:space="preserve">that </w:delText>
        </w:r>
        <w:r w:rsidR="00893274" w:rsidRPr="00893274" w:rsidDel="005A40B6">
          <w:rPr>
            <w:i/>
            <w:snapToGrid w:val="0"/>
            <w:szCs w:val="24"/>
            <w:highlight w:val="yellow"/>
          </w:rPr>
          <w:delText>UoB</w:delText>
        </w:r>
        <w:r w:rsidR="00893274" w:rsidDel="005A40B6">
          <w:rPr>
            <w:i/>
            <w:snapToGrid w:val="0"/>
            <w:szCs w:val="24"/>
            <w:highlight w:val="yellow"/>
          </w:rPr>
          <w:delText xml:space="preserve"> will not receive personal data</w:delText>
        </w:r>
      </w:del>
    </w:p>
    <w:p w14:paraId="2C6933A0" w14:textId="77777777" w:rsidR="001840E2" w:rsidRDefault="001840E2" w:rsidP="00284DF1">
      <w:pPr>
        <w:widowControl w:val="0"/>
        <w:tabs>
          <w:tab w:val="left" w:pos="720"/>
        </w:tabs>
        <w:ind w:left="720"/>
        <w:rPr>
          <w:b/>
          <w:bCs/>
          <w:snapToGrid w:val="0"/>
          <w:szCs w:val="24"/>
        </w:rPr>
      </w:pPr>
    </w:p>
    <w:p w14:paraId="1D1E54A1" w14:textId="4FD2664F" w:rsidR="00F42280" w:rsidRDefault="00A51EAC" w:rsidP="00F42280">
      <w:pPr>
        <w:widowControl w:val="0"/>
        <w:numPr>
          <w:ilvl w:val="0"/>
          <w:numId w:val="2"/>
        </w:numPr>
        <w:tabs>
          <w:tab w:val="left" w:pos="720"/>
        </w:tabs>
        <w:rPr>
          <w:snapToGrid w:val="0"/>
          <w:szCs w:val="24"/>
        </w:rPr>
      </w:pPr>
      <w:r w:rsidRPr="00F42280">
        <w:rPr>
          <w:b/>
          <w:bCs/>
          <w:snapToGrid w:val="0"/>
          <w:szCs w:val="24"/>
        </w:rPr>
        <w:t xml:space="preserve">Article </w:t>
      </w:r>
      <w:r w:rsidR="00CA5DAA">
        <w:rPr>
          <w:b/>
          <w:bCs/>
          <w:snapToGrid w:val="0"/>
          <w:szCs w:val="24"/>
        </w:rPr>
        <w:t xml:space="preserve">6.1 </w:t>
      </w:r>
      <w:r w:rsidRPr="00F42280">
        <w:rPr>
          <w:snapToGrid w:val="0"/>
          <w:szCs w:val="24"/>
        </w:rPr>
        <w:t xml:space="preserve">of the Agreement </w:t>
      </w:r>
      <w:r w:rsidR="00F42280">
        <w:rPr>
          <w:snapToGrid w:val="0"/>
          <w:szCs w:val="24"/>
        </w:rPr>
        <w:t xml:space="preserve">is hereby amended by deleting the existing Article </w:t>
      </w:r>
      <w:r w:rsidR="001A7860">
        <w:rPr>
          <w:snapToGrid w:val="0"/>
          <w:szCs w:val="24"/>
        </w:rPr>
        <w:t>6.1</w:t>
      </w:r>
      <w:r w:rsidR="00F42280">
        <w:rPr>
          <w:snapToGrid w:val="0"/>
          <w:szCs w:val="24"/>
        </w:rPr>
        <w:t xml:space="preserve"> and replacing it with the following </w:t>
      </w:r>
      <w:commentRangeStart w:id="14"/>
      <w:r w:rsidR="00F42280">
        <w:rPr>
          <w:snapToGrid w:val="0"/>
          <w:szCs w:val="24"/>
        </w:rPr>
        <w:t>wording</w:t>
      </w:r>
      <w:commentRangeEnd w:id="14"/>
      <w:r w:rsidR="002145E6">
        <w:rPr>
          <w:rStyle w:val="CommentReference"/>
          <w:snapToGrid w:val="0"/>
          <w:sz w:val="24"/>
          <w:szCs w:val="24"/>
        </w:rPr>
        <w:commentReference w:id="14"/>
      </w:r>
      <w:r w:rsidR="00F42280">
        <w:rPr>
          <w:snapToGrid w:val="0"/>
          <w:szCs w:val="24"/>
        </w:rPr>
        <w:t>:</w:t>
      </w:r>
    </w:p>
    <w:p w14:paraId="7599B8D9" w14:textId="77777777" w:rsidR="005A40B6" w:rsidRDefault="005A40B6" w:rsidP="005A40B6">
      <w:pPr>
        <w:widowControl w:val="0"/>
        <w:tabs>
          <w:tab w:val="left" w:pos="720"/>
        </w:tabs>
        <w:ind w:left="720"/>
        <w:rPr>
          <w:ins w:id="15" w:author="Martin Gerdin Wärnberg" w:date="2026-01-29T05:36:00Z" w16du:dateUtc="2026-01-29T04:36:00Z"/>
          <w:i/>
          <w:snapToGrid w:val="0"/>
          <w:szCs w:val="24"/>
        </w:rPr>
      </w:pPr>
    </w:p>
    <w:p w14:paraId="6511C42D" w14:textId="4B757F19" w:rsidR="005A40B6" w:rsidRPr="005A40B6" w:rsidRDefault="005A40B6" w:rsidP="005A40B6">
      <w:pPr>
        <w:widowControl w:val="0"/>
        <w:tabs>
          <w:tab w:val="left" w:pos="720"/>
        </w:tabs>
        <w:ind w:left="720"/>
        <w:rPr>
          <w:ins w:id="16" w:author="Martin Gerdin Wärnberg" w:date="2026-01-29T05:36:00Z" w16du:dateUtc="2026-01-29T04:36:00Z"/>
          <w:i/>
          <w:snapToGrid w:val="0"/>
          <w:szCs w:val="24"/>
        </w:rPr>
      </w:pPr>
      <w:ins w:id="17" w:author="Martin Gerdin Wärnberg" w:date="2026-01-29T05:36:00Z" w16du:dateUtc="2026-01-29T04:36:00Z">
        <w:r w:rsidRPr="005A40B6">
          <w:rPr>
            <w:i/>
            <w:snapToGrid w:val="0"/>
            <w:szCs w:val="24"/>
          </w:rPr>
          <w:t xml:space="preserve">Each Party shall designate a responsible principal investigator (PI) who shall be responsible for all activities undertaken by the respective Party pursuant to this Agreement and shall supervise and lead the work as well coordinate the specific activities agreed upon. The PI shall serve as the primary contact for each Party. PIs at the time of signature of this Agreement are: </w:t>
        </w:r>
      </w:ins>
    </w:p>
    <w:p w14:paraId="759FEBF4" w14:textId="05A22395" w:rsidR="005A40B6" w:rsidRPr="005A40B6" w:rsidRDefault="005A40B6" w:rsidP="005A40B6">
      <w:pPr>
        <w:pStyle w:val="ListParagraph"/>
        <w:widowControl w:val="0"/>
        <w:numPr>
          <w:ilvl w:val="0"/>
          <w:numId w:val="8"/>
        </w:numPr>
        <w:tabs>
          <w:tab w:val="left" w:pos="720"/>
        </w:tabs>
        <w:rPr>
          <w:ins w:id="18" w:author="Martin Gerdin Wärnberg" w:date="2026-01-29T05:36:00Z" w16du:dateUtc="2026-01-29T04:36:00Z"/>
          <w:i/>
          <w:snapToGrid w:val="0"/>
          <w:szCs w:val="24"/>
          <w:lang w:val="sv-SE"/>
          <w:rPrChange w:id="19" w:author="Martin Gerdin Wärnberg" w:date="2026-01-29T05:36:00Z" w16du:dateUtc="2026-01-29T04:36:00Z">
            <w:rPr>
              <w:ins w:id="20" w:author="Martin Gerdin Wärnberg" w:date="2026-01-29T05:36:00Z" w16du:dateUtc="2026-01-29T04:36:00Z"/>
              <w:i/>
              <w:snapToGrid w:val="0"/>
              <w:szCs w:val="24"/>
            </w:rPr>
          </w:rPrChange>
        </w:rPr>
        <w:pPrChange w:id="21" w:author="Martin Gerdin Wärnberg" w:date="2026-01-29T05:36:00Z" w16du:dateUtc="2026-01-29T04:36:00Z">
          <w:pPr>
            <w:widowControl w:val="0"/>
            <w:tabs>
              <w:tab w:val="left" w:pos="720"/>
            </w:tabs>
            <w:ind w:left="720"/>
          </w:pPr>
        </w:pPrChange>
      </w:pPr>
      <w:ins w:id="22" w:author="Martin Gerdin Wärnberg" w:date="2026-01-29T05:36:00Z" w16du:dateUtc="2026-01-29T04:36:00Z">
        <w:r w:rsidRPr="005A40B6">
          <w:rPr>
            <w:i/>
            <w:snapToGrid w:val="0"/>
            <w:szCs w:val="24"/>
            <w:lang w:val="sv-SE"/>
            <w:rPrChange w:id="23" w:author="Martin Gerdin Wärnberg" w:date="2026-01-29T05:36:00Z" w16du:dateUtc="2026-01-29T04:36:00Z">
              <w:rPr>
                <w:i/>
                <w:snapToGrid w:val="0"/>
                <w:szCs w:val="24"/>
              </w:rPr>
            </w:rPrChange>
          </w:rPr>
          <w:t xml:space="preserve">Martin Gerdin Wärnberg at KI </w:t>
        </w:r>
      </w:ins>
    </w:p>
    <w:p w14:paraId="6BE2E7D5" w14:textId="77777777" w:rsidR="005A40B6" w:rsidRDefault="005A40B6" w:rsidP="005A40B6">
      <w:pPr>
        <w:pStyle w:val="ListParagraph"/>
        <w:widowControl w:val="0"/>
        <w:numPr>
          <w:ilvl w:val="0"/>
          <w:numId w:val="8"/>
        </w:numPr>
        <w:tabs>
          <w:tab w:val="left" w:pos="720"/>
        </w:tabs>
        <w:rPr>
          <w:ins w:id="24" w:author="Martin Gerdin Wärnberg" w:date="2026-01-29T05:36:00Z" w16du:dateUtc="2026-01-29T04:36:00Z"/>
          <w:i/>
          <w:snapToGrid w:val="0"/>
          <w:szCs w:val="24"/>
          <w:lang w:val="sv-SE"/>
        </w:rPr>
      </w:pPr>
      <w:proofErr w:type="spellStart"/>
      <w:ins w:id="25" w:author="Martin Gerdin Wärnberg" w:date="2026-01-29T05:36:00Z" w16du:dateUtc="2026-01-29T04:36:00Z">
        <w:r w:rsidRPr="005A40B6">
          <w:rPr>
            <w:i/>
            <w:snapToGrid w:val="0"/>
            <w:szCs w:val="24"/>
            <w:lang w:val="sv-SE"/>
            <w:rPrChange w:id="26" w:author="Martin Gerdin Wärnberg" w:date="2026-01-29T05:36:00Z" w16du:dateUtc="2026-01-29T04:36:00Z">
              <w:rPr>
                <w:i/>
                <w:snapToGrid w:val="0"/>
                <w:szCs w:val="24"/>
              </w:rPr>
            </w:rPrChange>
          </w:rPr>
          <w:t>Vivekanand</w:t>
        </w:r>
        <w:proofErr w:type="spellEnd"/>
        <w:r w:rsidRPr="005A40B6">
          <w:rPr>
            <w:i/>
            <w:snapToGrid w:val="0"/>
            <w:szCs w:val="24"/>
            <w:lang w:val="sv-SE"/>
            <w:rPrChange w:id="27" w:author="Martin Gerdin Wärnberg" w:date="2026-01-29T05:36:00Z" w16du:dateUtc="2026-01-29T04:36:00Z">
              <w:rPr>
                <w:i/>
                <w:snapToGrid w:val="0"/>
                <w:szCs w:val="24"/>
              </w:rPr>
            </w:rPrChange>
          </w:rPr>
          <w:t xml:space="preserve"> </w:t>
        </w:r>
        <w:proofErr w:type="spellStart"/>
        <w:r w:rsidRPr="005A40B6">
          <w:rPr>
            <w:i/>
            <w:snapToGrid w:val="0"/>
            <w:szCs w:val="24"/>
            <w:lang w:val="sv-SE"/>
            <w:rPrChange w:id="28" w:author="Martin Gerdin Wärnberg" w:date="2026-01-29T05:36:00Z" w16du:dateUtc="2026-01-29T04:36:00Z">
              <w:rPr>
                <w:i/>
                <w:snapToGrid w:val="0"/>
                <w:szCs w:val="24"/>
              </w:rPr>
            </w:rPrChange>
          </w:rPr>
          <w:t>Jha</w:t>
        </w:r>
        <w:proofErr w:type="spellEnd"/>
        <w:r w:rsidRPr="005A40B6">
          <w:rPr>
            <w:i/>
            <w:snapToGrid w:val="0"/>
            <w:szCs w:val="24"/>
            <w:lang w:val="sv-SE"/>
            <w:rPrChange w:id="29" w:author="Martin Gerdin Wärnberg" w:date="2026-01-29T05:36:00Z" w16du:dateUtc="2026-01-29T04:36:00Z">
              <w:rPr>
                <w:i/>
                <w:snapToGrid w:val="0"/>
                <w:szCs w:val="24"/>
              </w:rPr>
            </w:rPrChange>
          </w:rPr>
          <w:t xml:space="preserve"> at TGI</w:t>
        </w:r>
      </w:ins>
    </w:p>
    <w:p w14:paraId="59BF9D0A" w14:textId="3D4C1B9B" w:rsidR="00284DF1" w:rsidRPr="005A40B6" w:rsidRDefault="005A40B6" w:rsidP="005A40B6">
      <w:pPr>
        <w:pStyle w:val="ListParagraph"/>
        <w:widowControl w:val="0"/>
        <w:numPr>
          <w:ilvl w:val="0"/>
          <w:numId w:val="8"/>
        </w:numPr>
        <w:tabs>
          <w:tab w:val="left" w:pos="720"/>
        </w:tabs>
        <w:rPr>
          <w:i/>
          <w:snapToGrid w:val="0"/>
          <w:szCs w:val="24"/>
          <w:lang w:val="sv-SE"/>
          <w:rPrChange w:id="30" w:author="Martin Gerdin Wärnberg" w:date="2026-01-29T05:36:00Z" w16du:dateUtc="2026-01-29T04:36:00Z">
            <w:rPr>
              <w:i/>
              <w:snapToGrid w:val="0"/>
              <w:szCs w:val="24"/>
            </w:rPr>
          </w:rPrChange>
        </w:rPr>
        <w:pPrChange w:id="31" w:author="Martin Gerdin Wärnberg" w:date="2026-01-29T05:36:00Z" w16du:dateUtc="2026-01-29T04:36:00Z">
          <w:pPr>
            <w:widowControl w:val="0"/>
            <w:tabs>
              <w:tab w:val="left" w:pos="720"/>
            </w:tabs>
            <w:ind w:left="720"/>
          </w:pPr>
        </w:pPrChange>
      </w:pPr>
      <w:ins w:id="32" w:author="Martin Gerdin Wärnberg" w:date="2026-01-29T05:36:00Z" w16du:dateUtc="2026-01-29T04:36:00Z">
        <w:r>
          <w:rPr>
            <w:i/>
            <w:snapToGrid w:val="0"/>
            <w:szCs w:val="24"/>
            <w:lang w:val="sv-SE"/>
          </w:rPr>
          <w:t>Karla Hemming at UoB</w:t>
        </w:r>
      </w:ins>
      <w:del w:id="33" w:author="Martin Gerdin Wärnberg" w:date="2026-01-29T05:36:00Z" w16du:dateUtc="2026-01-29T04:36:00Z">
        <w:r w:rsidR="00D438B3" w:rsidRPr="005A40B6" w:rsidDel="005A40B6">
          <w:rPr>
            <w:i/>
            <w:snapToGrid w:val="0"/>
            <w:szCs w:val="24"/>
            <w:highlight w:val="yellow"/>
            <w:lang w:val="sv-SE"/>
            <w:rPrChange w:id="34" w:author="Martin Gerdin Wärnberg" w:date="2026-01-29T05:36:00Z" w16du:dateUtc="2026-01-29T04:36:00Z">
              <w:rPr>
                <w:i/>
                <w:snapToGrid w:val="0"/>
                <w:szCs w:val="24"/>
                <w:highlight w:val="yellow"/>
              </w:rPr>
            </w:rPrChange>
          </w:rPr>
          <w:delText>insert new wording</w:delText>
        </w:r>
        <w:r w:rsidR="005A2F5C" w:rsidRPr="005A40B6" w:rsidDel="005A40B6">
          <w:rPr>
            <w:i/>
            <w:snapToGrid w:val="0"/>
            <w:szCs w:val="24"/>
            <w:lang w:val="sv-SE"/>
            <w:rPrChange w:id="35" w:author="Martin Gerdin Wärnberg" w:date="2026-01-29T05:36:00Z" w16du:dateUtc="2026-01-29T04:36:00Z">
              <w:rPr>
                <w:i/>
                <w:snapToGrid w:val="0"/>
                <w:szCs w:val="24"/>
              </w:rPr>
            </w:rPrChange>
          </w:rPr>
          <w:delText xml:space="preserve"> (see comment)</w:delText>
        </w:r>
      </w:del>
    </w:p>
    <w:p w14:paraId="041093D2" w14:textId="77777777" w:rsidR="001840E2" w:rsidRPr="005A40B6" w:rsidRDefault="001840E2" w:rsidP="00F42280">
      <w:pPr>
        <w:widowControl w:val="0"/>
        <w:tabs>
          <w:tab w:val="left" w:pos="720"/>
        </w:tabs>
        <w:ind w:left="720"/>
        <w:rPr>
          <w:snapToGrid w:val="0"/>
          <w:szCs w:val="24"/>
          <w:lang w:val="sv-SE"/>
          <w:rPrChange w:id="36" w:author="Martin Gerdin Wärnberg" w:date="2026-01-29T05:36:00Z" w16du:dateUtc="2026-01-29T04:36:00Z">
            <w:rPr>
              <w:snapToGrid w:val="0"/>
              <w:szCs w:val="24"/>
            </w:rPr>
          </w:rPrChange>
        </w:rPr>
      </w:pPr>
    </w:p>
    <w:p w14:paraId="7442340E" w14:textId="4CA3D479" w:rsidR="005A40B6" w:rsidRPr="005A40B6" w:rsidRDefault="00CA5DAA" w:rsidP="005A40B6">
      <w:pPr>
        <w:widowControl w:val="0"/>
        <w:numPr>
          <w:ilvl w:val="0"/>
          <w:numId w:val="2"/>
        </w:numPr>
        <w:tabs>
          <w:tab w:val="left" w:pos="720"/>
        </w:tabs>
        <w:rPr>
          <w:snapToGrid w:val="0"/>
          <w:szCs w:val="24"/>
        </w:rPr>
      </w:pPr>
      <w:r w:rsidRPr="00141DDD">
        <w:rPr>
          <w:b/>
          <w:bCs/>
          <w:snapToGrid w:val="0"/>
          <w:szCs w:val="24"/>
        </w:rPr>
        <w:t xml:space="preserve">Article </w:t>
      </w:r>
      <w:r w:rsidR="009E08BA">
        <w:rPr>
          <w:b/>
          <w:bCs/>
          <w:snapToGrid w:val="0"/>
          <w:szCs w:val="24"/>
        </w:rPr>
        <w:t>7</w:t>
      </w:r>
      <w:r>
        <w:rPr>
          <w:snapToGrid w:val="0"/>
          <w:szCs w:val="24"/>
        </w:rPr>
        <w:t xml:space="preserve"> of the Agreement is hereby amended by deleting the existing Article </w:t>
      </w:r>
      <w:r w:rsidR="001A7860">
        <w:rPr>
          <w:snapToGrid w:val="0"/>
          <w:szCs w:val="24"/>
        </w:rPr>
        <w:t>7.1.1.1</w:t>
      </w:r>
      <w:r>
        <w:rPr>
          <w:snapToGrid w:val="0"/>
          <w:szCs w:val="24"/>
        </w:rPr>
        <w:t xml:space="preserve"> and replacing it with the following wording:</w:t>
      </w:r>
    </w:p>
    <w:p w14:paraId="56219F58" w14:textId="77777777" w:rsidR="005A40B6" w:rsidRDefault="005A40B6" w:rsidP="005A40B6">
      <w:pPr>
        <w:ind w:firstLine="720"/>
        <w:rPr>
          <w:ins w:id="37" w:author="Martin Gerdin Wärnberg" w:date="2026-01-29T05:37:00Z" w16du:dateUtc="2026-01-29T04:37:00Z"/>
          <w:i/>
          <w:snapToGrid w:val="0"/>
          <w:szCs w:val="24"/>
          <w:highlight w:val="yellow"/>
          <w:lang w:val="en-GB"/>
        </w:rPr>
      </w:pPr>
    </w:p>
    <w:p w14:paraId="3E198D38" w14:textId="13B5168C" w:rsidR="005A40B6" w:rsidRPr="005A40B6" w:rsidRDefault="005A40B6" w:rsidP="005A40B6">
      <w:pPr>
        <w:ind w:left="720"/>
        <w:rPr>
          <w:ins w:id="38" w:author="Martin Gerdin Wärnberg" w:date="2026-01-29T05:37:00Z"/>
          <w:i/>
          <w:snapToGrid w:val="0"/>
          <w:szCs w:val="24"/>
          <w:highlight w:val="yellow"/>
          <w:lang w:val="en-GB"/>
        </w:rPr>
        <w:pPrChange w:id="39" w:author="Martin Gerdin Wärnberg" w:date="2026-01-29T05:39:00Z" w16du:dateUtc="2026-01-29T04:39:00Z">
          <w:pPr>
            <w:ind w:firstLine="720"/>
          </w:pPr>
        </w:pPrChange>
      </w:pPr>
      <w:ins w:id="40" w:author="Martin Gerdin Wärnberg" w:date="2026-01-29T05:37:00Z">
        <w:r w:rsidRPr="005A40B6">
          <w:rPr>
            <w:i/>
            <w:snapToGrid w:val="0"/>
            <w:szCs w:val="24"/>
            <w:highlight w:val="yellow"/>
            <w:lang w:val="en-GB"/>
          </w:rPr>
          <w:t>TGI</w:t>
        </w:r>
      </w:ins>
      <w:ins w:id="41" w:author="Martin Gerdin Wärnberg" w:date="2026-01-29T05:37:00Z" w16du:dateUtc="2026-01-29T04:37:00Z">
        <w:r>
          <w:rPr>
            <w:i/>
            <w:snapToGrid w:val="0"/>
            <w:szCs w:val="24"/>
            <w:highlight w:val="yellow"/>
            <w:lang w:val="en-GB"/>
          </w:rPr>
          <w:t xml:space="preserve"> and </w:t>
        </w:r>
        <w:proofErr w:type="spellStart"/>
        <w:r>
          <w:rPr>
            <w:i/>
            <w:snapToGrid w:val="0"/>
            <w:szCs w:val="24"/>
            <w:highlight w:val="yellow"/>
            <w:lang w:val="en-GB"/>
          </w:rPr>
          <w:t>UoB</w:t>
        </w:r>
      </w:ins>
      <w:proofErr w:type="spellEnd"/>
      <w:ins w:id="42" w:author="Martin Gerdin Wärnberg" w:date="2026-01-29T05:37:00Z">
        <w:r w:rsidRPr="005A40B6">
          <w:rPr>
            <w:i/>
            <w:snapToGrid w:val="0"/>
            <w:szCs w:val="24"/>
            <w:highlight w:val="yellow"/>
            <w:lang w:val="en-GB"/>
          </w:rPr>
          <w:t xml:space="preserve"> shall be funded only for its activities/tasks carried out in accordance</w:t>
        </w:r>
      </w:ins>
      <w:ins w:id="43" w:author="Martin Gerdin Wärnberg" w:date="2026-01-29T05:38:00Z" w16du:dateUtc="2026-01-29T04:38:00Z">
        <w:r>
          <w:rPr>
            <w:i/>
            <w:snapToGrid w:val="0"/>
            <w:szCs w:val="24"/>
            <w:highlight w:val="yellow"/>
            <w:lang w:val="en-GB"/>
          </w:rPr>
          <w:t xml:space="preserve"> </w:t>
        </w:r>
      </w:ins>
      <w:ins w:id="44" w:author="Martin Gerdin Wärnberg" w:date="2026-01-29T05:37:00Z">
        <w:r w:rsidRPr="005A40B6">
          <w:rPr>
            <w:i/>
            <w:snapToGrid w:val="0"/>
            <w:szCs w:val="24"/>
            <w:highlight w:val="yellow"/>
            <w:lang w:val="en-GB"/>
          </w:rPr>
          <w:t xml:space="preserve">with </w:t>
        </w:r>
      </w:ins>
      <w:ins w:id="45" w:author="Martin Gerdin Wärnberg" w:date="2026-01-29T05:38:00Z" w16du:dateUtc="2026-01-29T04:38:00Z">
        <w:r>
          <w:rPr>
            <w:i/>
            <w:snapToGrid w:val="0"/>
            <w:szCs w:val="24"/>
            <w:highlight w:val="yellow"/>
            <w:lang w:val="en-GB"/>
          </w:rPr>
          <w:t>t</w:t>
        </w:r>
      </w:ins>
      <w:ins w:id="46" w:author="Martin Gerdin Wärnberg" w:date="2026-01-29T05:37:00Z">
        <w:r w:rsidRPr="005A40B6">
          <w:rPr>
            <w:i/>
            <w:snapToGrid w:val="0"/>
            <w:szCs w:val="24"/>
            <w:highlight w:val="yellow"/>
            <w:lang w:val="en-GB"/>
          </w:rPr>
          <w:t>he</w:t>
        </w:r>
      </w:ins>
      <w:ins w:id="47" w:author="Martin Gerdin Wärnberg" w:date="2026-01-29T05:38:00Z" w16du:dateUtc="2026-01-29T04:38:00Z">
        <w:r>
          <w:rPr>
            <w:i/>
            <w:snapToGrid w:val="0"/>
            <w:szCs w:val="24"/>
            <w:highlight w:val="yellow"/>
            <w:lang w:val="en-GB"/>
          </w:rPr>
          <w:t xml:space="preserve"> </w:t>
        </w:r>
      </w:ins>
      <w:ins w:id="48" w:author="Martin Gerdin Wärnberg" w:date="2026-01-29T05:37:00Z">
        <w:r w:rsidRPr="005A40B6">
          <w:rPr>
            <w:i/>
            <w:snapToGrid w:val="0"/>
            <w:szCs w:val="24"/>
            <w:highlight w:val="yellow"/>
            <w:lang w:val="en-GB"/>
          </w:rPr>
          <w:t xml:space="preserve">Project Plan </w:t>
        </w:r>
        <w:r w:rsidRPr="005A40B6">
          <w:rPr>
            <w:i/>
            <w:snapToGrid w:val="0"/>
            <w:szCs w:val="24"/>
            <w:highlight w:val="yellow"/>
          </w:rPr>
          <w:t>during the period specified in the Research Grant, (hereinafter referred</w:t>
        </w:r>
      </w:ins>
      <w:ins w:id="49" w:author="Martin Gerdin Wärnberg" w:date="2026-01-29T05:38:00Z" w16du:dateUtc="2026-01-29T04:38:00Z">
        <w:r>
          <w:rPr>
            <w:i/>
            <w:snapToGrid w:val="0"/>
            <w:szCs w:val="24"/>
            <w:highlight w:val="yellow"/>
            <w:lang w:val="en-GB"/>
          </w:rPr>
          <w:t xml:space="preserve"> </w:t>
        </w:r>
      </w:ins>
      <w:ins w:id="50" w:author="Martin Gerdin Wärnberg" w:date="2026-01-29T05:37:00Z">
        <w:r w:rsidRPr="005A40B6">
          <w:rPr>
            <w:i/>
            <w:snapToGrid w:val="0"/>
            <w:szCs w:val="24"/>
            <w:highlight w:val="yellow"/>
          </w:rPr>
          <w:t>to as “Grant Period”), in compliance with the Project Plan and in accordance with</w:t>
        </w:r>
      </w:ins>
      <w:ins w:id="51" w:author="Martin Gerdin Wärnberg" w:date="2026-01-29T05:38:00Z" w16du:dateUtc="2026-01-29T04:38:00Z">
        <w:r>
          <w:rPr>
            <w:i/>
            <w:snapToGrid w:val="0"/>
            <w:szCs w:val="24"/>
            <w:highlight w:val="yellow"/>
            <w:lang w:val="en-GB"/>
          </w:rPr>
          <w:t xml:space="preserve"> </w:t>
        </w:r>
      </w:ins>
      <w:ins w:id="52" w:author="Martin Gerdin Wärnberg" w:date="2026-01-29T05:37:00Z">
        <w:r w:rsidRPr="005A40B6">
          <w:rPr>
            <w:i/>
            <w:snapToGrid w:val="0"/>
            <w:szCs w:val="24"/>
            <w:highlight w:val="yellow"/>
          </w:rPr>
          <w:t>the General Terms and Conditions of the Research Grant as included in Schedule 2 of</w:t>
        </w:r>
      </w:ins>
      <w:ins w:id="53" w:author="Martin Gerdin Wärnberg" w:date="2026-01-29T05:38:00Z" w16du:dateUtc="2026-01-29T04:38:00Z">
        <w:r>
          <w:rPr>
            <w:i/>
            <w:snapToGrid w:val="0"/>
            <w:szCs w:val="24"/>
            <w:highlight w:val="yellow"/>
          </w:rPr>
          <w:t xml:space="preserve"> </w:t>
        </w:r>
      </w:ins>
      <w:ins w:id="54" w:author="Martin Gerdin Wärnberg" w:date="2026-01-29T05:37:00Z">
        <w:r w:rsidRPr="005A40B6">
          <w:rPr>
            <w:i/>
            <w:snapToGrid w:val="0"/>
            <w:szCs w:val="24"/>
            <w:highlight w:val="yellow"/>
          </w:rPr>
          <w:t>this Agreement up to the maximum amount specified in Schedule 3.</w:t>
        </w:r>
      </w:ins>
    </w:p>
    <w:p w14:paraId="2A4F1083" w14:textId="5450E2CC" w:rsidR="005A2F5C" w:rsidRPr="00397B85" w:rsidRDefault="00D438B3" w:rsidP="005A2F5C">
      <w:pPr>
        <w:ind w:firstLine="720"/>
        <w:rPr>
          <w:snapToGrid w:val="0"/>
          <w:szCs w:val="24"/>
        </w:rPr>
      </w:pPr>
      <w:del w:id="55" w:author="Martin Gerdin Wärnberg" w:date="2026-01-29T05:37:00Z" w16du:dateUtc="2026-01-29T04:37:00Z">
        <w:r w:rsidRPr="00956469" w:rsidDel="005A40B6">
          <w:rPr>
            <w:i/>
            <w:snapToGrid w:val="0"/>
            <w:szCs w:val="24"/>
            <w:highlight w:val="yellow"/>
          </w:rPr>
          <w:delText xml:space="preserve">insert new </w:delText>
        </w:r>
        <w:commentRangeStart w:id="56"/>
        <w:r w:rsidRPr="00956469" w:rsidDel="005A40B6">
          <w:rPr>
            <w:i/>
            <w:snapToGrid w:val="0"/>
            <w:szCs w:val="24"/>
            <w:highlight w:val="yellow"/>
          </w:rPr>
          <w:delText>wording</w:delText>
        </w:r>
        <w:commentRangeEnd w:id="56"/>
        <w:r w:rsidR="00F1559B" w:rsidRPr="005A2F5C" w:rsidDel="005A40B6">
          <w:rPr>
            <w:rStyle w:val="CommentReference"/>
            <w:i/>
            <w:iCs/>
            <w:snapToGrid w:val="0"/>
            <w:sz w:val="24"/>
            <w:szCs w:val="24"/>
            <w:highlight w:val="yellow"/>
          </w:rPr>
          <w:commentReference w:id="56"/>
        </w:r>
        <w:r w:rsidR="005A2F5C" w:rsidRPr="005A2F5C" w:rsidDel="005A40B6">
          <w:rPr>
            <w:i/>
            <w:iCs/>
            <w:snapToGrid w:val="0"/>
            <w:szCs w:val="24"/>
            <w:highlight w:val="yellow"/>
          </w:rPr>
          <w:delText xml:space="preserve"> </w:delText>
        </w:r>
        <w:r w:rsidR="005A2F5C" w:rsidRPr="00F030D9" w:rsidDel="005A40B6">
          <w:rPr>
            <w:i/>
            <w:iCs/>
            <w:snapToGrid w:val="0"/>
            <w:szCs w:val="24"/>
            <w:highlight w:val="yellow"/>
          </w:rPr>
          <w:delText>to clarify that UoB gets</w:delText>
        </w:r>
      </w:del>
      <w:ins w:id="57" w:author="Itziar de la Torre" w:date="2026-01-27T15:27:00Z" w16du:dateUtc="2026-01-27T14:27:00Z">
        <w:del w:id="58" w:author="Martin Gerdin Wärnberg" w:date="2026-01-29T05:37:00Z" w16du:dateUtc="2026-01-29T04:37:00Z">
          <w:r w:rsidR="005A2F5C" w:rsidRPr="00F030D9" w:rsidDel="005A40B6">
            <w:rPr>
              <w:i/>
              <w:iCs/>
              <w:snapToGrid w:val="0"/>
              <w:szCs w:val="24"/>
              <w:highlight w:val="yellow"/>
            </w:rPr>
            <w:delText xml:space="preserve"> </w:delText>
          </w:r>
        </w:del>
      </w:ins>
      <w:del w:id="59" w:author="Martin Gerdin Wärnberg" w:date="2026-01-29T05:37:00Z" w16du:dateUtc="2026-01-29T04:37:00Z">
        <w:r w:rsidR="005A2F5C" w:rsidRPr="00F030D9" w:rsidDel="005A40B6">
          <w:rPr>
            <w:i/>
            <w:iCs/>
            <w:snapToGrid w:val="0"/>
            <w:szCs w:val="24"/>
            <w:highlight w:val="yellow"/>
          </w:rPr>
          <w:delText>funding</w:delText>
        </w:r>
      </w:del>
    </w:p>
    <w:p w14:paraId="27CE4991" w14:textId="36392B10" w:rsidR="00F42280" w:rsidRDefault="00F42280" w:rsidP="00F42280">
      <w:pPr>
        <w:widowControl w:val="0"/>
        <w:tabs>
          <w:tab w:val="left" w:pos="720"/>
        </w:tabs>
        <w:ind w:left="720"/>
        <w:rPr>
          <w:i/>
          <w:snapToGrid w:val="0"/>
          <w:szCs w:val="24"/>
        </w:rPr>
      </w:pPr>
    </w:p>
    <w:p w14:paraId="7F9984B8" w14:textId="24B68913" w:rsidR="009E08BA" w:rsidRDefault="009E08BA" w:rsidP="009E08BA">
      <w:pPr>
        <w:widowControl w:val="0"/>
        <w:numPr>
          <w:ilvl w:val="0"/>
          <w:numId w:val="2"/>
        </w:numPr>
        <w:tabs>
          <w:tab w:val="left" w:pos="720"/>
        </w:tabs>
        <w:rPr>
          <w:snapToGrid w:val="0"/>
          <w:szCs w:val="24"/>
        </w:rPr>
      </w:pPr>
      <w:r w:rsidRPr="00141DDD">
        <w:rPr>
          <w:b/>
          <w:bCs/>
          <w:snapToGrid w:val="0"/>
          <w:szCs w:val="24"/>
        </w:rPr>
        <w:t xml:space="preserve">Article </w:t>
      </w:r>
      <w:r w:rsidR="00C802FD">
        <w:rPr>
          <w:b/>
          <w:bCs/>
          <w:snapToGrid w:val="0"/>
          <w:szCs w:val="24"/>
        </w:rPr>
        <w:t>8</w:t>
      </w:r>
      <w:r>
        <w:rPr>
          <w:snapToGrid w:val="0"/>
          <w:szCs w:val="24"/>
        </w:rPr>
        <w:t xml:space="preserve"> of the Agreement is hereby amended by deleting the existing Article </w:t>
      </w:r>
      <w:r w:rsidR="00C802FD">
        <w:rPr>
          <w:snapToGrid w:val="0"/>
          <w:szCs w:val="24"/>
        </w:rPr>
        <w:t>8</w:t>
      </w:r>
      <w:ins w:id="60" w:author="Martin Gerdin Wärnberg" w:date="2026-01-29T05:43:00Z" w16du:dateUtc="2026-01-29T04:43:00Z">
        <w:r w:rsidR="005A40B6">
          <w:rPr>
            <w:snapToGrid w:val="0"/>
            <w:szCs w:val="24"/>
          </w:rPr>
          <w:t>.4.1.1</w:t>
        </w:r>
      </w:ins>
      <w:r>
        <w:rPr>
          <w:snapToGrid w:val="0"/>
          <w:szCs w:val="24"/>
        </w:rPr>
        <w:t xml:space="preserve"> and replacing it with the following wording:</w:t>
      </w:r>
    </w:p>
    <w:p w14:paraId="1761B63E" w14:textId="7C6120AC" w:rsidR="00F030D9" w:rsidRDefault="00F030D9" w:rsidP="005A2F5C">
      <w:pPr>
        <w:pStyle w:val="ListParagraph"/>
        <w:ind w:left="720"/>
        <w:rPr>
          <w:ins w:id="61" w:author="Martin Gerdin Wärnberg" w:date="2026-01-29T05:43:00Z" w16du:dateUtc="2026-01-29T04:43:00Z"/>
          <w:i/>
          <w:iCs/>
          <w:snapToGrid w:val="0"/>
          <w:szCs w:val="24"/>
        </w:rPr>
      </w:pPr>
      <w:commentRangeStart w:id="62"/>
      <w:r w:rsidRPr="00F030D9">
        <w:rPr>
          <w:i/>
          <w:snapToGrid w:val="0"/>
          <w:szCs w:val="24"/>
          <w:highlight w:val="yellow"/>
        </w:rPr>
        <w:t>new wording</w:t>
      </w:r>
      <w:r w:rsidRPr="00F030D9">
        <w:rPr>
          <w:snapToGrid w:val="0"/>
          <w:szCs w:val="24"/>
        </w:rPr>
        <w:t xml:space="preserve"> </w:t>
      </w:r>
      <w:r w:rsidRPr="00F030D9">
        <w:rPr>
          <w:i/>
          <w:iCs/>
          <w:snapToGrid w:val="0"/>
          <w:szCs w:val="24"/>
          <w:highlight w:val="yellow"/>
        </w:rPr>
        <w:t xml:space="preserve">to clarify that </w:t>
      </w:r>
      <w:proofErr w:type="spellStart"/>
      <w:r w:rsidRPr="00F030D9">
        <w:rPr>
          <w:i/>
          <w:iCs/>
          <w:snapToGrid w:val="0"/>
          <w:szCs w:val="24"/>
          <w:highlight w:val="yellow"/>
        </w:rPr>
        <w:t>UoB</w:t>
      </w:r>
      <w:proofErr w:type="spellEnd"/>
      <w:r w:rsidRPr="00F030D9">
        <w:rPr>
          <w:i/>
          <w:iCs/>
          <w:snapToGrid w:val="0"/>
          <w:szCs w:val="24"/>
          <w:highlight w:val="yellow"/>
        </w:rPr>
        <w:t xml:space="preserve"> </w:t>
      </w:r>
      <w:r>
        <w:rPr>
          <w:i/>
          <w:iCs/>
          <w:snapToGrid w:val="0"/>
          <w:szCs w:val="24"/>
          <w:highlight w:val="yellow"/>
        </w:rPr>
        <w:t xml:space="preserve">will have the same publication </w:t>
      </w:r>
      <w:r w:rsidRPr="00F030D9">
        <w:rPr>
          <w:i/>
          <w:iCs/>
          <w:snapToGrid w:val="0"/>
          <w:szCs w:val="24"/>
          <w:highlight w:val="yellow"/>
        </w:rPr>
        <w:t>rights as the other parties</w:t>
      </w:r>
      <w:commentRangeEnd w:id="62"/>
      <w:r w:rsidR="005A40B6">
        <w:rPr>
          <w:rStyle w:val="CommentReference"/>
          <w:rFonts w:eastAsia="Times New Roman"/>
          <w:lang w:eastAsia="en-US"/>
        </w:rPr>
        <w:commentReference w:id="62"/>
      </w:r>
    </w:p>
    <w:p w14:paraId="5DA2026C" w14:textId="77777777" w:rsidR="005A40B6" w:rsidRDefault="005A40B6" w:rsidP="005A2F5C">
      <w:pPr>
        <w:pStyle w:val="ListParagraph"/>
        <w:ind w:left="720"/>
        <w:rPr>
          <w:ins w:id="63" w:author="Martin Gerdin Wärnberg" w:date="2026-01-29T05:43:00Z" w16du:dateUtc="2026-01-29T04:43:00Z"/>
          <w:i/>
          <w:iCs/>
          <w:snapToGrid w:val="0"/>
          <w:szCs w:val="24"/>
        </w:rPr>
      </w:pPr>
    </w:p>
    <w:p w14:paraId="16731DDD" w14:textId="74115529" w:rsidR="005A40B6" w:rsidRPr="005A40B6" w:rsidRDefault="005A40B6" w:rsidP="005A2F5C">
      <w:pPr>
        <w:pStyle w:val="ListParagraph"/>
        <w:ind w:left="720"/>
        <w:rPr>
          <w:i/>
          <w:iCs/>
          <w:snapToGrid w:val="0"/>
          <w:szCs w:val="24"/>
          <w:rPrChange w:id="64" w:author="Martin Gerdin Wärnberg" w:date="2026-01-29T05:44:00Z" w16du:dateUtc="2026-01-29T04:44:00Z">
            <w:rPr>
              <w:snapToGrid w:val="0"/>
              <w:szCs w:val="24"/>
            </w:rPr>
          </w:rPrChange>
        </w:rPr>
      </w:pPr>
      <w:ins w:id="65" w:author="Martin Gerdin Wärnberg" w:date="2026-01-29T05:44:00Z" w16du:dateUtc="2026-01-29T04:44:00Z">
        <w:r w:rsidRPr="005A40B6">
          <w:rPr>
            <w:i/>
            <w:iCs/>
            <w:snapToGrid w:val="0"/>
            <w:szCs w:val="24"/>
            <w:rPrChange w:id="66" w:author="Martin Gerdin Wärnberg" w:date="2026-01-29T05:44:00Z" w16du:dateUtc="2026-01-29T04:44:00Z">
              <w:rPr>
                <w:snapToGrid w:val="0"/>
                <w:szCs w:val="24"/>
              </w:rPr>
            </w:rPrChange>
          </w:rPr>
          <w:t>The Parties agree that Results will be published in scientific journals with international scope. The Parties shall not enter into agreements with any commercial actor or other stakeholder that could limit publication of the Results of research conducted with funding from the Swedish Research Council.</w:t>
        </w:r>
      </w:ins>
    </w:p>
    <w:p w14:paraId="4FB36AEE" w14:textId="77777777" w:rsidR="00110689" w:rsidRDefault="00110689" w:rsidP="00C802FD">
      <w:pPr>
        <w:widowControl w:val="0"/>
        <w:tabs>
          <w:tab w:val="left" w:pos="720"/>
        </w:tabs>
        <w:ind w:left="720"/>
        <w:rPr>
          <w:snapToGrid w:val="0"/>
          <w:szCs w:val="24"/>
        </w:rPr>
      </w:pPr>
    </w:p>
    <w:p w14:paraId="4D0E20CF" w14:textId="650FEC56" w:rsidR="00C802FD" w:rsidRDefault="00C802FD" w:rsidP="00C802FD">
      <w:pPr>
        <w:widowControl w:val="0"/>
        <w:numPr>
          <w:ilvl w:val="0"/>
          <w:numId w:val="2"/>
        </w:numPr>
        <w:tabs>
          <w:tab w:val="left" w:pos="720"/>
        </w:tabs>
        <w:rPr>
          <w:snapToGrid w:val="0"/>
          <w:szCs w:val="24"/>
        </w:rPr>
      </w:pPr>
      <w:r w:rsidRPr="00141DDD">
        <w:rPr>
          <w:b/>
          <w:bCs/>
          <w:snapToGrid w:val="0"/>
          <w:szCs w:val="24"/>
        </w:rPr>
        <w:t xml:space="preserve">Article </w:t>
      </w:r>
      <w:r>
        <w:rPr>
          <w:b/>
          <w:bCs/>
          <w:snapToGrid w:val="0"/>
          <w:szCs w:val="24"/>
        </w:rPr>
        <w:t>9</w:t>
      </w:r>
      <w:r>
        <w:rPr>
          <w:snapToGrid w:val="0"/>
          <w:szCs w:val="24"/>
        </w:rPr>
        <w:t xml:space="preserve"> of the Agreement is hereby amended by deleting the existing Article 9</w:t>
      </w:r>
      <w:ins w:id="67" w:author="Martin Gerdin Wärnberg" w:date="2026-01-29T05:46:00Z" w16du:dateUtc="2026-01-29T04:46:00Z">
        <w:r w:rsidR="005A40B6">
          <w:rPr>
            <w:snapToGrid w:val="0"/>
            <w:szCs w:val="24"/>
          </w:rPr>
          <w:t>.3</w:t>
        </w:r>
      </w:ins>
      <w:r>
        <w:rPr>
          <w:snapToGrid w:val="0"/>
          <w:szCs w:val="24"/>
        </w:rPr>
        <w:t xml:space="preserve"> and replacing it with the following wording:</w:t>
      </w:r>
    </w:p>
    <w:p w14:paraId="572535A2" w14:textId="77777777" w:rsidR="005A40B6" w:rsidRDefault="005A40B6" w:rsidP="001840E2">
      <w:pPr>
        <w:widowControl w:val="0"/>
        <w:tabs>
          <w:tab w:val="left" w:pos="720"/>
        </w:tabs>
        <w:ind w:left="720"/>
        <w:rPr>
          <w:ins w:id="68" w:author="Martin Gerdin Wärnberg" w:date="2026-01-29T05:46:00Z" w16du:dateUtc="2026-01-29T04:46:00Z"/>
          <w:i/>
          <w:snapToGrid w:val="0"/>
          <w:szCs w:val="24"/>
          <w:highlight w:val="yellow"/>
        </w:rPr>
      </w:pPr>
    </w:p>
    <w:p w14:paraId="3B123A89" w14:textId="075C7E1E" w:rsidR="009E08BA" w:rsidRDefault="00AA2AF1" w:rsidP="001840E2">
      <w:pPr>
        <w:widowControl w:val="0"/>
        <w:tabs>
          <w:tab w:val="left" w:pos="720"/>
        </w:tabs>
        <w:ind w:left="720"/>
        <w:rPr>
          <w:i/>
          <w:snapToGrid w:val="0"/>
          <w:szCs w:val="24"/>
        </w:rPr>
      </w:pPr>
      <w:del w:id="69" w:author="Martin Gerdin Wärnberg" w:date="2026-01-29T05:46:00Z" w16du:dateUtc="2026-01-29T04:46:00Z">
        <w:r w:rsidRPr="00AA2AF1" w:rsidDel="005A40B6">
          <w:rPr>
            <w:i/>
            <w:snapToGrid w:val="0"/>
            <w:szCs w:val="24"/>
            <w:highlight w:val="yellow"/>
          </w:rPr>
          <w:delText>Adjust</w:delText>
        </w:r>
        <w:r w:rsidDel="005A40B6">
          <w:rPr>
            <w:i/>
            <w:snapToGrid w:val="0"/>
            <w:szCs w:val="24"/>
          </w:rPr>
          <w:delText xml:space="preserve"> </w:delText>
        </w:r>
      </w:del>
      <w:ins w:id="70" w:author="Martin Gerdin Wärnberg" w:date="2026-01-29T05:46:00Z" w16du:dateUtc="2026-01-29T04:46:00Z">
        <w:r w:rsidR="005A40B6" w:rsidRPr="005A40B6">
          <w:rPr>
            <w:i/>
            <w:snapToGrid w:val="0"/>
            <w:szCs w:val="24"/>
          </w:rPr>
          <w:t>The Recipients shall be responsible for the fulfilment of the above obligations on the part of their employees or third parties involved in the Project and shall ensure that they remain so obliged, as far as legally possible, during and after the end of the Project and/or after the termination of the contractual relationship with the employee or third party.</w:t>
        </w:r>
      </w:ins>
    </w:p>
    <w:p w14:paraId="2CB61E9D" w14:textId="77777777" w:rsidR="00C802FD" w:rsidRDefault="00C802FD" w:rsidP="001840E2">
      <w:pPr>
        <w:widowControl w:val="0"/>
        <w:tabs>
          <w:tab w:val="left" w:pos="720"/>
        </w:tabs>
        <w:ind w:left="720"/>
        <w:rPr>
          <w:snapToGrid w:val="0"/>
          <w:szCs w:val="24"/>
        </w:rPr>
      </w:pPr>
    </w:p>
    <w:p w14:paraId="10FD6A83" w14:textId="26B78938" w:rsidR="001E0AA6" w:rsidRDefault="00E31D4F" w:rsidP="001E0AA6">
      <w:pPr>
        <w:widowControl w:val="0"/>
        <w:numPr>
          <w:ilvl w:val="0"/>
          <w:numId w:val="2"/>
        </w:numPr>
        <w:tabs>
          <w:tab w:val="left" w:pos="720"/>
        </w:tabs>
        <w:rPr>
          <w:snapToGrid w:val="0"/>
          <w:szCs w:val="24"/>
        </w:rPr>
      </w:pPr>
      <w:r w:rsidRPr="00C802FD">
        <w:rPr>
          <w:snapToGrid w:val="0"/>
          <w:szCs w:val="24"/>
          <w:u w:val="single"/>
        </w:rPr>
        <w:t>Schedule</w:t>
      </w:r>
      <w:r w:rsidR="0001771A" w:rsidRPr="00C802FD">
        <w:rPr>
          <w:snapToGrid w:val="0"/>
          <w:szCs w:val="24"/>
          <w:u w:val="single"/>
        </w:rPr>
        <w:t>s</w:t>
      </w:r>
      <w:r w:rsidRPr="00C802FD">
        <w:rPr>
          <w:snapToGrid w:val="0"/>
          <w:szCs w:val="24"/>
          <w:u w:val="single"/>
        </w:rPr>
        <w:t xml:space="preserve"> </w:t>
      </w:r>
      <w:r w:rsidR="00664AB9" w:rsidRPr="00C802FD">
        <w:rPr>
          <w:snapToGrid w:val="0"/>
          <w:szCs w:val="24"/>
          <w:u w:val="single"/>
        </w:rPr>
        <w:t>3</w:t>
      </w:r>
      <w:r w:rsidR="0001771A" w:rsidRPr="00C802FD">
        <w:rPr>
          <w:snapToGrid w:val="0"/>
          <w:szCs w:val="24"/>
          <w:u w:val="single"/>
        </w:rPr>
        <w:t xml:space="preserve"> and 4</w:t>
      </w:r>
      <w:r w:rsidR="001E0AA6" w:rsidRPr="00C802FD">
        <w:rPr>
          <w:snapToGrid w:val="0"/>
          <w:szCs w:val="24"/>
        </w:rPr>
        <w:t xml:space="preserve"> to the Agreement </w:t>
      </w:r>
      <w:r w:rsidR="0001771A" w:rsidRPr="00C802FD">
        <w:rPr>
          <w:snapToGrid w:val="0"/>
          <w:szCs w:val="24"/>
        </w:rPr>
        <w:t xml:space="preserve">are </w:t>
      </w:r>
      <w:r w:rsidR="001E0AA6" w:rsidRPr="00C802FD">
        <w:rPr>
          <w:snapToGrid w:val="0"/>
          <w:szCs w:val="24"/>
        </w:rPr>
        <w:t xml:space="preserve">hereby amended by deleting the existing </w:t>
      </w:r>
      <w:r w:rsidRPr="00C802FD">
        <w:rPr>
          <w:snapToGrid w:val="0"/>
          <w:szCs w:val="24"/>
          <w:u w:val="single"/>
        </w:rPr>
        <w:t>Schedule</w:t>
      </w:r>
      <w:r w:rsidR="0001771A" w:rsidRPr="00C802FD">
        <w:rPr>
          <w:snapToGrid w:val="0"/>
          <w:szCs w:val="24"/>
          <w:u w:val="single"/>
        </w:rPr>
        <w:t>s 3 and 4</w:t>
      </w:r>
      <w:r w:rsidR="0080607C">
        <w:rPr>
          <w:snapToGrid w:val="0"/>
          <w:szCs w:val="24"/>
        </w:rPr>
        <w:t xml:space="preserve"> </w:t>
      </w:r>
      <w:r w:rsidR="001E0AA6">
        <w:rPr>
          <w:snapToGrid w:val="0"/>
          <w:szCs w:val="24"/>
        </w:rPr>
        <w:t xml:space="preserve">and replacing </w:t>
      </w:r>
      <w:r w:rsidR="0001771A">
        <w:rPr>
          <w:snapToGrid w:val="0"/>
          <w:szCs w:val="24"/>
        </w:rPr>
        <w:t xml:space="preserve">them </w:t>
      </w:r>
      <w:r w:rsidR="001E0AA6">
        <w:rPr>
          <w:snapToGrid w:val="0"/>
          <w:szCs w:val="24"/>
        </w:rPr>
        <w:t xml:space="preserve">with the new </w:t>
      </w:r>
      <w:r>
        <w:rPr>
          <w:snapToGrid w:val="0"/>
          <w:szCs w:val="24"/>
          <w:u w:val="single"/>
        </w:rPr>
        <w:t>Schedule</w:t>
      </w:r>
      <w:r w:rsidR="0001771A">
        <w:rPr>
          <w:snapToGrid w:val="0"/>
          <w:szCs w:val="24"/>
          <w:u w:val="single"/>
        </w:rPr>
        <w:t>s</w:t>
      </w:r>
      <w:r>
        <w:rPr>
          <w:snapToGrid w:val="0"/>
          <w:szCs w:val="24"/>
          <w:u w:val="single"/>
        </w:rPr>
        <w:t xml:space="preserve"> </w:t>
      </w:r>
      <w:r w:rsidR="0001771A">
        <w:rPr>
          <w:snapToGrid w:val="0"/>
          <w:szCs w:val="24"/>
          <w:u w:val="single"/>
        </w:rPr>
        <w:t xml:space="preserve">3 and 4 </w:t>
      </w:r>
      <w:commentRangeStart w:id="71"/>
      <w:r w:rsidR="001E0AA6">
        <w:rPr>
          <w:snapToGrid w:val="0"/>
          <w:szCs w:val="24"/>
        </w:rPr>
        <w:t xml:space="preserve">attached </w:t>
      </w:r>
      <w:commentRangeEnd w:id="71"/>
      <w:r w:rsidR="00110689">
        <w:rPr>
          <w:rStyle w:val="CommentReference"/>
          <w:snapToGrid w:val="0"/>
          <w:sz w:val="24"/>
          <w:szCs w:val="24"/>
        </w:rPr>
        <w:commentReference w:id="71"/>
      </w:r>
      <w:r w:rsidR="001E0AA6">
        <w:rPr>
          <w:snapToGrid w:val="0"/>
          <w:szCs w:val="24"/>
        </w:rPr>
        <w:t>to this Amendment.</w:t>
      </w:r>
      <w:bookmarkEnd w:id="4"/>
      <w:r w:rsidR="00B34BF5">
        <w:rPr>
          <w:snapToGrid w:val="0"/>
          <w:szCs w:val="24"/>
        </w:rPr>
        <w:t xml:space="preserve"> </w:t>
      </w:r>
    </w:p>
    <w:p w14:paraId="64EBE826" w14:textId="77777777" w:rsidR="00B34BF5" w:rsidRDefault="00B34BF5" w:rsidP="00B34BF5">
      <w:pPr>
        <w:widowControl w:val="0"/>
        <w:rPr>
          <w:snapToGrid w:val="0"/>
          <w:szCs w:val="24"/>
        </w:rPr>
      </w:pPr>
    </w:p>
    <w:p w14:paraId="4935DB5C" w14:textId="1C8BFD76" w:rsidR="00B34BF5" w:rsidRDefault="0001771A" w:rsidP="001E0AA6">
      <w:pPr>
        <w:widowControl w:val="0"/>
        <w:numPr>
          <w:ilvl w:val="0"/>
          <w:numId w:val="2"/>
        </w:numPr>
        <w:tabs>
          <w:tab w:val="left" w:pos="720"/>
        </w:tabs>
        <w:rPr>
          <w:snapToGrid w:val="0"/>
          <w:szCs w:val="24"/>
        </w:rPr>
      </w:pPr>
      <w:commentRangeStart w:id="72"/>
      <w:commentRangeStart w:id="73"/>
      <w:proofErr w:type="spellStart"/>
      <w:r>
        <w:rPr>
          <w:snapToGrid w:val="0"/>
          <w:szCs w:val="24"/>
        </w:rPr>
        <w:t>UoB</w:t>
      </w:r>
      <w:proofErr w:type="spellEnd"/>
      <w:r w:rsidR="00B34BF5">
        <w:rPr>
          <w:snapToGrid w:val="0"/>
          <w:szCs w:val="24"/>
        </w:rPr>
        <w:t xml:space="preserve"> shall invoice </w:t>
      </w:r>
      <w:r>
        <w:rPr>
          <w:snapToGrid w:val="0"/>
          <w:szCs w:val="24"/>
        </w:rPr>
        <w:t xml:space="preserve">KI </w:t>
      </w:r>
      <w:r w:rsidR="00B34BF5">
        <w:rPr>
          <w:snapToGrid w:val="0"/>
          <w:szCs w:val="24"/>
        </w:rPr>
        <w:t xml:space="preserve">the remuneration set forth in Schedule </w:t>
      </w:r>
      <w:r>
        <w:rPr>
          <w:snapToGrid w:val="0"/>
          <w:szCs w:val="24"/>
        </w:rPr>
        <w:t>3</w:t>
      </w:r>
      <w:r w:rsidR="00B34BF5">
        <w:rPr>
          <w:snapToGrid w:val="0"/>
          <w:szCs w:val="24"/>
        </w:rPr>
        <w:t xml:space="preserve"> upon execution of this </w:t>
      </w:r>
      <w:r w:rsidR="00B34BF5">
        <w:rPr>
          <w:snapToGrid w:val="0"/>
          <w:szCs w:val="24"/>
        </w:rPr>
        <w:lastRenderedPageBreak/>
        <w:t>Amendment</w:t>
      </w:r>
      <w:r>
        <w:rPr>
          <w:snapToGrid w:val="0"/>
          <w:szCs w:val="24"/>
        </w:rPr>
        <w:t>.</w:t>
      </w:r>
      <w:commentRangeEnd w:id="72"/>
      <w:r w:rsidR="00C802FD">
        <w:rPr>
          <w:rStyle w:val="CommentReference"/>
          <w:snapToGrid w:val="0"/>
          <w:sz w:val="24"/>
          <w:szCs w:val="24"/>
        </w:rPr>
        <w:commentReference w:id="72"/>
      </w:r>
      <w:commentRangeEnd w:id="73"/>
      <w:r w:rsidR="005A40B6">
        <w:rPr>
          <w:rStyle w:val="CommentReference"/>
        </w:rPr>
        <w:commentReference w:id="73"/>
      </w:r>
    </w:p>
    <w:p w14:paraId="322D454B" w14:textId="77777777" w:rsidR="001E0AA6" w:rsidRDefault="001E0AA6">
      <w:pPr>
        <w:widowControl w:val="0"/>
        <w:rPr>
          <w:snapToGrid w:val="0"/>
          <w:szCs w:val="24"/>
        </w:rPr>
      </w:pPr>
    </w:p>
    <w:p w14:paraId="3E3412CD" w14:textId="1A522368" w:rsidR="001857CA" w:rsidRPr="00D76F58" w:rsidRDefault="00B34BF5" w:rsidP="00D76F58">
      <w:pPr>
        <w:widowControl w:val="0"/>
        <w:ind w:left="720" w:hanging="720"/>
        <w:jc w:val="both"/>
        <w:rPr>
          <w:szCs w:val="24"/>
        </w:rPr>
      </w:pPr>
      <w:r w:rsidRPr="00086BEA">
        <w:rPr>
          <w:bCs/>
          <w:snapToGrid w:val="0"/>
          <w:szCs w:val="24"/>
        </w:rPr>
        <w:t xml:space="preserve">3 </w:t>
      </w:r>
      <w:r w:rsidRPr="00086BEA">
        <w:rPr>
          <w:bCs/>
          <w:snapToGrid w:val="0"/>
          <w:szCs w:val="24"/>
        </w:rPr>
        <w:tab/>
      </w:r>
      <w:r w:rsidR="004E2E3D">
        <w:rPr>
          <w:snapToGrid w:val="0"/>
          <w:szCs w:val="24"/>
        </w:rPr>
        <w:t xml:space="preserve">Except as modified by this Amendment, </w:t>
      </w:r>
      <w:proofErr w:type="gramStart"/>
      <w:r w:rsidR="004E2E3D">
        <w:rPr>
          <w:snapToGrid w:val="0"/>
          <w:szCs w:val="24"/>
        </w:rPr>
        <w:t>all of</w:t>
      </w:r>
      <w:proofErr w:type="gramEnd"/>
      <w:r w:rsidR="004E2E3D">
        <w:rPr>
          <w:snapToGrid w:val="0"/>
          <w:szCs w:val="24"/>
        </w:rPr>
        <w:t xml:space="preserve"> the terms and conditions of the Agreement shall</w:t>
      </w:r>
      <w:r w:rsidR="004E2E3D">
        <w:rPr>
          <w:szCs w:val="24"/>
        </w:rPr>
        <w:t xml:space="preserve"> remain in full force and effect.</w:t>
      </w:r>
      <w:r w:rsidR="00D76F58">
        <w:rPr>
          <w:szCs w:val="24"/>
        </w:rPr>
        <w:t xml:space="preserve"> </w:t>
      </w:r>
      <w:commentRangeStart w:id="74"/>
      <w:proofErr w:type="spellStart"/>
      <w:r w:rsidR="004E2E3D">
        <w:rPr>
          <w:bCs/>
          <w:snapToGrid w:val="0"/>
          <w:szCs w:val="24"/>
        </w:rPr>
        <w:t>UoB</w:t>
      </w:r>
      <w:proofErr w:type="spellEnd"/>
      <w:r w:rsidR="004E2E3D">
        <w:rPr>
          <w:bCs/>
          <w:snapToGrid w:val="0"/>
          <w:szCs w:val="24"/>
        </w:rPr>
        <w:t xml:space="preserve"> </w:t>
      </w:r>
      <w:r w:rsidR="00A675C3" w:rsidRPr="00086BEA">
        <w:rPr>
          <w:bCs/>
          <w:snapToGrid w:val="0"/>
          <w:szCs w:val="24"/>
        </w:rPr>
        <w:t>acknowledges receipt of the Agreement and, as of the Effective Date of this Amendment, accedes to and agrees to be bound by the Agreement as amended hereby, as if it were an original signatory thereto.</w:t>
      </w:r>
      <w:r w:rsidR="00086BEA" w:rsidRPr="00086BEA">
        <w:rPr>
          <w:bCs/>
          <w:snapToGrid w:val="0"/>
          <w:szCs w:val="24"/>
        </w:rPr>
        <w:t xml:space="preserve"> </w:t>
      </w:r>
      <w:commentRangeEnd w:id="74"/>
      <w:r w:rsidR="00D76F58" w:rsidRPr="00D76F58">
        <w:rPr>
          <w:rStyle w:val="CommentReference"/>
          <w:sz w:val="24"/>
          <w:szCs w:val="24"/>
        </w:rPr>
        <w:commentReference w:id="74"/>
      </w:r>
    </w:p>
    <w:p w14:paraId="52468AB5" w14:textId="77777777" w:rsidR="001E0AA6" w:rsidRDefault="001E0AA6">
      <w:pPr>
        <w:widowControl w:val="0"/>
        <w:rPr>
          <w:szCs w:val="24"/>
        </w:rPr>
      </w:pPr>
    </w:p>
    <w:p w14:paraId="08181A76" w14:textId="77777777" w:rsidR="00B56357" w:rsidRPr="007D046D" w:rsidRDefault="00B56357" w:rsidP="00B56357">
      <w:pPr>
        <w:keepNext/>
        <w:suppressLineNumbers/>
        <w:suppressAutoHyphens/>
        <w:jc w:val="both"/>
        <w:rPr>
          <w:szCs w:val="28"/>
          <w:lang w:val="en-GB"/>
          <w:rPrChange w:id="75" w:author="Itziar de la Torre" w:date="2026-01-27T15:25:00Z" w16du:dateUtc="2026-01-27T14:25:00Z">
            <w:rPr>
              <w:sz w:val="20"/>
              <w:szCs w:val="22"/>
              <w:lang w:val="en-GB"/>
            </w:rPr>
          </w:rPrChange>
        </w:rPr>
      </w:pPr>
      <w:bookmarkStart w:id="76" w:name="_DV_M256"/>
      <w:bookmarkEnd w:id="76"/>
      <w:r w:rsidRPr="007D046D">
        <w:rPr>
          <w:szCs w:val="28"/>
          <w:lang w:val="en-GB"/>
          <w:rPrChange w:id="77" w:author="Itziar de la Torre" w:date="2026-01-27T15:25:00Z" w16du:dateUtc="2026-01-27T14:25:00Z">
            <w:rPr>
              <w:sz w:val="20"/>
              <w:szCs w:val="22"/>
              <w:lang w:val="en-GB"/>
            </w:rPr>
          </w:rPrChange>
        </w:rPr>
        <w:t xml:space="preserve">AS WITNESS: </w:t>
      </w:r>
    </w:p>
    <w:p w14:paraId="1FBBCDAD" w14:textId="77777777" w:rsidR="00B56357" w:rsidRPr="007D046D" w:rsidRDefault="00B56357" w:rsidP="00B56357">
      <w:pPr>
        <w:keepNext/>
        <w:suppressLineNumbers/>
        <w:suppressAutoHyphens/>
        <w:jc w:val="both"/>
        <w:rPr>
          <w:szCs w:val="28"/>
          <w:lang w:val="en-GB"/>
          <w:rPrChange w:id="78" w:author="Itziar de la Torre" w:date="2026-01-27T15:25:00Z" w16du:dateUtc="2026-01-27T14:25:00Z">
            <w:rPr>
              <w:sz w:val="20"/>
              <w:szCs w:val="22"/>
              <w:lang w:val="en-GB"/>
            </w:rPr>
          </w:rPrChange>
        </w:rPr>
      </w:pPr>
      <w:r w:rsidRPr="007D046D">
        <w:rPr>
          <w:szCs w:val="28"/>
          <w:lang w:val="en-GB"/>
          <w:rPrChange w:id="79" w:author="Itziar de la Torre" w:date="2026-01-27T15:25:00Z" w16du:dateUtc="2026-01-27T14:25:00Z">
            <w:rPr>
              <w:sz w:val="20"/>
              <w:szCs w:val="22"/>
              <w:lang w:val="en-GB"/>
            </w:rPr>
          </w:rPrChange>
        </w:rPr>
        <w:t>The Parties have caused this Agreement to be duly signed, using electronic signatures or otherwise, by the undersigned authorised representatives in separate signature pages the day and year first above written.</w:t>
      </w:r>
    </w:p>
    <w:p w14:paraId="02CE3128" w14:textId="77777777" w:rsidR="00B56357" w:rsidRPr="00684D9B" w:rsidRDefault="00B56357" w:rsidP="00B56357">
      <w:pPr>
        <w:spacing w:line="276" w:lineRule="auto"/>
        <w:rPr>
          <w:sz w:val="20"/>
          <w:szCs w:val="22"/>
          <w:lang w:val="en-GB"/>
        </w:rPr>
      </w:pPr>
      <w:r w:rsidRPr="00684D9B">
        <w:rPr>
          <w:sz w:val="20"/>
          <w:szCs w:val="22"/>
          <w:lang w:val="en-GB"/>
        </w:rPr>
        <w:br w:type="page"/>
      </w:r>
    </w:p>
    <w:p w14:paraId="3B406DB3" w14:textId="77777777" w:rsidR="00B56357" w:rsidRPr="00B56357" w:rsidRDefault="00B56357" w:rsidP="00B56357">
      <w:pPr>
        <w:spacing w:line="276" w:lineRule="auto"/>
        <w:rPr>
          <w:b/>
          <w:bCs/>
          <w:sz w:val="20"/>
          <w:szCs w:val="22"/>
          <w:lang w:val="sv-SE"/>
        </w:rPr>
      </w:pPr>
      <w:r w:rsidRPr="00B56357">
        <w:rPr>
          <w:b/>
          <w:bCs/>
          <w:sz w:val="20"/>
          <w:szCs w:val="22"/>
          <w:lang w:val="sv-SE"/>
        </w:rPr>
        <w:lastRenderedPageBreak/>
        <w:t>KAROLINSKA INSTITUTET</w:t>
      </w:r>
    </w:p>
    <w:p w14:paraId="31BD3F47" w14:textId="77777777" w:rsidR="00B56357" w:rsidRPr="00B56357" w:rsidRDefault="00B56357" w:rsidP="00B56357">
      <w:pPr>
        <w:spacing w:line="276" w:lineRule="auto"/>
        <w:rPr>
          <w:sz w:val="20"/>
          <w:szCs w:val="22"/>
          <w:lang w:val="sv-SE"/>
        </w:rPr>
      </w:pPr>
    </w:p>
    <w:p w14:paraId="443149B4" w14:textId="77777777" w:rsidR="00B56357" w:rsidRPr="00B56357" w:rsidRDefault="00B56357" w:rsidP="00B56357">
      <w:pPr>
        <w:spacing w:line="276" w:lineRule="auto"/>
        <w:rPr>
          <w:sz w:val="20"/>
          <w:szCs w:val="22"/>
          <w:lang w:val="sv-SE"/>
        </w:rPr>
      </w:pPr>
      <w:r w:rsidRPr="00B56357">
        <w:rPr>
          <w:sz w:val="20"/>
          <w:szCs w:val="22"/>
          <w:lang w:val="sv-SE"/>
        </w:rPr>
        <w:t>Date:</w:t>
      </w:r>
    </w:p>
    <w:p w14:paraId="31E56019" w14:textId="77777777" w:rsidR="00B56357" w:rsidRPr="00B56357" w:rsidRDefault="00B56357" w:rsidP="00B56357">
      <w:pPr>
        <w:spacing w:line="276" w:lineRule="auto"/>
        <w:rPr>
          <w:sz w:val="20"/>
          <w:szCs w:val="22"/>
          <w:lang w:val="sv-SE"/>
        </w:rPr>
      </w:pPr>
    </w:p>
    <w:p w14:paraId="47A47387" w14:textId="77777777" w:rsidR="00B56357" w:rsidRPr="00B56357" w:rsidRDefault="00B56357" w:rsidP="00B56357">
      <w:pPr>
        <w:spacing w:line="276" w:lineRule="auto"/>
        <w:rPr>
          <w:sz w:val="20"/>
          <w:szCs w:val="22"/>
          <w:lang w:val="sv-SE"/>
        </w:rPr>
      </w:pPr>
    </w:p>
    <w:p w14:paraId="0AF0D0B9" w14:textId="77777777" w:rsidR="00B56357" w:rsidRPr="00B56357" w:rsidRDefault="00B56357" w:rsidP="00B56357">
      <w:pPr>
        <w:spacing w:line="276" w:lineRule="auto"/>
        <w:rPr>
          <w:sz w:val="20"/>
          <w:szCs w:val="22"/>
          <w:lang w:val="sv-SE"/>
        </w:rPr>
      </w:pPr>
    </w:p>
    <w:p w14:paraId="5383F20B" w14:textId="77777777" w:rsidR="00B56357" w:rsidRPr="00B56357" w:rsidRDefault="00B56357" w:rsidP="00B56357">
      <w:pPr>
        <w:spacing w:line="276" w:lineRule="auto"/>
        <w:rPr>
          <w:b/>
          <w:bCs/>
          <w:sz w:val="20"/>
          <w:szCs w:val="22"/>
          <w:lang w:val="sv-SE"/>
        </w:rPr>
      </w:pPr>
      <w:proofErr w:type="spellStart"/>
      <w:r w:rsidRPr="00B56357">
        <w:rPr>
          <w:b/>
          <w:bCs/>
          <w:sz w:val="20"/>
          <w:szCs w:val="22"/>
          <w:lang w:val="sv-SE"/>
        </w:rPr>
        <w:t>Signature</w:t>
      </w:r>
      <w:proofErr w:type="spellEnd"/>
      <w:r w:rsidRPr="00B56357">
        <w:rPr>
          <w:b/>
          <w:bCs/>
          <w:sz w:val="20"/>
          <w:szCs w:val="22"/>
          <w:lang w:val="sv-SE"/>
        </w:rPr>
        <w:tab/>
        <w:t>__________________________</w:t>
      </w:r>
    </w:p>
    <w:p w14:paraId="07E9699D" w14:textId="77777777" w:rsidR="00B56357" w:rsidRPr="00B56357" w:rsidRDefault="00B56357" w:rsidP="00B56357">
      <w:pPr>
        <w:spacing w:line="276" w:lineRule="auto"/>
        <w:rPr>
          <w:sz w:val="20"/>
          <w:szCs w:val="22"/>
          <w:lang w:val="sv-SE"/>
        </w:rPr>
      </w:pPr>
      <w:proofErr w:type="spellStart"/>
      <w:r w:rsidRPr="00B56357">
        <w:rPr>
          <w:sz w:val="20"/>
          <w:szCs w:val="22"/>
          <w:lang w:val="sv-SE"/>
        </w:rPr>
        <w:t>Name</w:t>
      </w:r>
      <w:proofErr w:type="spellEnd"/>
      <w:r w:rsidRPr="00B56357">
        <w:rPr>
          <w:sz w:val="20"/>
          <w:szCs w:val="22"/>
          <w:lang w:val="sv-SE"/>
        </w:rPr>
        <w:tab/>
        <w:t>Marie Hasselberg</w:t>
      </w:r>
    </w:p>
    <w:p w14:paraId="208568CE" w14:textId="77777777" w:rsidR="00B56357" w:rsidRPr="00684D9B" w:rsidRDefault="00B56357" w:rsidP="00B56357">
      <w:pPr>
        <w:spacing w:line="276" w:lineRule="auto"/>
        <w:rPr>
          <w:sz w:val="20"/>
          <w:szCs w:val="22"/>
          <w:lang w:val="en-GB"/>
        </w:rPr>
      </w:pPr>
      <w:r w:rsidRPr="00684D9B">
        <w:rPr>
          <w:sz w:val="20"/>
          <w:szCs w:val="22"/>
          <w:lang w:val="en-GB"/>
        </w:rPr>
        <w:t xml:space="preserve">Title </w:t>
      </w:r>
      <w:r w:rsidRPr="00684D9B">
        <w:rPr>
          <w:sz w:val="20"/>
          <w:szCs w:val="22"/>
          <w:lang w:val="en-GB"/>
        </w:rPr>
        <w:tab/>
        <w:t>Head of Department</w:t>
      </w:r>
    </w:p>
    <w:p w14:paraId="3912663A" w14:textId="77777777" w:rsidR="00B56357" w:rsidRPr="00684D9B" w:rsidRDefault="00B56357" w:rsidP="00B56357">
      <w:pPr>
        <w:spacing w:line="276" w:lineRule="auto"/>
        <w:rPr>
          <w:sz w:val="20"/>
          <w:szCs w:val="22"/>
          <w:lang w:val="en-GB"/>
        </w:rPr>
      </w:pPr>
    </w:p>
    <w:p w14:paraId="11E88C2D" w14:textId="77777777" w:rsidR="00B56357" w:rsidRPr="00684D9B" w:rsidRDefault="00B56357" w:rsidP="00B56357">
      <w:pPr>
        <w:spacing w:line="276" w:lineRule="auto"/>
        <w:rPr>
          <w:sz w:val="20"/>
          <w:szCs w:val="22"/>
          <w:lang w:val="en-GB"/>
        </w:rPr>
      </w:pPr>
    </w:p>
    <w:p w14:paraId="21564A4E" w14:textId="77777777" w:rsidR="00B56357" w:rsidRPr="00684D9B" w:rsidRDefault="00B56357" w:rsidP="00B56357">
      <w:pPr>
        <w:spacing w:line="276" w:lineRule="auto"/>
        <w:rPr>
          <w:sz w:val="20"/>
          <w:szCs w:val="22"/>
          <w:lang w:val="en-GB"/>
        </w:rPr>
      </w:pPr>
      <w:r w:rsidRPr="00684D9B">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066D4F68" w14:textId="77777777" w:rsidR="00B56357" w:rsidRPr="00684D9B" w:rsidRDefault="00B56357" w:rsidP="00B56357">
      <w:pPr>
        <w:spacing w:line="276" w:lineRule="auto"/>
        <w:rPr>
          <w:sz w:val="20"/>
          <w:szCs w:val="22"/>
          <w:lang w:val="en-GB"/>
        </w:rPr>
      </w:pPr>
    </w:p>
    <w:p w14:paraId="2A8BFDAF"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578FDF31"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t>Martin Gerdin Wärnberg</w:t>
      </w:r>
    </w:p>
    <w:p w14:paraId="4572329E" w14:textId="77777777" w:rsidR="00B56357" w:rsidRPr="00684D9B" w:rsidRDefault="00B56357" w:rsidP="00B56357">
      <w:pPr>
        <w:spacing w:line="276" w:lineRule="auto"/>
        <w:rPr>
          <w:sz w:val="20"/>
          <w:szCs w:val="22"/>
          <w:lang w:val="en-GB"/>
        </w:rPr>
      </w:pPr>
      <w:r w:rsidRPr="00684D9B">
        <w:rPr>
          <w:sz w:val="20"/>
          <w:szCs w:val="22"/>
          <w:lang w:val="en-GB"/>
        </w:rPr>
        <w:t>Title</w:t>
      </w:r>
      <w:r w:rsidRPr="00684D9B">
        <w:rPr>
          <w:sz w:val="20"/>
          <w:szCs w:val="22"/>
          <w:lang w:val="en-GB"/>
        </w:rPr>
        <w:tab/>
        <w:t xml:space="preserve">Principal Investigator </w:t>
      </w:r>
    </w:p>
    <w:p w14:paraId="490CACBE" w14:textId="77777777" w:rsidR="00B56357" w:rsidRPr="00684D9B" w:rsidRDefault="00B56357" w:rsidP="00DC2616">
      <w:pPr>
        <w:spacing w:line="276" w:lineRule="auto"/>
        <w:ind w:firstLine="720"/>
        <w:rPr>
          <w:sz w:val="20"/>
          <w:szCs w:val="22"/>
          <w:lang w:val="en-GB"/>
        </w:rPr>
      </w:pPr>
      <w:r w:rsidRPr="00684D9B">
        <w:rPr>
          <w:sz w:val="20"/>
          <w:szCs w:val="22"/>
          <w:lang w:val="en-GB"/>
        </w:rPr>
        <w:t xml:space="preserve">Department of Global </w:t>
      </w:r>
      <w:proofErr w:type="spellStart"/>
      <w:r w:rsidRPr="00684D9B">
        <w:rPr>
          <w:sz w:val="20"/>
          <w:szCs w:val="22"/>
          <w:lang w:val="en-GB"/>
        </w:rPr>
        <w:t>Publich</w:t>
      </w:r>
      <w:proofErr w:type="spellEnd"/>
      <w:r w:rsidRPr="00684D9B">
        <w:rPr>
          <w:sz w:val="20"/>
          <w:szCs w:val="22"/>
          <w:lang w:val="en-GB"/>
        </w:rPr>
        <w:t xml:space="preserve"> Health</w:t>
      </w:r>
    </w:p>
    <w:p w14:paraId="064BCA98" w14:textId="77777777" w:rsidR="00B56357" w:rsidRPr="00684D9B" w:rsidRDefault="00B56357" w:rsidP="00B56357">
      <w:pPr>
        <w:spacing w:line="276" w:lineRule="auto"/>
        <w:rPr>
          <w:b/>
          <w:bCs/>
          <w:sz w:val="20"/>
          <w:szCs w:val="22"/>
          <w:lang w:val="en-GB"/>
        </w:rPr>
      </w:pPr>
    </w:p>
    <w:p w14:paraId="24A7ED55" w14:textId="77777777" w:rsidR="00B56357" w:rsidRPr="00684D9B" w:rsidRDefault="00B56357" w:rsidP="00B56357">
      <w:pPr>
        <w:spacing w:line="276" w:lineRule="auto"/>
        <w:rPr>
          <w:b/>
          <w:bCs/>
          <w:sz w:val="20"/>
          <w:szCs w:val="22"/>
          <w:lang w:val="en-GB"/>
        </w:rPr>
      </w:pPr>
    </w:p>
    <w:p w14:paraId="59488DA0" w14:textId="77777777" w:rsidR="00B56357" w:rsidRPr="00684D9B" w:rsidRDefault="00B56357" w:rsidP="00B56357">
      <w:pPr>
        <w:spacing w:line="276" w:lineRule="auto"/>
        <w:rPr>
          <w:sz w:val="20"/>
          <w:szCs w:val="22"/>
          <w:lang w:val="en-GB"/>
        </w:rPr>
      </w:pPr>
      <w:r w:rsidRPr="00684D9B">
        <w:rPr>
          <w:b/>
          <w:bCs/>
          <w:sz w:val="20"/>
          <w:szCs w:val="22"/>
          <w:lang w:val="en-GB"/>
        </w:rPr>
        <w:t>GEORGE INSTITUTE FOR GLOBAL HEALTH (TGI)</w:t>
      </w:r>
    </w:p>
    <w:p w14:paraId="4F6E125C" w14:textId="77777777" w:rsidR="00B56357" w:rsidRPr="00684D9B" w:rsidRDefault="00B56357" w:rsidP="00B56357">
      <w:pPr>
        <w:spacing w:line="276" w:lineRule="auto"/>
        <w:rPr>
          <w:sz w:val="20"/>
          <w:szCs w:val="22"/>
          <w:lang w:val="en-GB"/>
        </w:rPr>
      </w:pPr>
      <w:r w:rsidRPr="00684D9B">
        <w:rPr>
          <w:sz w:val="20"/>
          <w:szCs w:val="22"/>
          <w:lang w:val="en-GB"/>
        </w:rPr>
        <w:t>Date:</w:t>
      </w:r>
    </w:p>
    <w:p w14:paraId="4CC32817" w14:textId="77777777" w:rsidR="00B56357" w:rsidRPr="00684D9B" w:rsidRDefault="00B56357" w:rsidP="00B56357">
      <w:pPr>
        <w:spacing w:line="276" w:lineRule="auto"/>
        <w:rPr>
          <w:sz w:val="20"/>
          <w:szCs w:val="22"/>
          <w:lang w:val="en-GB"/>
        </w:rPr>
      </w:pPr>
    </w:p>
    <w:p w14:paraId="75E5DDEF" w14:textId="77777777" w:rsidR="00B56357" w:rsidRPr="00684D9B" w:rsidRDefault="00B56357" w:rsidP="00B56357">
      <w:pPr>
        <w:spacing w:line="276" w:lineRule="auto"/>
        <w:rPr>
          <w:sz w:val="20"/>
          <w:szCs w:val="22"/>
          <w:lang w:val="en-GB"/>
        </w:rPr>
      </w:pPr>
    </w:p>
    <w:p w14:paraId="0E800307"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6000D7EB" w14:textId="77777777" w:rsidR="00B56357" w:rsidRPr="005A40B6"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sidRPr="005A40B6">
        <w:rPr>
          <w:sz w:val="20"/>
          <w:szCs w:val="22"/>
          <w:lang w:val="en-GB"/>
        </w:rPr>
        <w:t>Vivekanand Jha</w:t>
      </w:r>
    </w:p>
    <w:p w14:paraId="1B682AF0" w14:textId="77777777" w:rsidR="00B56357" w:rsidRPr="00684D9B" w:rsidRDefault="00B56357" w:rsidP="00B56357">
      <w:pPr>
        <w:spacing w:line="276" w:lineRule="auto"/>
        <w:rPr>
          <w:sz w:val="20"/>
          <w:szCs w:val="22"/>
          <w:lang w:val="en-GB"/>
        </w:rPr>
      </w:pPr>
      <w:r w:rsidRPr="00684D9B">
        <w:rPr>
          <w:sz w:val="20"/>
          <w:szCs w:val="22"/>
          <w:lang w:val="en-GB"/>
        </w:rPr>
        <w:t>Title</w:t>
      </w:r>
      <w:r>
        <w:rPr>
          <w:sz w:val="20"/>
          <w:szCs w:val="22"/>
          <w:lang w:val="en-GB"/>
        </w:rPr>
        <w:tab/>
        <w:t>Executive Director</w:t>
      </w:r>
    </w:p>
    <w:p w14:paraId="0644077E" w14:textId="77777777" w:rsidR="00B56357" w:rsidRPr="00684D9B" w:rsidRDefault="00B56357" w:rsidP="00B56357">
      <w:pPr>
        <w:spacing w:line="276" w:lineRule="auto"/>
        <w:rPr>
          <w:sz w:val="20"/>
          <w:szCs w:val="22"/>
          <w:lang w:val="en-GB"/>
        </w:rPr>
      </w:pPr>
    </w:p>
    <w:p w14:paraId="7AE01921" w14:textId="77777777" w:rsidR="00B56357" w:rsidRPr="00684D9B" w:rsidRDefault="00B56357" w:rsidP="00B56357">
      <w:pPr>
        <w:spacing w:line="276" w:lineRule="auto"/>
        <w:rPr>
          <w:b/>
          <w:bCs/>
          <w:sz w:val="20"/>
          <w:szCs w:val="22"/>
          <w:lang w:val="en-GB"/>
        </w:rPr>
      </w:pPr>
      <w:r w:rsidRPr="00684D9B">
        <w:rPr>
          <w:b/>
          <w:bCs/>
          <w:sz w:val="20"/>
          <w:szCs w:val="22"/>
          <w:lang w:val="en-GB"/>
        </w:rPr>
        <w:t>Signature</w:t>
      </w:r>
      <w:r w:rsidRPr="00684D9B">
        <w:rPr>
          <w:b/>
          <w:bCs/>
          <w:sz w:val="20"/>
          <w:szCs w:val="22"/>
          <w:lang w:val="en-GB"/>
        </w:rPr>
        <w:tab/>
        <w:t>__________________________</w:t>
      </w:r>
    </w:p>
    <w:p w14:paraId="0230F536" w14:textId="77777777" w:rsidR="00B56357" w:rsidRPr="00684D9B" w:rsidRDefault="00B56357" w:rsidP="00B56357">
      <w:pPr>
        <w:spacing w:line="276" w:lineRule="auto"/>
        <w:rPr>
          <w:sz w:val="20"/>
          <w:szCs w:val="22"/>
          <w:lang w:val="en-GB"/>
        </w:rPr>
      </w:pPr>
      <w:r w:rsidRPr="00684D9B">
        <w:rPr>
          <w:sz w:val="20"/>
          <w:szCs w:val="22"/>
          <w:lang w:val="en-GB"/>
        </w:rPr>
        <w:t>Name</w:t>
      </w:r>
      <w:r w:rsidRPr="00684D9B">
        <w:rPr>
          <w:sz w:val="20"/>
          <w:szCs w:val="22"/>
          <w:lang w:val="en-GB"/>
        </w:rPr>
        <w:tab/>
      </w:r>
      <w:r>
        <w:rPr>
          <w:sz w:val="20"/>
          <w:szCs w:val="22"/>
          <w:lang w:val="en-GB"/>
        </w:rPr>
        <w:t>Amit Khanna</w:t>
      </w:r>
    </w:p>
    <w:p w14:paraId="2B3BD396" w14:textId="77777777" w:rsidR="00B56357" w:rsidRPr="005A40B6" w:rsidRDefault="00B56357" w:rsidP="00B56357">
      <w:pPr>
        <w:spacing w:line="276" w:lineRule="auto"/>
        <w:rPr>
          <w:sz w:val="20"/>
          <w:szCs w:val="22"/>
          <w:lang w:val="en-GB"/>
        </w:rPr>
      </w:pPr>
      <w:r w:rsidRPr="00684D9B">
        <w:rPr>
          <w:sz w:val="20"/>
          <w:szCs w:val="22"/>
          <w:lang w:val="en-GB"/>
        </w:rPr>
        <w:t>Title</w:t>
      </w:r>
      <w:r>
        <w:rPr>
          <w:sz w:val="20"/>
          <w:szCs w:val="22"/>
          <w:lang w:val="en-GB"/>
        </w:rPr>
        <w:tab/>
      </w:r>
      <w:r w:rsidRPr="005A40B6">
        <w:rPr>
          <w:sz w:val="20"/>
          <w:szCs w:val="22"/>
          <w:lang w:val="en-GB"/>
        </w:rPr>
        <w:t>Director - Finance &amp; Operations</w:t>
      </w:r>
    </w:p>
    <w:p w14:paraId="3130F976" w14:textId="77777777" w:rsidR="00B56357" w:rsidRPr="00684D9B" w:rsidRDefault="00B56357" w:rsidP="00B56357">
      <w:pPr>
        <w:spacing w:line="276" w:lineRule="auto"/>
        <w:rPr>
          <w:b/>
          <w:bCs/>
          <w:sz w:val="20"/>
          <w:szCs w:val="22"/>
          <w:lang w:val="en-GB"/>
        </w:rPr>
      </w:pPr>
    </w:p>
    <w:p w14:paraId="0452CE0B" w14:textId="75C175C7" w:rsidR="00B56357" w:rsidRPr="00684D9B" w:rsidRDefault="00B56357" w:rsidP="00B56357">
      <w:pPr>
        <w:spacing w:line="276" w:lineRule="auto"/>
        <w:rPr>
          <w:sz w:val="20"/>
          <w:szCs w:val="22"/>
          <w:lang w:val="en-GB"/>
        </w:rPr>
      </w:pPr>
      <w:r>
        <w:rPr>
          <w:b/>
          <w:bCs/>
          <w:sz w:val="20"/>
          <w:szCs w:val="22"/>
          <w:lang w:val="en-GB"/>
        </w:rPr>
        <w:t>UNIVERSITY OF BIRMINGHAM (</w:t>
      </w:r>
      <w:proofErr w:type="spellStart"/>
      <w:r>
        <w:rPr>
          <w:b/>
          <w:bCs/>
          <w:sz w:val="20"/>
          <w:szCs w:val="22"/>
          <w:lang w:val="en-GB"/>
        </w:rPr>
        <w:t>UoB</w:t>
      </w:r>
      <w:proofErr w:type="spellEnd"/>
      <w:r w:rsidRPr="00684D9B">
        <w:rPr>
          <w:b/>
          <w:bCs/>
          <w:sz w:val="20"/>
          <w:szCs w:val="22"/>
          <w:lang w:val="en-GB"/>
        </w:rPr>
        <w:t>)</w:t>
      </w:r>
    </w:p>
    <w:p w14:paraId="254E6311" w14:textId="77777777" w:rsidR="007D046D" w:rsidRPr="00684D9B" w:rsidRDefault="007D046D" w:rsidP="007D046D">
      <w:pPr>
        <w:spacing w:line="276" w:lineRule="auto"/>
        <w:rPr>
          <w:ins w:id="80" w:author="Itziar de la Torre" w:date="2026-01-27T15:24:00Z" w16du:dateUtc="2026-01-27T14:24:00Z"/>
          <w:sz w:val="20"/>
          <w:szCs w:val="22"/>
          <w:lang w:val="en-GB"/>
        </w:rPr>
      </w:pPr>
      <w:ins w:id="81" w:author="Itziar de la Torre" w:date="2026-01-27T15:24:00Z" w16du:dateUtc="2026-01-27T14:24:00Z">
        <w:r w:rsidRPr="00684D9B">
          <w:rPr>
            <w:sz w:val="20"/>
            <w:szCs w:val="22"/>
            <w:lang w:val="en-GB"/>
          </w:rPr>
          <w:t>Date:</w:t>
        </w:r>
      </w:ins>
    </w:p>
    <w:p w14:paraId="4B3B3767" w14:textId="77777777" w:rsidR="007D046D" w:rsidRPr="00684D9B" w:rsidRDefault="007D046D" w:rsidP="007D046D">
      <w:pPr>
        <w:spacing w:line="276" w:lineRule="auto"/>
        <w:rPr>
          <w:ins w:id="82" w:author="Itziar de la Torre" w:date="2026-01-27T15:24:00Z" w16du:dateUtc="2026-01-27T14:24:00Z"/>
          <w:sz w:val="20"/>
          <w:szCs w:val="22"/>
          <w:lang w:val="en-GB"/>
        </w:rPr>
      </w:pPr>
    </w:p>
    <w:p w14:paraId="39C9350C" w14:textId="77777777" w:rsidR="007D046D" w:rsidRPr="00684D9B" w:rsidRDefault="007D046D" w:rsidP="007D046D">
      <w:pPr>
        <w:spacing w:line="276" w:lineRule="auto"/>
        <w:rPr>
          <w:ins w:id="83" w:author="Itziar de la Torre" w:date="2026-01-27T15:24:00Z" w16du:dateUtc="2026-01-27T14:24:00Z"/>
          <w:sz w:val="20"/>
          <w:szCs w:val="22"/>
          <w:lang w:val="en-GB"/>
        </w:rPr>
      </w:pPr>
    </w:p>
    <w:p w14:paraId="7704E3E6" w14:textId="77777777" w:rsidR="007D046D" w:rsidRPr="00684D9B" w:rsidRDefault="007D046D" w:rsidP="007D046D">
      <w:pPr>
        <w:spacing w:line="276" w:lineRule="auto"/>
        <w:rPr>
          <w:ins w:id="84" w:author="Itziar de la Torre" w:date="2026-01-27T15:24:00Z" w16du:dateUtc="2026-01-27T14:24:00Z"/>
          <w:b/>
          <w:bCs/>
          <w:sz w:val="20"/>
          <w:szCs w:val="22"/>
          <w:lang w:val="en-GB"/>
        </w:rPr>
      </w:pPr>
      <w:ins w:id="85" w:author="Itziar de la Torre" w:date="2026-01-27T15:24:00Z" w16du:dateUtc="2026-01-27T14:24:00Z">
        <w:r w:rsidRPr="00684D9B">
          <w:rPr>
            <w:b/>
            <w:bCs/>
            <w:sz w:val="20"/>
            <w:szCs w:val="22"/>
            <w:lang w:val="en-GB"/>
          </w:rPr>
          <w:t>Signature</w:t>
        </w:r>
        <w:r w:rsidRPr="00684D9B">
          <w:rPr>
            <w:b/>
            <w:bCs/>
            <w:sz w:val="20"/>
            <w:szCs w:val="22"/>
            <w:lang w:val="en-GB"/>
          </w:rPr>
          <w:tab/>
          <w:t>__________________________</w:t>
        </w:r>
      </w:ins>
    </w:p>
    <w:p w14:paraId="11A7E6E5" w14:textId="7BFD4AF7" w:rsidR="007D046D" w:rsidRDefault="007D046D" w:rsidP="007D046D">
      <w:pPr>
        <w:spacing w:line="276" w:lineRule="auto"/>
        <w:rPr>
          <w:ins w:id="86" w:author="Itziar de la Torre" w:date="2026-01-27T15:25:00Z" w16du:dateUtc="2026-01-27T14:25:00Z"/>
          <w:sz w:val="20"/>
          <w:szCs w:val="22"/>
          <w:lang w:val="sv-SE"/>
        </w:rPr>
      </w:pPr>
      <w:ins w:id="87" w:author="Itziar de la Torre" w:date="2026-01-27T15:24:00Z" w16du:dateUtc="2026-01-27T14:24:00Z">
        <w:r w:rsidRPr="00684D9B">
          <w:rPr>
            <w:sz w:val="20"/>
            <w:szCs w:val="22"/>
            <w:lang w:val="en-GB"/>
          </w:rPr>
          <w:t>Name</w:t>
        </w:r>
        <w:r w:rsidRPr="00684D9B">
          <w:rPr>
            <w:sz w:val="20"/>
            <w:szCs w:val="22"/>
            <w:lang w:val="en-GB"/>
          </w:rPr>
          <w:tab/>
        </w:r>
      </w:ins>
      <w:ins w:id="88" w:author="Martin Gerdin Wärnberg" w:date="2026-01-29T05:50:00Z" w16du:dateUtc="2026-01-29T04:50:00Z">
        <w:r w:rsidR="005A40B6">
          <w:rPr>
            <w:sz w:val="20"/>
            <w:szCs w:val="22"/>
            <w:lang w:val="en-GB"/>
          </w:rPr>
          <w:t>Karla Hemming</w:t>
        </w:r>
      </w:ins>
    </w:p>
    <w:p w14:paraId="715187E0" w14:textId="2F7C1FE4" w:rsidR="007D046D" w:rsidRPr="00684D9B" w:rsidRDefault="007D046D" w:rsidP="007D046D">
      <w:pPr>
        <w:spacing w:line="276" w:lineRule="auto"/>
        <w:rPr>
          <w:ins w:id="89" w:author="Itziar de la Torre" w:date="2026-01-27T15:24:00Z" w16du:dateUtc="2026-01-27T14:24:00Z"/>
          <w:sz w:val="20"/>
          <w:szCs w:val="22"/>
          <w:lang w:val="en-GB"/>
        </w:rPr>
      </w:pPr>
      <w:ins w:id="90" w:author="Itziar de la Torre" w:date="2026-01-27T15:24:00Z" w16du:dateUtc="2026-01-27T14:24:00Z">
        <w:r w:rsidRPr="00684D9B">
          <w:rPr>
            <w:sz w:val="20"/>
            <w:szCs w:val="22"/>
            <w:lang w:val="en-GB"/>
          </w:rPr>
          <w:t>Title</w:t>
        </w:r>
        <w:r>
          <w:rPr>
            <w:sz w:val="20"/>
            <w:szCs w:val="22"/>
            <w:lang w:val="en-GB"/>
          </w:rPr>
          <w:tab/>
        </w:r>
      </w:ins>
      <w:ins w:id="91" w:author="Martin Gerdin Wärnberg" w:date="2026-01-29T05:50:00Z" w16du:dateUtc="2026-01-29T04:50:00Z">
        <w:r w:rsidR="005A40B6">
          <w:rPr>
            <w:sz w:val="20"/>
            <w:szCs w:val="22"/>
            <w:lang w:val="en-GB"/>
          </w:rPr>
          <w:t>Professor</w:t>
        </w:r>
      </w:ins>
    </w:p>
    <w:p w14:paraId="2E7BF643" w14:textId="77777777" w:rsidR="001E0AA6" w:rsidRPr="00B56357" w:rsidRDefault="001E0AA6">
      <w:pPr>
        <w:widowControl w:val="0"/>
        <w:tabs>
          <w:tab w:val="left" w:pos="204"/>
        </w:tabs>
        <w:rPr>
          <w:snapToGrid w:val="0"/>
          <w:szCs w:val="24"/>
          <w:lang w:val="en-GB"/>
        </w:rPr>
      </w:pPr>
    </w:p>
    <w:tbl>
      <w:tblPr>
        <w:tblW w:w="8497" w:type="dxa"/>
        <w:tblInd w:w="8" w:type="dxa"/>
        <w:tblLayout w:type="fixed"/>
        <w:tblLook w:val="01E0" w:firstRow="1" w:lastRow="1" w:firstColumn="1" w:lastColumn="1" w:noHBand="0" w:noVBand="0"/>
      </w:tblPr>
      <w:tblGrid>
        <w:gridCol w:w="3961"/>
        <w:gridCol w:w="236"/>
        <w:gridCol w:w="4300"/>
      </w:tblGrid>
      <w:tr w:rsidR="00956469" w14:paraId="0B1ACEC7" w14:textId="77777777" w:rsidTr="00DB3F23">
        <w:trPr>
          <w:trHeight w:val="378"/>
        </w:trPr>
        <w:tc>
          <w:tcPr>
            <w:tcW w:w="3961" w:type="dxa"/>
            <w:tcMar>
              <w:left w:w="0" w:type="dxa"/>
              <w:right w:w="0" w:type="dxa"/>
            </w:tcMar>
          </w:tcPr>
          <w:p w14:paraId="64A33969" w14:textId="77777777" w:rsidR="00956469" w:rsidRDefault="00956469" w:rsidP="00DB3F23">
            <w:pPr>
              <w:pStyle w:val="MAQSText"/>
              <w:keepNext/>
              <w:rPr>
                <w:rStyle w:val="MAQSTextUppercaseBold"/>
                <w:lang w:val="en-GB"/>
              </w:rPr>
            </w:pPr>
          </w:p>
        </w:tc>
        <w:tc>
          <w:tcPr>
            <w:tcW w:w="236" w:type="dxa"/>
          </w:tcPr>
          <w:p w14:paraId="64DE5F83" w14:textId="77777777" w:rsidR="00956469" w:rsidRDefault="00956469" w:rsidP="00DB3F23">
            <w:pPr>
              <w:pStyle w:val="MAQSText"/>
              <w:keepNext/>
              <w:rPr>
                <w:lang w:val="en-GB"/>
              </w:rPr>
            </w:pPr>
          </w:p>
        </w:tc>
        <w:tc>
          <w:tcPr>
            <w:tcW w:w="4300" w:type="dxa"/>
            <w:tcMar>
              <w:left w:w="0" w:type="dxa"/>
              <w:right w:w="0" w:type="dxa"/>
            </w:tcMar>
          </w:tcPr>
          <w:p w14:paraId="420313C9" w14:textId="77777777" w:rsidR="00956469" w:rsidRDefault="00956469" w:rsidP="00DB3F23">
            <w:pPr>
              <w:pStyle w:val="MAQSText"/>
              <w:keepNext/>
              <w:rPr>
                <w:rStyle w:val="MAQSTextUppercaseBold"/>
                <w:lang w:val="en-GB"/>
              </w:rPr>
            </w:pPr>
          </w:p>
        </w:tc>
      </w:tr>
    </w:tbl>
    <w:p w14:paraId="0F761C54" w14:textId="49952FED" w:rsidR="001840E2" w:rsidRDefault="001840E2">
      <w:pPr>
        <w:widowControl w:val="0"/>
        <w:tabs>
          <w:tab w:val="left" w:pos="204"/>
        </w:tabs>
        <w:rPr>
          <w:snapToGrid w:val="0"/>
          <w:szCs w:val="24"/>
        </w:rPr>
      </w:pPr>
    </w:p>
    <w:p w14:paraId="7B5C78A7" w14:textId="77777777" w:rsidR="001840E2" w:rsidRDefault="001840E2">
      <w:pPr>
        <w:rPr>
          <w:snapToGrid w:val="0"/>
          <w:szCs w:val="24"/>
        </w:rPr>
      </w:pPr>
      <w:r>
        <w:rPr>
          <w:snapToGrid w:val="0"/>
          <w:szCs w:val="24"/>
        </w:rPr>
        <w:br w:type="page"/>
      </w:r>
    </w:p>
    <w:p w14:paraId="24DCE6F6" w14:textId="77777777" w:rsidR="00956469" w:rsidRDefault="00956469">
      <w:pPr>
        <w:widowControl w:val="0"/>
        <w:tabs>
          <w:tab w:val="left" w:pos="204"/>
        </w:tabs>
        <w:rPr>
          <w:snapToGrid w:val="0"/>
          <w:szCs w:val="24"/>
        </w:rPr>
      </w:pPr>
    </w:p>
    <w:p w14:paraId="5BA789A3" w14:textId="77777777" w:rsidR="006C2F60" w:rsidRPr="006C2F60" w:rsidRDefault="006C2F60" w:rsidP="006C2F60">
      <w:pPr>
        <w:spacing w:line="276" w:lineRule="auto"/>
        <w:jc w:val="both"/>
        <w:rPr>
          <w:rFonts w:cs="Arial"/>
          <w:b/>
          <w:bCs/>
          <w:sz w:val="20"/>
        </w:rPr>
      </w:pPr>
      <w:r w:rsidRPr="006C2F60">
        <w:rPr>
          <w:rFonts w:cs="Arial"/>
          <w:b/>
          <w:bCs/>
          <w:sz w:val="20"/>
          <w:highlight w:val="yellow"/>
        </w:rPr>
        <w:t>SCHEDULE 3: FINANCIAL PLAN</w:t>
      </w:r>
    </w:p>
    <w:p w14:paraId="45582B39" w14:textId="77777777" w:rsidR="006C2F60" w:rsidRDefault="006C2F60" w:rsidP="006C2F60">
      <w:pPr>
        <w:spacing w:line="276" w:lineRule="auto"/>
        <w:jc w:val="both"/>
        <w:rPr>
          <w:rFonts w:cs="Arial"/>
          <w:sz w:val="20"/>
        </w:rPr>
      </w:pPr>
      <w:r>
        <w:rPr>
          <w:rFonts w:cs="Arial"/>
          <w:sz w:val="20"/>
        </w:rPr>
        <w:t xml:space="preserve">This financial plan covers the setup and </w:t>
      </w:r>
      <w:proofErr w:type="gramStart"/>
      <w:r>
        <w:rPr>
          <w:rFonts w:cs="Arial"/>
          <w:sz w:val="20"/>
        </w:rPr>
        <w:t>conduct</w:t>
      </w:r>
      <w:proofErr w:type="gramEnd"/>
      <w:r>
        <w:rPr>
          <w:rFonts w:cs="Arial"/>
          <w:sz w:val="20"/>
        </w:rPr>
        <w:t xml:space="preserve"> of the Trial in the first 10 Study Sites.</w:t>
      </w:r>
    </w:p>
    <w:p w14:paraId="4234DC7E" w14:textId="77777777" w:rsidR="001B4FFE" w:rsidRPr="001124CA" w:rsidRDefault="001B4FFE" w:rsidP="001B4FFE">
      <w:pPr>
        <w:spacing w:line="276" w:lineRule="auto"/>
        <w:jc w:val="both"/>
        <w:rPr>
          <w:ins w:id="92" w:author="Itziar de la Torre" w:date="2026-01-27T15:24:00Z" w16du:dateUtc="2026-01-27T14:24:00Z"/>
          <w:b/>
          <w:bCs/>
          <w:sz w:val="20"/>
          <w:szCs w:val="22"/>
        </w:rPr>
      </w:pPr>
      <w:ins w:id="93" w:author="Itziar de la Torre" w:date="2026-01-27T15:24:00Z" w16du:dateUtc="2026-01-27T14:24:00Z">
        <w:r w:rsidRPr="001124CA">
          <w:rPr>
            <w:b/>
            <w:bCs/>
            <w:sz w:val="20"/>
            <w:szCs w:val="22"/>
          </w:rPr>
          <w:t xml:space="preserve">TGI </w:t>
        </w:r>
      </w:ins>
    </w:p>
    <w:p w14:paraId="627F10F5" w14:textId="77777777" w:rsidR="006C2F60" w:rsidRDefault="006C2F60" w:rsidP="006C2F60">
      <w:pPr>
        <w:spacing w:line="276" w:lineRule="auto"/>
        <w:jc w:val="both"/>
        <w:rPr>
          <w:rFonts w:cs="Arial"/>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6C2F60" w14:paraId="482DC1A1" w14:textId="77777777" w:rsidTr="001B4FFE">
        <w:tc>
          <w:tcPr>
            <w:tcW w:w="4516" w:type="dxa"/>
          </w:tcPr>
          <w:p w14:paraId="3FBA6C62" w14:textId="16FCBD87" w:rsidR="006C2F60" w:rsidRDefault="006C2F60" w:rsidP="001124CA">
            <w:pPr>
              <w:spacing w:line="276" w:lineRule="auto"/>
              <w:jc w:val="both"/>
              <w:rPr>
                <w:sz w:val="20"/>
                <w:szCs w:val="22"/>
              </w:rPr>
            </w:pPr>
            <w:r>
              <w:rPr>
                <w:sz w:val="20"/>
                <w:szCs w:val="22"/>
              </w:rPr>
              <w:t>Cost</w:t>
            </w:r>
          </w:p>
        </w:tc>
        <w:tc>
          <w:tcPr>
            <w:tcW w:w="4503" w:type="dxa"/>
          </w:tcPr>
          <w:p w14:paraId="6DDCBC39" w14:textId="77777777" w:rsidR="006C2F60" w:rsidRDefault="006C2F60" w:rsidP="001124CA">
            <w:pPr>
              <w:spacing w:line="276" w:lineRule="auto"/>
              <w:jc w:val="both"/>
              <w:rPr>
                <w:sz w:val="20"/>
                <w:szCs w:val="22"/>
              </w:rPr>
            </w:pPr>
            <w:r>
              <w:rPr>
                <w:sz w:val="20"/>
                <w:szCs w:val="22"/>
              </w:rPr>
              <w:t>Amount (SEK)</w:t>
            </w:r>
          </w:p>
        </w:tc>
      </w:tr>
      <w:tr w:rsidR="006C2F60" w14:paraId="62A0E674" w14:textId="77777777" w:rsidTr="001B4FFE">
        <w:tc>
          <w:tcPr>
            <w:tcW w:w="4516" w:type="dxa"/>
          </w:tcPr>
          <w:p w14:paraId="1E6A1F1F" w14:textId="77777777" w:rsidR="006C2F60" w:rsidRDefault="006C2F60" w:rsidP="001124CA">
            <w:pPr>
              <w:spacing w:line="276" w:lineRule="auto"/>
              <w:jc w:val="both"/>
              <w:rPr>
                <w:sz w:val="20"/>
                <w:szCs w:val="22"/>
              </w:rPr>
            </w:pPr>
            <w:r>
              <w:rPr>
                <w:sz w:val="20"/>
                <w:szCs w:val="22"/>
              </w:rPr>
              <w:t>Project management and data collection</w:t>
            </w:r>
          </w:p>
        </w:tc>
        <w:tc>
          <w:tcPr>
            <w:tcW w:w="4503" w:type="dxa"/>
          </w:tcPr>
          <w:p w14:paraId="6838B5BC" w14:textId="77777777" w:rsidR="006C2F60" w:rsidRDefault="006C2F60" w:rsidP="001124CA">
            <w:pPr>
              <w:spacing w:line="276" w:lineRule="auto"/>
              <w:jc w:val="both"/>
              <w:rPr>
                <w:sz w:val="20"/>
                <w:szCs w:val="22"/>
              </w:rPr>
            </w:pPr>
            <w:r>
              <w:rPr>
                <w:sz w:val="20"/>
                <w:szCs w:val="22"/>
              </w:rPr>
              <w:t>2 250 000</w:t>
            </w:r>
          </w:p>
        </w:tc>
      </w:tr>
      <w:tr w:rsidR="006C2F60" w14:paraId="07586C0B" w14:textId="77777777" w:rsidTr="001B4FFE">
        <w:tc>
          <w:tcPr>
            <w:tcW w:w="4516" w:type="dxa"/>
          </w:tcPr>
          <w:p w14:paraId="51B5E554" w14:textId="77777777" w:rsidR="006C2F60" w:rsidRDefault="006C2F60" w:rsidP="001124CA">
            <w:pPr>
              <w:spacing w:line="276" w:lineRule="auto"/>
              <w:jc w:val="both"/>
              <w:rPr>
                <w:sz w:val="20"/>
                <w:szCs w:val="22"/>
              </w:rPr>
            </w:pPr>
            <w:r>
              <w:rPr>
                <w:sz w:val="20"/>
                <w:szCs w:val="22"/>
              </w:rPr>
              <w:t>Ethics and regulatory submissions</w:t>
            </w:r>
          </w:p>
        </w:tc>
        <w:tc>
          <w:tcPr>
            <w:tcW w:w="4503" w:type="dxa"/>
          </w:tcPr>
          <w:p w14:paraId="4A2BA4A7" w14:textId="77777777" w:rsidR="006C2F60" w:rsidRDefault="006C2F60" w:rsidP="001124CA">
            <w:pPr>
              <w:spacing w:line="276" w:lineRule="auto"/>
              <w:jc w:val="both"/>
              <w:rPr>
                <w:sz w:val="20"/>
                <w:szCs w:val="22"/>
              </w:rPr>
            </w:pPr>
            <w:r>
              <w:rPr>
                <w:sz w:val="20"/>
                <w:szCs w:val="22"/>
              </w:rPr>
              <w:t xml:space="preserve">250 000 </w:t>
            </w:r>
          </w:p>
        </w:tc>
      </w:tr>
      <w:tr w:rsidR="006C2F60" w14:paraId="4063AB3A" w14:textId="77777777" w:rsidTr="001B4FFE">
        <w:tc>
          <w:tcPr>
            <w:tcW w:w="4516" w:type="dxa"/>
          </w:tcPr>
          <w:p w14:paraId="66359F83" w14:textId="77777777" w:rsidR="006C2F60" w:rsidRDefault="006C2F60" w:rsidP="001124CA">
            <w:pPr>
              <w:spacing w:line="276" w:lineRule="auto"/>
              <w:jc w:val="both"/>
              <w:rPr>
                <w:sz w:val="20"/>
                <w:szCs w:val="22"/>
              </w:rPr>
            </w:pPr>
            <w:r>
              <w:rPr>
                <w:sz w:val="20"/>
                <w:szCs w:val="22"/>
              </w:rPr>
              <w:t>Site monitoring</w:t>
            </w:r>
          </w:p>
        </w:tc>
        <w:tc>
          <w:tcPr>
            <w:tcW w:w="4503" w:type="dxa"/>
          </w:tcPr>
          <w:p w14:paraId="3235434D" w14:textId="77777777" w:rsidR="006C2F60" w:rsidRDefault="006C2F60" w:rsidP="001124CA">
            <w:pPr>
              <w:spacing w:line="276" w:lineRule="auto"/>
              <w:jc w:val="both"/>
              <w:rPr>
                <w:sz w:val="20"/>
                <w:szCs w:val="22"/>
              </w:rPr>
            </w:pPr>
            <w:r>
              <w:rPr>
                <w:sz w:val="20"/>
                <w:szCs w:val="22"/>
              </w:rPr>
              <w:t>160 000</w:t>
            </w:r>
          </w:p>
        </w:tc>
      </w:tr>
      <w:tr w:rsidR="006C2F60" w14:paraId="0D81377E" w14:textId="77777777" w:rsidTr="001B4FFE">
        <w:tc>
          <w:tcPr>
            <w:tcW w:w="4516" w:type="dxa"/>
          </w:tcPr>
          <w:p w14:paraId="4AACAA22" w14:textId="77777777" w:rsidR="006C2F60" w:rsidRDefault="006C2F60" w:rsidP="001124CA">
            <w:pPr>
              <w:spacing w:line="276" w:lineRule="auto"/>
              <w:jc w:val="both"/>
              <w:rPr>
                <w:sz w:val="20"/>
                <w:szCs w:val="22"/>
              </w:rPr>
            </w:pPr>
            <w:r>
              <w:rPr>
                <w:sz w:val="20"/>
                <w:szCs w:val="22"/>
              </w:rPr>
              <w:t>Study intervention and insurance</w:t>
            </w:r>
          </w:p>
        </w:tc>
        <w:tc>
          <w:tcPr>
            <w:tcW w:w="4503" w:type="dxa"/>
          </w:tcPr>
          <w:p w14:paraId="5D07C0ED" w14:textId="77777777" w:rsidR="006C2F60" w:rsidRDefault="006C2F60" w:rsidP="001124CA">
            <w:pPr>
              <w:spacing w:line="276" w:lineRule="auto"/>
              <w:jc w:val="both"/>
              <w:rPr>
                <w:sz w:val="20"/>
                <w:szCs w:val="22"/>
              </w:rPr>
            </w:pPr>
            <w:r>
              <w:rPr>
                <w:sz w:val="20"/>
                <w:szCs w:val="22"/>
              </w:rPr>
              <w:t xml:space="preserve">1 050 000 </w:t>
            </w:r>
          </w:p>
        </w:tc>
      </w:tr>
      <w:tr w:rsidR="006C2F60" w14:paraId="4A8D266E" w14:textId="77777777" w:rsidTr="001B4FFE">
        <w:tc>
          <w:tcPr>
            <w:tcW w:w="4516" w:type="dxa"/>
          </w:tcPr>
          <w:p w14:paraId="313A85C3" w14:textId="77777777" w:rsidR="006C2F60" w:rsidRDefault="006C2F60" w:rsidP="001124CA">
            <w:pPr>
              <w:spacing w:line="276" w:lineRule="auto"/>
              <w:jc w:val="both"/>
              <w:rPr>
                <w:sz w:val="20"/>
                <w:szCs w:val="22"/>
              </w:rPr>
            </w:pPr>
            <w:r>
              <w:rPr>
                <w:sz w:val="20"/>
                <w:szCs w:val="22"/>
              </w:rPr>
              <w:t>Total</w:t>
            </w:r>
          </w:p>
        </w:tc>
        <w:tc>
          <w:tcPr>
            <w:tcW w:w="4503" w:type="dxa"/>
          </w:tcPr>
          <w:p w14:paraId="2D2A4B07" w14:textId="77777777" w:rsidR="006C2F60" w:rsidRDefault="006C2F60" w:rsidP="001124CA">
            <w:pPr>
              <w:spacing w:line="276" w:lineRule="auto"/>
              <w:jc w:val="both"/>
              <w:rPr>
                <w:sz w:val="20"/>
                <w:szCs w:val="22"/>
              </w:rPr>
            </w:pPr>
            <w:r>
              <w:rPr>
                <w:sz w:val="20"/>
                <w:szCs w:val="22"/>
              </w:rPr>
              <w:t>3 710 000</w:t>
            </w:r>
          </w:p>
        </w:tc>
      </w:tr>
    </w:tbl>
    <w:p w14:paraId="3850FAEF" w14:textId="77777777" w:rsidR="001B4FFE" w:rsidRPr="001124CA" w:rsidRDefault="001B4FFE" w:rsidP="001B4FFE">
      <w:pPr>
        <w:spacing w:line="276" w:lineRule="auto"/>
        <w:jc w:val="both"/>
        <w:rPr>
          <w:ins w:id="94" w:author="Itziar de la Torre" w:date="2026-01-27T15:24:00Z" w16du:dateUtc="2026-01-27T14:24:00Z"/>
          <w:b/>
          <w:bCs/>
          <w:sz w:val="20"/>
          <w:szCs w:val="22"/>
        </w:rPr>
      </w:pPr>
      <w:ins w:id="95" w:author="Itziar de la Torre" w:date="2026-01-27T15:24:00Z" w16du:dateUtc="2026-01-27T14:24:00Z">
        <w:r w:rsidRPr="001124CA">
          <w:rPr>
            <w:b/>
            <w:bCs/>
            <w:sz w:val="20"/>
            <w:szCs w:val="22"/>
          </w:rPr>
          <w:t>UOB</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6"/>
        <w:gridCol w:w="4503"/>
      </w:tblGrid>
      <w:tr w:rsidR="001B4FFE" w14:paraId="413849E2" w14:textId="77777777" w:rsidTr="001124CA">
        <w:trPr>
          <w:ins w:id="96" w:author="Itziar de la Torre" w:date="2026-01-27T15:24:00Z"/>
        </w:trPr>
        <w:tc>
          <w:tcPr>
            <w:tcW w:w="4516" w:type="dxa"/>
          </w:tcPr>
          <w:p w14:paraId="2806F40E" w14:textId="77777777" w:rsidR="001B4FFE" w:rsidRDefault="001B4FFE" w:rsidP="001124CA">
            <w:pPr>
              <w:spacing w:line="276" w:lineRule="auto"/>
              <w:jc w:val="both"/>
              <w:rPr>
                <w:ins w:id="97" w:author="Itziar de la Torre" w:date="2026-01-27T15:24:00Z" w16du:dateUtc="2026-01-27T14:24:00Z"/>
                <w:sz w:val="20"/>
                <w:szCs w:val="22"/>
              </w:rPr>
            </w:pPr>
            <w:ins w:id="98" w:author="Itziar de la Torre" w:date="2026-01-27T15:24:00Z" w16du:dateUtc="2026-01-27T14:24:00Z">
              <w:r>
                <w:rPr>
                  <w:sz w:val="20"/>
                  <w:szCs w:val="22"/>
                </w:rPr>
                <w:t>Cost</w:t>
              </w:r>
            </w:ins>
          </w:p>
        </w:tc>
        <w:tc>
          <w:tcPr>
            <w:tcW w:w="4503" w:type="dxa"/>
          </w:tcPr>
          <w:p w14:paraId="2DCD8A1D" w14:textId="77777777" w:rsidR="001B4FFE" w:rsidRDefault="001B4FFE" w:rsidP="001124CA">
            <w:pPr>
              <w:spacing w:line="276" w:lineRule="auto"/>
              <w:jc w:val="both"/>
              <w:rPr>
                <w:ins w:id="99" w:author="Itziar de la Torre" w:date="2026-01-27T15:24:00Z" w16du:dateUtc="2026-01-27T14:24:00Z"/>
                <w:sz w:val="20"/>
                <w:szCs w:val="22"/>
              </w:rPr>
            </w:pPr>
            <w:ins w:id="100" w:author="Itziar de la Torre" w:date="2026-01-27T15:24:00Z" w16du:dateUtc="2026-01-27T14:24:00Z">
              <w:r>
                <w:rPr>
                  <w:sz w:val="20"/>
                  <w:szCs w:val="22"/>
                </w:rPr>
                <w:t>Amount (SEK)</w:t>
              </w:r>
            </w:ins>
          </w:p>
        </w:tc>
      </w:tr>
      <w:tr w:rsidR="001B4FFE" w14:paraId="5B960516" w14:textId="77777777" w:rsidTr="001124CA">
        <w:trPr>
          <w:ins w:id="101" w:author="Itziar de la Torre" w:date="2026-01-27T15:24:00Z"/>
        </w:trPr>
        <w:tc>
          <w:tcPr>
            <w:tcW w:w="4516" w:type="dxa"/>
          </w:tcPr>
          <w:p w14:paraId="27774AA7" w14:textId="31142A87" w:rsidR="001B4FFE" w:rsidRDefault="005A40B6" w:rsidP="001124CA">
            <w:pPr>
              <w:spacing w:line="276" w:lineRule="auto"/>
              <w:jc w:val="both"/>
              <w:rPr>
                <w:ins w:id="102" w:author="Itziar de la Torre" w:date="2026-01-27T15:24:00Z" w16du:dateUtc="2026-01-27T14:24:00Z"/>
                <w:sz w:val="20"/>
                <w:szCs w:val="22"/>
              </w:rPr>
            </w:pPr>
            <w:ins w:id="103" w:author="Martin Gerdin Wärnberg" w:date="2026-01-29T05:48:00Z" w16du:dateUtc="2026-01-29T04:48:00Z">
              <w:r>
                <w:rPr>
                  <w:sz w:val="20"/>
                  <w:szCs w:val="22"/>
                </w:rPr>
                <w:t>Design and statistical analysis support</w:t>
              </w:r>
            </w:ins>
          </w:p>
        </w:tc>
        <w:tc>
          <w:tcPr>
            <w:tcW w:w="4503" w:type="dxa"/>
          </w:tcPr>
          <w:p w14:paraId="2677C38F" w14:textId="12FB7926" w:rsidR="001B4FFE" w:rsidRDefault="005A40B6" w:rsidP="001124CA">
            <w:pPr>
              <w:spacing w:line="276" w:lineRule="auto"/>
              <w:jc w:val="both"/>
              <w:rPr>
                <w:ins w:id="104" w:author="Itziar de la Torre" w:date="2026-01-27T15:24:00Z" w16du:dateUtc="2026-01-27T14:24:00Z"/>
                <w:sz w:val="20"/>
                <w:szCs w:val="22"/>
              </w:rPr>
            </w:pPr>
            <w:ins w:id="105" w:author="Martin Gerdin Wärnberg" w:date="2026-01-29T05:49:00Z" w16du:dateUtc="2026-01-29T04:49:00Z">
              <w:r>
                <w:rPr>
                  <w:sz w:val="20"/>
                  <w:szCs w:val="22"/>
                </w:rPr>
                <w:t>125000</w:t>
              </w:r>
            </w:ins>
          </w:p>
        </w:tc>
      </w:tr>
      <w:tr w:rsidR="001B4FFE" w14:paraId="55682FFF" w14:textId="77777777" w:rsidTr="001124CA">
        <w:trPr>
          <w:ins w:id="106" w:author="Itziar de la Torre" w:date="2026-01-27T15:24:00Z"/>
        </w:trPr>
        <w:tc>
          <w:tcPr>
            <w:tcW w:w="4516" w:type="dxa"/>
          </w:tcPr>
          <w:p w14:paraId="254E096A" w14:textId="1B642595" w:rsidR="001B4FFE" w:rsidRDefault="001B4FFE" w:rsidP="001124CA">
            <w:pPr>
              <w:spacing w:line="276" w:lineRule="auto"/>
              <w:jc w:val="both"/>
              <w:rPr>
                <w:ins w:id="107" w:author="Itziar de la Torre" w:date="2026-01-27T15:24:00Z" w16du:dateUtc="2026-01-27T14:24:00Z"/>
                <w:sz w:val="20"/>
                <w:szCs w:val="22"/>
              </w:rPr>
            </w:pPr>
          </w:p>
        </w:tc>
        <w:tc>
          <w:tcPr>
            <w:tcW w:w="4503" w:type="dxa"/>
          </w:tcPr>
          <w:p w14:paraId="3DCBFAFA" w14:textId="7AEE19E3" w:rsidR="001B4FFE" w:rsidRDefault="001B4FFE" w:rsidP="001124CA">
            <w:pPr>
              <w:spacing w:line="276" w:lineRule="auto"/>
              <w:jc w:val="both"/>
              <w:rPr>
                <w:ins w:id="108" w:author="Itziar de la Torre" w:date="2026-01-27T15:24:00Z" w16du:dateUtc="2026-01-27T14:24:00Z"/>
                <w:sz w:val="20"/>
                <w:szCs w:val="22"/>
              </w:rPr>
            </w:pPr>
          </w:p>
        </w:tc>
      </w:tr>
      <w:tr w:rsidR="001B4FFE" w14:paraId="24A4B4FF" w14:textId="77777777" w:rsidTr="001124CA">
        <w:trPr>
          <w:ins w:id="109" w:author="Itziar de la Torre" w:date="2026-01-27T15:24:00Z"/>
        </w:trPr>
        <w:tc>
          <w:tcPr>
            <w:tcW w:w="4516" w:type="dxa"/>
          </w:tcPr>
          <w:p w14:paraId="1906280D" w14:textId="39B6777E" w:rsidR="001B4FFE" w:rsidRDefault="001B4FFE" w:rsidP="001124CA">
            <w:pPr>
              <w:spacing w:line="276" w:lineRule="auto"/>
              <w:jc w:val="both"/>
              <w:rPr>
                <w:ins w:id="110" w:author="Itziar de la Torre" w:date="2026-01-27T15:24:00Z" w16du:dateUtc="2026-01-27T14:24:00Z"/>
                <w:sz w:val="20"/>
                <w:szCs w:val="22"/>
              </w:rPr>
            </w:pPr>
          </w:p>
        </w:tc>
        <w:tc>
          <w:tcPr>
            <w:tcW w:w="4503" w:type="dxa"/>
          </w:tcPr>
          <w:p w14:paraId="1C3B291B" w14:textId="6C029261" w:rsidR="001B4FFE" w:rsidRDefault="001B4FFE" w:rsidP="001124CA">
            <w:pPr>
              <w:spacing w:line="276" w:lineRule="auto"/>
              <w:jc w:val="both"/>
              <w:rPr>
                <w:ins w:id="111" w:author="Itziar de la Torre" w:date="2026-01-27T15:24:00Z" w16du:dateUtc="2026-01-27T14:24:00Z"/>
                <w:sz w:val="20"/>
                <w:szCs w:val="22"/>
              </w:rPr>
            </w:pPr>
          </w:p>
        </w:tc>
      </w:tr>
      <w:tr w:rsidR="001B4FFE" w14:paraId="6162563E" w14:textId="77777777" w:rsidTr="001124CA">
        <w:trPr>
          <w:ins w:id="112" w:author="Itziar de la Torre" w:date="2026-01-27T15:24:00Z"/>
        </w:trPr>
        <w:tc>
          <w:tcPr>
            <w:tcW w:w="4516" w:type="dxa"/>
          </w:tcPr>
          <w:p w14:paraId="5DC0595A" w14:textId="7A6D5CF4" w:rsidR="001B4FFE" w:rsidRDefault="001B4FFE" w:rsidP="001124CA">
            <w:pPr>
              <w:spacing w:line="276" w:lineRule="auto"/>
              <w:jc w:val="both"/>
              <w:rPr>
                <w:ins w:id="113" w:author="Itziar de la Torre" w:date="2026-01-27T15:24:00Z" w16du:dateUtc="2026-01-27T14:24:00Z"/>
                <w:sz w:val="20"/>
                <w:szCs w:val="22"/>
              </w:rPr>
            </w:pPr>
          </w:p>
        </w:tc>
        <w:tc>
          <w:tcPr>
            <w:tcW w:w="4503" w:type="dxa"/>
          </w:tcPr>
          <w:p w14:paraId="3730ACCF" w14:textId="7AC5341E" w:rsidR="001B4FFE" w:rsidRDefault="001B4FFE" w:rsidP="001124CA">
            <w:pPr>
              <w:spacing w:line="276" w:lineRule="auto"/>
              <w:jc w:val="both"/>
              <w:rPr>
                <w:ins w:id="114" w:author="Itziar de la Torre" w:date="2026-01-27T15:24:00Z" w16du:dateUtc="2026-01-27T14:24:00Z"/>
                <w:sz w:val="20"/>
                <w:szCs w:val="22"/>
              </w:rPr>
            </w:pPr>
          </w:p>
        </w:tc>
      </w:tr>
      <w:tr w:rsidR="001B4FFE" w14:paraId="4262C5D2" w14:textId="77777777" w:rsidTr="001124CA">
        <w:trPr>
          <w:ins w:id="115" w:author="Itziar de la Torre" w:date="2026-01-27T15:24:00Z"/>
        </w:trPr>
        <w:tc>
          <w:tcPr>
            <w:tcW w:w="4516" w:type="dxa"/>
          </w:tcPr>
          <w:p w14:paraId="14936896" w14:textId="57BC8333" w:rsidR="001B4FFE" w:rsidRDefault="001B4FFE" w:rsidP="001124CA">
            <w:pPr>
              <w:spacing w:line="276" w:lineRule="auto"/>
              <w:jc w:val="both"/>
              <w:rPr>
                <w:ins w:id="116" w:author="Itziar de la Torre" w:date="2026-01-27T15:24:00Z" w16du:dateUtc="2026-01-27T14:24:00Z"/>
                <w:sz w:val="20"/>
                <w:szCs w:val="22"/>
              </w:rPr>
            </w:pPr>
          </w:p>
        </w:tc>
        <w:tc>
          <w:tcPr>
            <w:tcW w:w="4503" w:type="dxa"/>
          </w:tcPr>
          <w:p w14:paraId="761FF0B8" w14:textId="5093F8CC" w:rsidR="001B4FFE" w:rsidRDefault="001B4FFE" w:rsidP="001124CA">
            <w:pPr>
              <w:spacing w:line="276" w:lineRule="auto"/>
              <w:jc w:val="both"/>
              <w:rPr>
                <w:ins w:id="117" w:author="Itziar de la Torre" w:date="2026-01-27T15:24:00Z" w16du:dateUtc="2026-01-27T14:24:00Z"/>
                <w:sz w:val="20"/>
                <w:szCs w:val="22"/>
              </w:rPr>
            </w:pPr>
          </w:p>
        </w:tc>
      </w:tr>
    </w:tbl>
    <w:p w14:paraId="24083077" w14:textId="604A4834" w:rsidR="006C2F60" w:rsidRDefault="006C2F60" w:rsidP="006C2F60">
      <w:pPr>
        <w:spacing w:line="276" w:lineRule="auto"/>
        <w:jc w:val="both"/>
        <w:rPr>
          <w:sz w:val="20"/>
          <w:szCs w:val="22"/>
        </w:rPr>
      </w:pPr>
    </w:p>
    <w:p w14:paraId="69380B49" w14:textId="77777777" w:rsidR="006C2F60" w:rsidRPr="006C2F60" w:rsidRDefault="006C2F60" w:rsidP="006C2F60">
      <w:pPr>
        <w:spacing w:line="276" w:lineRule="auto"/>
        <w:jc w:val="both"/>
        <w:rPr>
          <w:b/>
          <w:bCs/>
          <w:sz w:val="20"/>
          <w:szCs w:val="22"/>
        </w:rPr>
      </w:pPr>
      <w:r w:rsidRPr="006C2F60">
        <w:rPr>
          <w:b/>
          <w:bCs/>
          <w:sz w:val="20"/>
          <w:szCs w:val="22"/>
          <w:highlight w:val="yellow"/>
        </w:rPr>
        <w:t>SCHEDULE 4: PAYMENT PLAN</w:t>
      </w:r>
    </w:p>
    <w:p w14:paraId="2615E95B" w14:textId="31BF42D8" w:rsidR="006C2F60" w:rsidRPr="001B4FFE" w:rsidRDefault="006C2F60" w:rsidP="006C2F60">
      <w:pPr>
        <w:spacing w:line="276" w:lineRule="auto"/>
        <w:jc w:val="both"/>
        <w:rPr>
          <w:b/>
          <w:bCs/>
          <w:sz w:val="20"/>
          <w:szCs w:val="22"/>
          <w:rPrChange w:id="118" w:author="Itziar de la Torre" w:date="2026-01-27T15:24:00Z" w16du:dateUtc="2026-01-27T14:24:00Z">
            <w:rPr>
              <w:sz w:val="20"/>
              <w:szCs w:val="22"/>
            </w:rPr>
          </w:rPrChange>
        </w:rPr>
      </w:pPr>
      <w:ins w:id="119" w:author="Itziar de la Torre" w:date="2026-01-27T15:13:00Z" w16du:dateUtc="2026-01-27T14:13:00Z">
        <w:r w:rsidRPr="001B4FFE">
          <w:rPr>
            <w:b/>
            <w:bCs/>
            <w:sz w:val="20"/>
            <w:szCs w:val="22"/>
            <w:rPrChange w:id="120" w:author="Itziar de la Torre" w:date="2026-01-27T15:24:00Z" w16du:dateUtc="2026-01-27T14:24:00Z">
              <w:rPr>
                <w:sz w:val="20"/>
                <w:szCs w:val="22"/>
              </w:rPr>
            </w:rPrChange>
          </w:rPr>
          <w:t xml:space="preserve">TGI </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4"/>
        <w:gridCol w:w="3120"/>
        <w:gridCol w:w="3075"/>
      </w:tblGrid>
      <w:tr w:rsidR="006C2F60" w14:paraId="03E8F15F" w14:textId="77777777" w:rsidTr="001124CA">
        <w:tc>
          <w:tcPr>
            <w:tcW w:w="2903" w:type="dxa"/>
          </w:tcPr>
          <w:p w14:paraId="31A608DF" w14:textId="77777777" w:rsidR="006C2F60" w:rsidRDefault="006C2F60" w:rsidP="001124CA">
            <w:pPr>
              <w:spacing w:line="276" w:lineRule="auto"/>
              <w:jc w:val="both"/>
              <w:rPr>
                <w:sz w:val="20"/>
                <w:szCs w:val="22"/>
              </w:rPr>
            </w:pPr>
            <w:r>
              <w:rPr>
                <w:sz w:val="20"/>
                <w:szCs w:val="22"/>
              </w:rPr>
              <w:t>Invoice</w:t>
            </w:r>
          </w:p>
        </w:tc>
        <w:tc>
          <w:tcPr>
            <w:tcW w:w="3212" w:type="dxa"/>
          </w:tcPr>
          <w:p w14:paraId="49AF316C" w14:textId="77777777" w:rsidR="006C2F60" w:rsidRDefault="006C2F60" w:rsidP="001124CA">
            <w:pPr>
              <w:spacing w:line="276" w:lineRule="auto"/>
              <w:jc w:val="both"/>
              <w:rPr>
                <w:sz w:val="20"/>
                <w:szCs w:val="22"/>
              </w:rPr>
            </w:pPr>
            <w:r>
              <w:rPr>
                <w:sz w:val="20"/>
                <w:szCs w:val="22"/>
              </w:rPr>
              <w:t>Time period covered</w:t>
            </w:r>
          </w:p>
        </w:tc>
        <w:tc>
          <w:tcPr>
            <w:tcW w:w="3173" w:type="dxa"/>
          </w:tcPr>
          <w:p w14:paraId="6107D0FA" w14:textId="77777777" w:rsidR="006C2F60" w:rsidRDefault="006C2F60" w:rsidP="001124CA">
            <w:pPr>
              <w:spacing w:line="276" w:lineRule="auto"/>
              <w:jc w:val="both"/>
              <w:rPr>
                <w:sz w:val="20"/>
                <w:szCs w:val="22"/>
              </w:rPr>
            </w:pPr>
            <w:r>
              <w:rPr>
                <w:sz w:val="20"/>
                <w:szCs w:val="22"/>
              </w:rPr>
              <w:t>Amount (SEK)</w:t>
            </w:r>
          </w:p>
        </w:tc>
      </w:tr>
      <w:tr w:rsidR="006C2F60" w14:paraId="0B9352F6" w14:textId="77777777" w:rsidTr="001124CA">
        <w:tc>
          <w:tcPr>
            <w:tcW w:w="2903" w:type="dxa"/>
          </w:tcPr>
          <w:p w14:paraId="1A80883B" w14:textId="77777777" w:rsidR="006C2F60" w:rsidRDefault="006C2F60" w:rsidP="001124CA">
            <w:pPr>
              <w:spacing w:line="276" w:lineRule="auto"/>
              <w:jc w:val="both"/>
              <w:rPr>
                <w:sz w:val="20"/>
                <w:szCs w:val="22"/>
              </w:rPr>
            </w:pPr>
            <w:r>
              <w:rPr>
                <w:sz w:val="20"/>
                <w:szCs w:val="22"/>
              </w:rPr>
              <w:t>1 upon signing of this agreement</w:t>
            </w:r>
          </w:p>
        </w:tc>
        <w:tc>
          <w:tcPr>
            <w:tcW w:w="3212" w:type="dxa"/>
          </w:tcPr>
          <w:p w14:paraId="4FF6F42F" w14:textId="77777777" w:rsidR="006C2F60" w:rsidRDefault="006C2F60" w:rsidP="001124CA">
            <w:pPr>
              <w:spacing w:line="276" w:lineRule="auto"/>
              <w:jc w:val="both"/>
              <w:rPr>
                <w:sz w:val="20"/>
                <w:szCs w:val="22"/>
              </w:rPr>
            </w:pPr>
            <w:r>
              <w:rPr>
                <w:sz w:val="20"/>
                <w:szCs w:val="22"/>
              </w:rPr>
              <w:t>Jan 1 – December 31 2024</w:t>
            </w:r>
          </w:p>
        </w:tc>
        <w:tc>
          <w:tcPr>
            <w:tcW w:w="3173" w:type="dxa"/>
          </w:tcPr>
          <w:p w14:paraId="5002841E" w14:textId="77777777" w:rsidR="006C2F60" w:rsidRDefault="006C2F60" w:rsidP="001124CA">
            <w:pPr>
              <w:spacing w:line="276" w:lineRule="auto"/>
              <w:jc w:val="both"/>
              <w:rPr>
                <w:sz w:val="20"/>
                <w:szCs w:val="22"/>
              </w:rPr>
            </w:pPr>
            <w:r>
              <w:rPr>
                <w:sz w:val="20"/>
                <w:szCs w:val="22"/>
              </w:rPr>
              <w:t>1 310 000</w:t>
            </w:r>
          </w:p>
        </w:tc>
      </w:tr>
      <w:tr w:rsidR="006C2F60" w14:paraId="2BBBD3A0" w14:textId="77777777" w:rsidTr="001124CA">
        <w:tc>
          <w:tcPr>
            <w:tcW w:w="2903" w:type="dxa"/>
          </w:tcPr>
          <w:p w14:paraId="2DE25599" w14:textId="77777777" w:rsidR="006C2F60" w:rsidRDefault="006C2F60" w:rsidP="001124CA">
            <w:pPr>
              <w:spacing w:line="276" w:lineRule="auto"/>
              <w:jc w:val="both"/>
              <w:rPr>
                <w:sz w:val="20"/>
                <w:szCs w:val="22"/>
              </w:rPr>
            </w:pPr>
            <w:r>
              <w:rPr>
                <w:sz w:val="20"/>
                <w:szCs w:val="22"/>
              </w:rPr>
              <w:t>2 in Jan 2025</w:t>
            </w:r>
          </w:p>
        </w:tc>
        <w:tc>
          <w:tcPr>
            <w:tcW w:w="3212" w:type="dxa"/>
          </w:tcPr>
          <w:p w14:paraId="5EFAAB31" w14:textId="77777777" w:rsidR="006C2F60" w:rsidRDefault="006C2F60" w:rsidP="001124CA">
            <w:pPr>
              <w:spacing w:line="276" w:lineRule="auto"/>
              <w:jc w:val="both"/>
              <w:rPr>
                <w:sz w:val="20"/>
                <w:szCs w:val="22"/>
              </w:rPr>
            </w:pPr>
            <w:r>
              <w:rPr>
                <w:sz w:val="20"/>
                <w:szCs w:val="22"/>
              </w:rPr>
              <w:t>Jan 1 – Jun 30 2025</w:t>
            </w:r>
          </w:p>
        </w:tc>
        <w:tc>
          <w:tcPr>
            <w:tcW w:w="3173" w:type="dxa"/>
          </w:tcPr>
          <w:p w14:paraId="5186641F" w14:textId="77777777" w:rsidR="006C2F60" w:rsidRDefault="006C2F60" w:rsidP="001124CA">
            <w:pPr>
              <w:spacing w:line="276" w:lineRule="auto"/>
              <w:jc w:val="both"/>
              <w:rPr>
                <w:sz w:val="20"/>
                <w:szCs w:val="22"/>
              </w:rPr>
            </w:pPr>
            <w:r>
              <w:rPr>
                <w:sz w:val="20"/>
                <w:szCs w:val="22"/>
              </w:rPr>
              <w:t>1 200 000</w:t>
            </w:r>
          </w:p>
        </w:tc>
      </w:tr>
      <w:tr w:rsidR="006C2F60" w14:paraId="75410081" w14:textId="77777777" w:rsidTr="001124CA">
        <w:tc>
          <w:tcPr>
            <w:tcW w:w="2903" w:type="dxa"/>
          </w:tcPr>
          <w:p w14:paraId="5FB27D36" w14:textId="77777777" w:rsidR="006C2F60" w:rsidRDefault="006C2F60" w:rsidP="001124CA">
            <w:pPr>
              <w:spacing w:line="276" w:lineRule="auto"/>
              <w:jc w:val="both"/>
              <w:rPr>
                <w:sz w:val="20"/>
                <w:szCs w:val="22"/>
              </w:rPr>
            </w:pPr>
            <w:r>
              <w:rPr>
                <w:sz w:val="20"/>
                <w:szCs w:val="22"/>
              </w:rPr>
              <w:t>3 in Jul 2025</w:t>
            </w:r>
          </w:p>
        </w:tc>
        <w:tc>
          <w:tcPr>
            <w:tcW w:w="3212" w:type="dxa"/>
          </w:tcPr>
          <w:p w14:paraId="5D7A6385" w14:textId="77777777" w:rsidR="006C2F60" w:rsidRDefault="006C2F60" w:rsidP="001124CA">
            <w:pPr>
              <w:spacing w:line="276" w:lineRule="auto"/>
              <w:jc w:val="both"/>
              <w:rPr>
                <w:sz w:val="20"/>
                <w:szCs w:val="22"/>
              </w:rPr>
            </w:pPr>
            <w:r>
              <w:rPr>
                <w:sz w:val="20"/>
                <w:szCs w:val="22"/>
              </w:rPr>
              <w:t>Jul 1 – Dec 31 2025</w:t>
            </w:r>
          </w:p>
        </w:tc>
        <w:tc>
          <w:tcPr>
            <w:tcW w:w="3173" w:type="dxa"/>
          </w:tcPr>
          <w:p w14:paraId="3B48DC87" w14:textId="77777777" w:rsidR="006C2F60" w:rsidRDefault="006C2F60" w:rsidP="001124CA">
            <w:pPr>
              <w:spacing w:line="276" w:lineRule="auto"/>
              <w:jc w:val="both"/>
              <w:rPr>
                <w:sz w:val="20"/>
                <w:szCs w:val="22"/>
              </w:rPr>
            </w:pPr>
            <w:r>
              <w:rPr>
                <w:sz w:val="20"/>
                <w:szCs w:val="22"/>
              </w:rPr>
              <w:t>1 200 000</w:t>
            </w:r>
          </w:p>
        </w:tc>
      </w:tr>
    </w:tbl>
    <w:p w14:paraId="59BD506B" w14:textId="77777777" w:rsidR="006C2F60" w:rsidRDefault="006C2F60" w:rsidP="006C2F60">
      <w:pPr>
        <w:spacing w:line="276" w:lineRule="auto"/>
        <w:jc w:val="both"/>
        <w:rPr>
          <w:ins w:id="121" w:author="Itziar de la Torre" w:date="2026-01-27T15:13:00Z" w16du:dateUtc="2026-01-27T14:13:00Z"/>
          <w:sz w:val="20"/>
          <w:szCs w:val="22"/>
        </w:rPr>
      </w:pPr>
    </w:p>
    <w:p w14:paraId="4F062D09" w14:textId="783CB007" w:rsidR="006C2F60" w:rsidRPr="001B4FFE" w:rsidRDefault="006C2F60" w:rsidP="006C2F60">
      <w:pPr>
        <w:spacing w:line="276" w:lineRule="auto"/>
        <w:jc w:val="both"/>
        <w:rPr>
          <w:ins w:id="122" w:author="Itziar de la Torre" w:date="2026-01-27T15:13:00Z" w16du:dateUtc="2026-01-27T14:13:00Z"/>
          <w:b/>
          <w:bCs/>
          <w:sz w:val="20"/>
          <w:szCs w:val="22"/>
          <w:rPrChange w:id="123" w:author="Itziar de la Torre" w:date="2026-01-27T15:23:00Z" w16du:dateUtc="2026-01-27T14:23:00Z">
            <w:rPr>
              <w:ins w:id="124" w:author="Itziar de la Torre" w:date="2026-01-27T15:13:00Z" w16du:dateUtc="2026-01-27T14:13:00Z"/>
              <w:sz w:val="20"/>
              <w:szCs w:val="22"/>
            </w:rPr>
          </w:rPrChange>
        </w:rPr>
      </w:pPr>
      <w:ins w:id="125" w:author="Itziar de la Torre" w:date="2026-01-27T15:13:00Z" w16du:dateUtc="2026-01-27T14:13:00Z">
        <w:r w:rsidRPr="001B4FFE">
          <w:rPr>
            <w:b/>
            <w:bCs/>
            <w:sz w:val="20"/>
            <w:szCs w:val="22"/>
            <w:rPrChange w:id="126" w:author="Itziar de la Torre" w:date="2026-01-27T15:23:00Z" w16du:dateUtc="2026-01-27T14:23:00Z">
              <w:rPr>
                <w:sz w:val="20"/>
                <w:szCs w:val="22"/>
              </w:rPr>
            </w:rPrChange>
          </w:rPr>
          <w:t>UOB</w:t>
        </w:r>
      </w:ins>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3117"/>
        <w:gridCol w:w="3073"/>
      </w:tblGrid>
      <w:tr w:rsidR="006C2F60" w14:paraId="1BF1CC71" w14:textId="77777777" w:rsidTr="005A40B6">
        <w:trPr>
          <w:ins w:id="127" w:author="Itziar de la Torre" w:date="2026-01-27T15:13:00Z"/>
        </w:trPr>
        <w:tc>
          <w:tcPr>
            <w:tcW w:w="2829" w:type="dxa"/>
          </w:tcPr>
          <w:p w14:paraId="5A6299DD" w14:textId="77777777" w:rsidR="006C2F60" w:rsidRDefault="006C2F60" w:rsidP="001124CA">
            <w:pPr>
              <w:spacing w:line="276" w:lineRule="auto"/>
              <w:jc w:val="both"/>
              <w:rPr>
                <w:ins w:id="128" w:author="Itziar de la Torre" w:date="2026-01-27T15:13:00Z" w16du:dateUtc="2026-01-27T14:13:00Z"/>
                <w:sz w:val="20"/>
                <w:szCs w:val="22"/>
              </w:rPr>
            </w:pPr>
            <w:ins w:id="129" w:author="Itziar de la Torre" w:date="2026-01-27T15:13:00Z" w16du:dateUtc="2026-01-27T14:13:00Z">
              <w:r>
                <w:rPr>
                  <w:sz w:val="20"/>
                  <w:szCs w:val="22"/>
                </w:rPr>
                <w:t>Invoice</w:t>
              </w:r>
            </w:ins>
          </w:p>
        </w:tc>
        <w:tc>
          <w:tcPr>
            <w:tcW w:w="3117" w:type="dxa"/>
          </w:tcPr>
          <w:p w14:paraId="13B5919F" w14:textId="77777777" w:rsidR="006C2F60" w:rsidRDefault="006C2F60" w:rsidP="001124CA">
            <w:pPr>
              <w:spacing w:line="276" w:lineRule="auto"/>
              <w:jc w:val="both"/>
              <w:rPr>
                <w:ins w:id="130" w:author="Itziar de la Torre" w:date="2026-01-27T15:13:00Z" w16du:dateUtc="2026-01-27T14:13:00Z"/>
                <w:sz w:val="20"/>
                <w:szCs w:val="22"/>
              </w:rPr>
            </w:pPr>
            <w:ins w:id="131" w:author="Itziar de la Torre" w:date="2026-01-27T15:13:00Z" w16du:dateUtc="2026-01-27T14:13:00Z">
              <w:r>
                <w:rPr>
                  <w:sz w:val="20"/>
                  <w:szCs w:val="22"/>
                </w:rPr>
                <w:t>Time period covered</w:t>
              </w:r>
            </w:ins>
          </w:p>
        </w:tc>
        <w:tc>
          <w:tcPr>
            <w:tcW w:w="3073" w:type="dxa"/>
          </w:tcPr>
          <w:p w14:paraId="37A04E8A" w14:textId="77777777" w:rsidR="006C2F60" w:rsidRDefault="006C2F60" w:rsidP="001124CA">
            <w:pPr>
              <w:spacing w:line="276" w:lineRule="auto"/>
              <w:jc w:val="both"/>
              <w:rPr>
                <w:ins w:id="132" w:author="Itziar de la Torre" w:date="2026-01-27T15:13:00Z" w16du:dateUtc="2026-01-27T14:13:00Z"/>
                <w:sz w:val="20"/>
                <w:szCs w:val="22"/>
              </w:rPr>
            </w:pPr>
            <w:ins w:id="133" w:author="Itziar de la Torre" w:date="2026-01-27T15:13:00Z" w16du:dateUtc="2026-01-27T14:13:00Z">
              <w:r>
                <w:rPr>
                  <w:sz w:val="20"/>
                  <w:szCs w:val="22"/>
                </w:rPr>
                <w:t>Amount (SEK)</w:t>
              </w:r>
            </w:ins>
          </w:p>
        </w:tc>
      </w:tr>
      <w:tr w:rsidR="006C2F60" w14:paraId="45B4D9A3" w14:textId="77777777" w:rsidTr="005A40B6">
        <w:trPr>
          <w:ins w:id="134" w:author="Itziar de la Torre" w:date="2026-01-27T15:13:00Z"/>
        </w:trPr>
        <w:tc>
          <w:tcPr>
            <w:tcW w:w="2829" w:type="dxa"/>
          </w:tcPr>
          <w:p w14:paraId="263CC965" w14:textId="7903AC36" w:rsidR="006C2F60" w:rsidRDefault="006C2F60" w:rsidP="001124CA">
            <w:pPr>
              <w:spacing w:line="276" w:lineRule="auto"/>
              <w:jc w:val="both"/>
              <w:rPr>
                <w:ins w:id="135" w:author="Itziar de la Torre" w:date="2026-01-27T15:13:00Z" w16du:dateUtc="2026-01-27T14:13:00Z"/>
                <w:sz w:val="20"/>
                <w:szCs w:val="22"/>
              </w:rPr>
            </w:pPr>
            <w:ins w:id="136" w:author="Itziar de la Torre" w:date="2026-01-27T15:13:00Z" w16du:dateUtc="2026-01-27T14:13:00Z">
              <w:r>
                <w:rPr>
                  <w:sz w:val="20"/>
                  <w:szCs w:val="22"/>
                </w:rPr>
                <w:t xml:space="preserve">1 upon signing of this Amendment </w:t>
              </w:r>
            </w:ins>
          </w:p>
        </w:tc>
        <w:tc>
          <w:tcPr>
            <w:tcW w:w="3117" w:type="dxa"/>
          </w:tcPr>
          <w:p w14:paraId="0506DFF7" w14:textId="47947AF5" w:rsidR="006C2F60" w:rsidRDefault="005A40B6" w:rsidP="001124CA">
            <w:pPr>
              <w:spacing w:line="276" w:lineRule="auto"/>
              <w:jc w:val="both"/>
              <w:rPr>
                <w:ins w:id="137" w:author="Itziar de la Torre" w:date="2026-01-27T15:13:00Z" w16du:dateUtc="2026-01-27T14:13:00Z"/>
                <w:sz w:val="20"/>
                <w:szCs w:val="22"/>
              </w:rPr>
            </w:pPr>
            <w:ins w:id="138" w:author="Martin Gerdin Wärnberg" w:date="2026-01-29T05:49:00Z" w16du:dateUtc="2026-01-29T04:49:00Z">
              <w:r>
                <w:rPr>
                  <w:sz w:val="20"/>
                  <w:szCs w:val="22"/>
                </w:rPr>
                <w:t>Jan 1 – December 31 2026</w:t>
              </w:r>
            </w:ins>
          </w:p>
        </w:tc>
        <w:tc>
          <w:tcPr>
            <w:tcW w:w="3073" w:type="dxa"/>
          </w:tcPr>
          <w:p w14:paraId="73CACA03" w14:textId="614A8BAE" w:rsidR="006C2F60" w:rsidRDefault="005A40B6" w:rsidP="001124CA">
            <w:pPr>
              <w:spacing w:line="276" w:lineRule="auto"/>
              <w:jc w:val="both"/>
              <w:rPr>
                <w:ins w:id="139" w:author="Itziar de la Torre" w:date="2026-01-27T15:13:00Z" w16du:dateUtc="2026-01-27T14:13:00Z"/>
                <w:sz w:val="20"/>
                <w:szCs w:val="22"/>
              </w:rPr>
            </w:pPr>
            <w:ins w:id="140" w:author="Martin Gerdin Wärnberg" w:date="2026-01-29T05:49:00Z" w16du:dateUtc="2026-01-29T04:49:00Z">
              <w:r>
                <w:rPr>
                  <w:sz w:val="20"/>
                  <w:szCs w:val="22"/>
                </w:rPr>
                <w:t>125000</w:t>
              </w:r>
            </w:ins>
          </w:p>
        </w:tc>
      </w:tr>
    </w:tbl>
    <w:p w14:paraId="095EEFD3" w14:textId="77777777" w:rsidR="006C2F60" w:rsidRPr="00684D9B" w:rsidRDefault="006C2F60" w:rsidP="006C2F60">
      <w:pPr>
        <w:spacing w:line="276" w:lineRule="auto"/>
        <w:jc w:val="both"/>
        <w:rPr>
          <w:sz w:val="20"/>
          <w:szCs w:val="22"/>
        </w:rPr>
      </w:pPr>
    </w:p>
    <w:p w14:paraId="513E4371" w14:textId="77777777" w:rsidR="001840E2" w:rsidRDefault="001840E2">
      <w:pPr>
        <w:jc w:val="center"/>
      </w:pPr>
    </w:p>
    <w:sectPr w:rsidR="001840E2">
      <w:footerReference w:type="first" r:id="rId11"/>
      <w:pgSz w:w="11909" w:h="16834" w:code="9"/>
      <w:pgMar w:top="1008" w:right="1440" w:bottom="1152" w:left="1440" w:header="1440" w:footer="720" w:gutter="0"/>
      <w:pgNumType w:start="1"/>
      <w:cols w:space="720"/>
      <w:noEndnote/>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tziar de la Torre" w:date="2025-09-29T16:24:00Z" w:initials="ID">
    <w:p w14:paraId="718041D6" w14:textId="77777777" w:rsidR="00F4682C" w:rsidRDefault="00D83204" w:rsidP="00F4682C">
      <w:pPr>
        <w:pStyle w:val="CommentText"/>
      </w:pPr>
      <w:r>
        <w:rPr>
          <w:rStyle w:val="CommentReference"/>
        </w:rPr>
        <w:annotationRef/>
      </w:r>
      <w:r w:rsidR="00F4682C">
        <w:t>Please state an effective date or write ”</w:t>
      </w:r>
      <w:r w:rsidR="00F4682C">
        <w:rPr>
          <w:lang w:val="en-GB"/>
        </w:rPr>
        <w:t xml:space="preserve">on the day it is duly signed by the legal representatives of the Parties” </w:t>
      </w:r>
    </w:p>
  </w:comment>
  <w:comment w:id="10" w:author="Itziar de la Torre" w:date="2026-01-27T15:26:00Z" w:initials="ID">
    <w:p w14:paraId="25130A31" w14:textId="77777777" w:rsidR="003014E3" w:rsidRDefault="003014E3" w:rsidP="003014E3">
      <w:pPr>
        <w:pStyle w:val="CommentText"/>
      </w:pPr>
      <w:r>
        <w:rPr>
          <w:rStyle w:val="CommentReference"/>
        </w:rPr>
        <w:annotationRef/>
      </w:r>
      <w:r>
        <w:rPr>
          <w:lang w:val="en-GB"/>
        </w:rPr>
        <w:t>See KI obligations:</w:t>
      </w:r>
    </w:p>
    <w:p w14:paraId="667ACD1E" w14:textId="77777777" w:rsidR="003014E3" w:rsidRDefault="003014E3" w:rsidP="003014E3">
      <w:pPr>
        <w:pStyle w:val="CommentText"/>
      </w:pPr>
      <w:r>
        <w:rPr>
          <w:lang w:val="en-GB"/>
        </w:rPr>
        <w: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t>
      </w:r>
      <w:r>
        <w:br/>
        <w:t> </w:t>
      </w:r>
    </w:p>
    <w:p w14:paraId="1E2FAA51" w14:textId="77777777" w:rsidR="003014E3" w:rsidRDefault="003014E3" w:rsidP="003014E3">
      <w:pPr>
        <w:pStyle w:val="CommentText"/>
      </w:pPr>
      <w:r>
        <w:t>See also 4.4.1 och 2.</w:t>
      </w:r>
    </w:p>
  </w:comment>
  <w:comment w:id="13" w:author="Itziar de la Torre" w:date="2026-01-27T15:26:00Z" w:initials="ID">
    <w:p w14:paraId="196D6ADC" w14:textId="77777777" w:rsidR="00893274" w:rsidRDefault="00893274" w:rsidP="00893274">
      <w:pPr>
        <w:pStyle w:val="CommentText"/>
      </w:pPr>
      <w:r>
        <w:rPr>
          <w:rStyle w:val="CommentReference"/>
        </w:rPr>
        <w:annotationRef/>
      </w:r>
      <w:r>
        <w:rPr>
          <w:lang w:val="en-GB"/>
        </w:rPr>
        <w:t>See KI obligations:</w:t>
      </w:r>
    </w:p>
    <w:p w14:paraId="15A947B3" w14:textId="77777777" w:rsidR="00893274" w:rsidRDefault="00893274" w:rsidP="00893274">
      <w:pPr>
        <w:pStyle w:val="CommentText"/>
      </w:pPr>
      <w:r>
        <w:rPr>
          <w:lang w:val="en-GB"/>
        </w:rPr>
        <w: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t>
      </w:r>
      <w:r>
        <w:br/>
        <w:t> </w:t>
      </w:r>
    </w:p>
    <w:p w14:paraId="1A306656" w14:textId="77777777" w:rsidR="00893274" w:rsidRDefault="00893274" w:rsidP="00893274">
      <w:pPr>
        <w:pStyle w:val="CommentText"/>
      </w:pPr>
      <w:r>
        <w:t>See also 4.4.1 och 2.</w:t>
      </w:r>
    </w:p>
  </w:comment>
  <w:comment w:id="14" w:author="Itziar de la Torre" w:date="2026-01-27T14:15:00Z" w:initials="ID">
    <w:p w14:paraId="7E33CCFE" w14:textId="77777777" w:rsidR="002145E6" w:rsidRDefault="002145E6" w:rsidP="002145E6">
      <w:pPr>
        <w:pStyle w:val="CommentText"/>
      </w:pPr>
      <w:r>
        <w:rPr>
          <w:rStyle w:val="CommentReference"/>
        </w:rPr>
        <w:annotationRef/>
      </w:r>
      <w:r>
        <w:t>Please note that the agreement already states that ”The Parties may invite Karla Hemming of the University of Birmingham to the meetings, when considered relevant.”</w:t>
      </w:r>
    </w:p>
    <w:p w14:paraId="4AFB064A" w14:textId="77777777" w:rsidR="002145E6" w:rsidRDefault="002145E6" w:rsidP="002145E6">
      <w:pPr>
        <w:pStyle w:val="CommentText"/>
      </w:pPr>
      <w:r>
        <w:t>If UoB is a party to this agreement, the PI’s role should be reconsidered.</w:t>
      </w:r>
    </w:p>
  </w:comment>
  <w:comment w:id="56" w:author="Itziar de la Torre" w:date="2026-01-27T15:27:00Z" w:initials="ID">
    <w:p w14:paraId="677C2332" w14:textId="77777777" w:rsidR="00F1559B" w:rsidRDefault="00F1559B" w:rsidP="00F1559B">
      <w:pPr>
        <w:pStyle w:val="CommentText"/>
      </w:pPr>
      <w:r>
        <w:rPr>
          <w:rStyle w:val="CommentReference"/>
        </w:rPr>
        <w:annotationRef/>
      </w:r>
      <w:r>
        <w:t>We need to re-write article 7 to include UoB.</w:t>
      </w:r>
    </w:p>
  </w:comment>
  <w:comment w:id="62" w:author="Martin Gerdin Wärnberg" w:date="2026-01-29T05:42:00Z" w:initials="MG">
    <w:p w14:paraId="34576332" w14:textId="77777777" w:rsidR="005A40B6" w:rsidRDefault="005A40B6" w:rsidP="005A40B6">
      <w:r>
        <w:rPr>
          <w:rStyle w:val="CommentReference"/>
        </w:rPr>
        <w:annotationRef/>
      </w:r>
      <w:r>
        <w:rPr>
          <w:sz w:val="20"/>
        </w:rPr>
        <w:t>The current article 8 only mentions TGI in 8.4.1.2 and then only in relation to its obligation to ensure that individual site PIs do not publish without approval. The rest is general and should apply to UoB once it enters into this agreement, right?</w:t>
      </w:r>
    </w:p>
  </w:comment>
  <w:comment w:id="71" w:author="Itziar de la Torre" w:date="2026-01-27T15:34:00Z" w:initials="ID">
    <w:p w14:paraId="137B4265" w14:textId="0226C932" w:rsidR="00110689" w:rsidRDefault="00110689" w:rsidP="00110689">
      <w:pPr>
        <w:pStyle w:val="CommentText"/>
      </w:pPr>
      <w:r>
        <w:rPr>
          <w:rStyle w:val="CommentReference"/>
        </w:rPr>
        <w:annotationRef/>
      </w:r>
      <w:r>
        <w:t>Therese, kolla bilagan.</w:t>
      </w:r>
    </w:p>
  </w:comment>
  <w:comment w:id="72" w:author="Itziar de la Torre" w:date="2026-01-27T15:29:00Z" w:initials="ID">
    <w:p w14:paraId="408B037C" w14:textId="77777777" w:rsidR="00C802FD" w:rsidRDefault="00C802FD" w:rsidP="00C802FD">
      <w:pPr>
        <w:pStyle w:val="CommentText"/>
      </w:pPr>
      <w:r>
        <w:rPr>
          <w:rStyle w:val="CommentReference"/>
        </w:rPr>
        <w:annotationRef/>
      </w:r>
      <w:r>
        <w:t>Should we include this?</w:t>
      </w:r>
    </w:p>
  </w:comment>
  <w:comment w:id="73" w:author="Martin Gerdin Wärnberg" w:date="2026-01-29T05:47:00Z" w:initials="MG">
    <w:p w14:paraId="118BECB3" w14:textId="77777777" w:rsidR="005A40B6" w:rsidRDefault="005A40B6" w:rsidP="005A40B6">
      <w:r>
        <w:rPr>
          <w:rStyle w:val="CommentReference"/>
        </w:rPr>
        <w:annotationRef/>
      </w:r>
      <w:r>
        <w:rPr>
          <w:sz w:val="20"/>
        </w:rPr>
        <w:t>I think so</w:t>
      </w:r>
    </w:p>
  </w:comment>
  <w:comment w:id="74" w:author="Itziar de la Torre" w:date="2026-01-27T15:46:00Z" w:initials="ID">
    <w:p w14:paraId="72795E2E" w14:textId="6F056E45" w:rsidR="00D76F58" w:rsidRDefault="00D76F58" w:rsidP="00D76F58">
      <w:pPr>
        <w:pStyle w:val="CommentText"/>
      </w:pPr>
      <w:r>
        <w:rPr>
          <w:rStyle w:val="CommentReference"/>
        </w:rPr>
        <w:annotationRef/>
      </w:r>
      <w:r>
        <w:t>If required by UoB, we can include the original agreement in an attachment.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8041D6" w15:done="0"/>
  <w15:commentEx w15:paraId="1E2FAA51" w15:done="0"/>
  <w15:commentEx w15:paraId="1A306656" w15:done="0"/>
  <w15:commentEx w15:paraId="4AFB064A" w15:done="0"/>
  <w15:commentEx w15:paraId="677C2332" w15:done="0"/>
  <w15:commentEx w15:paraId="34576332" w15:done="0"/>
  <w15:commentEx w15:paraId="137B4265" w15:done="0"/>
  <w15:commentEx w15:paraId="408B037C" w15:done="0"/>
  <w15:commentEx w15:paraId="118BECB3" w15:paraIdParent="408B037C" w15:done="0"/>
  <w15:commentEx w15:paraId="72795E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BBF629" w16cex:dateUtc="2026-01-27T14:26:00Z"/>
  <w16cex:commentExtensible w16cex:durableId="6A1FF373" w16cex:dateUtc="2026-01-27T14:26:00Z"/>
  <w16cex:commentExtensible w16cex:durableId="588C1FBA" w16cex:dateUtc="2026-01-27T13:15:00Z"/>
  <w16cex:commentExtensible w16cex:durableId="75B49480" w16cex:dateUtc="2026-01-27T14:27:00Z"/>
  <w16cex:commentExtensible w16cex:durableId="3892EE39" w16cex:dateUtc="2026-01-29T04:42:00Z"/>
  <w16cex:commentExtensible w16cex:durableId="6DD54E23" w16cex:dateUtc="2026-01-27T14:34:00Z"/>
  <w16cex:commentExtensible w16cex:durableId="2397714C" w16cex:dateUtc="2026-01-27T14:29:00Z"/>
  <w16cex:commentExtensible w16cex:durableId="11CE455A" w16cex:dateUtc="2026-01-29T04:47:00Z"/>
  <w16cex:commentExtensible w16cex:durableId="7A4502E3" w16cex:dateUtc="2026-01-27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8041D6" w16cid:durableId="69F50C69"/>
  <w16cid:commentId w16cid:paraId="1E2FAA51" w16cid:durableId="1DBBF629"/>
  <w16cid:commentId w16cid:paraId="1A306656" w16cid:durableId="6A1FF373"/>
  <w16cid:commentId w16cid:paraId="4AFB064A" w16cid:durableId="588C1FBA"/>
  <w16cid:commentId w16cid:paraId="677C2332" w16cid:durableId="75B49480"/>
  <w16cid:commentId w16cid:paraId="34576332" w16cid:durableId="3892EE39"/>
  <w16cid:commentId w16cid:paraId="137B4265" w16cid:durableId="6DD54E23"/>
  <w16cid:commentId w16cid:paraId="408B037C" w16cid:durableId="2397714C"/>
  <w16cid:commentId w16cid:paraId="118BECB3" w16cid:durableId="11CE455A"/>
  <w16cid:commentId w16cid:paraId="72795E2E" w16cid:durableId="7A4502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B92F3" w14:textId="77777777" w:rsidR="00AD2242" w:rsidRDefault="00AD2242">
      <w:r>
        <w:separator/>
      </w:r>
    </w:p>
  </w:endnote>
  <w:endnote w:type="continuationSeparator" w:id="0">
    <w:p w14:paraId="154678F0" w14:textId="77777777" w:rsidR="00AD2242" w:rsidRDefault="00AD22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0585" w14:textId="77777777" w:rsidR="00D1082E" w:rsidRDefault="00D1082E">
    <w:pPr>
      <w:autoSpaceDE w:val="0"/>
      <w:autoSpaceDN w:val="0"/>
      <w:jc w:val="right"/>
      <w:rPr>
        <w:caps/>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21792" w14:textId="77777777" w:rsidR="00AD2242" w:rsidRDefault="00AD2242">
      <w:r>
        <w:separator/>
      </w:r>
    </w:p>
  </w:footnote>
  <w:footnote w:type="continuationSeparator" w:id="0">
    <w:p w14:paraId="338791FC" w14:textId="77777777" w:rsidR="00AD2242" w:rsidRDefault="00AD22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07421"/>
    <w:multiLevelType w:val="hybridMultilevel"/>
    <w:tmpl w:val="D746164E"/>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 w15:restartNumberingAfterBreak="0">
    <w:nsid w:val="333833CA"/>
    <w:multiLevelType w:val="multilevel"/>
    <w:tmpl w:val="E20C733C"/>
    <w:lvl w:ilvl="0">
      <w:start w:val="1"/>
      <w:numFmt w:val="decimal"/>
      <w:pStyle w:val="Heading1"/>
      <w:lvlText w:val="Article %1   "/>
      <w:lvlJc w:val="left"/>
      <w:pPr>
        <w:tabs>
          <w:tab w:val="num" w:pos="1440"/>
        </w:tabs>
        <w:ind w:left="720" w:hanging="720"/>
      </w:pPr>
      <w:rPr>
        <w:rFonts w:ascii="Times New Roman" w:hAnsi="Times New Roman" w:hint="default"/>
        <w:b/>
        <w:i w:val="0"/>
        <w:caps/>
        <w:sz w:val="28"/>
        <w:szCs w:val="28"/>
      </w:rPr>
    </w:lvl>
    <w:lvl w:ilvl="1">
      <w:start w:val="1"/>
      <w:numFmt w:val="decimal"/>
      <w:pStyle w:val="Heading2"/>
      <w:lvlText w:val="%1.%2"/>
      <w:lvlJc w:val="left"/>
      <w:pPr>
        <w:tabs>
          <w:tab w:val="num" w:pos="720"/>
        </w:tabs>
        <w:ind w:left="720" w:hanging="720"/>
      </w:pPr>
      <w:rPr>
        <w:rFonts w:ascii="Times New Roman" w:hAnsi="Times New Roman" w:hint="default"/>
        <w:b w:val="0"/>
        <w:i w:val="0"/>
        <w:sz w:val="22"/>
      </w:rPr>
    </w:lvl>
    <w:lvl w:ilvl="2">
      <w:start w:val="1"/>
      <w:numFmt w:val="lowerLetter"/>
      <w:pStyle w:val="Heading3"/>
      <w:lvlText w:val="(%3)"/>
      <w:lvlJc w:val="left"/>
      <w:pPr>
        <w:tabs>
          <w:tab w:val="num" w:pos="720"/>
        </w:tabs>
        <w:ind w:left="1440" w:hanging="720"/>
      </w:pPr>
      <w:rPr>
        <w:rFonts w:ascii="Times New Roman" w:hAnsi="Times New Roman" w:hint="default"/>
        <w:b w:val="0"/>
        <w:i w:val="0"/>
        <w:sz w:val="22"/>
      </w:rPr>
    </w:lvl>
    <w:lvl w:ilvl="3">
      <w:start w:val="1"/>
      <w:numFmt w:val="lowerRoman"/>
      <w:lvlRestart w:val="0"/>
      <w:pStyle w:val="Heading4"/>
      <w:lvlText w:val="(%4)"/>
      <w:lvlJc w:val="left"/>
      <w:pPr>
        <w:tabs>
          <w:tab w:val="num" w:pos="2160"/>
        </w:tabs>
        <w:ind w:left="2160" w:hanging="648"/>
      </w:pPr>
      <w:rPr>
        <w:rFonts w:ascii="Times New Roman" w:hAnsi="Times New Roman" w:hint="default"/>
        <w:b w:val="0"/>
        <w:i w:val="0"/>
        <w:sz w:val="22"/>
      </w:rPr>
    </w:lvl>
    <w:lvl w:ilvl="4">
      <w:start w:val="1"/>
      <w:numFmt w:val="upperLetter"/>
      <w:pStyle w:val="Heading5"/>
      <w:lvlText w:val="(%5)"/>
      <w:lvlJc w:val="left"/>
      <w:pPr>
        <w:tabs>
          <w:tab w:val="num" w:pos="3240"/>
        </w:tabs>
        <w:ind w:left="720" w:firstLine="2160"/>
      </w:pPr>
      <w:rPr>
        <w:rFonts w:ascii="Times New Roman" w:hAnsi="Times New Roman" w:hint="default"/>
        <w:b w:val="0"/>
        <w:i w:val="0"/>
        <w:sz w:val="24"/>
      </w:rPr>
    </w:lvl>
    <w:lvl w:ilvl="5">
      <w:start w:val="1"/>
      <w:numFmt w:val="decimal"/>
      <w:pStyle w:val="Heading6"/>
      <w:lvlText w:val="(%6)"/>
      <w:lvlJc w:val="left"/>
      <w:pPr>
        <w:tabs>
          <w:tab w:val="num" w:pos="2160"/>
        </w:tabs>
        <w:ind w:left="2160" w:hanging="720"/>
      </w:pPr>
      <w:rPr>
        <w:rFonts w:ascii="Times New Roman" w:hAnsi="Times New Roman" w:hint="default"/>
        <w:b w:val="0"/>
        <w:i w:val="0"/>
        <w:sz w:val="24"/>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39326D40"/>
    <w:multiLevelType w:val="hybridMultilevel"/>
    <w:tmpl w:val="EFA2A2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C415C31"/>
    <w:multiLevelType w:val="hybridMultilevel"/>
    <w:tmpl w:val="8E9C7E96"/>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A933789"/>
    <w:multiLevelType w:val="hybridMultilevel"/>
    <w:tmpl w:val="7832AE68"/>
    <w:lvl w:ilvl="0" w:tplc="041D0015">
      <w:start w:val="1"/>
      <w:numFmt w:val="upp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4F6E7AA6"/>
    <w:multiLevelType w:val="multilevel"/>
    <w:tmpl w:val="A9A83E2C"/>
    <w:lvl w:ilvl="0">
      <w:start w:val="1"/>
      <w:numFmt w:val="decimal"/>
      <w:lvlText w:val="%1"/>
      <w:lvlJc w:val="left"/>
      <w:pPr>
        <w:tabs>
          <w:tab w:val="num" w:pos="720"/>
        </w:tabs>
        <w:ind w:left="720" w:hanging="720"/>
      </w:pPr>
      <w:rPr>
        <w:rFonts w:ascii="Times New Roman Bold" w:hAnsi="Times New Roman Bold" w:hint="default"/>
        <w:b/>
        <w:i w:val="0"/>
        <w:caps/>
        <w:smallCaps w:val="0"/>
        <w:color w:val="auto"/>
        <w:sz w:val="22"/>
        <w:u w:val="none"/>
      </w:rPr>
    </w:lvl>
    <w:lvl w:ilvl="1">
      <w:start w:val="1"/>
      <w:numFmt w:val="decimal"/>
      <w:lvlText w:val="%2."/>
      <w:lvlJc w:val="left"/>
      <w:pPr>
        <w:tabs>
          <w:tab w:val="num" w:pos="810"/>
        </w:tabs>
        <w:ind w:left="810" w:hanging="720"/>
      </w:pPr>
      <w:rPr>
        <w:rFonts w:hint="default"/>
        <w:b/>
        <w:i w:val="0"/>
        <w:caps/>
        <w:smallCaps w:val="0"/>
        <w:color w:val="auto"/>
        <w:sz w:val="22"/>
        <w:u w:val="none"/>
      </w:rPr>
    </w:lvl>
    <w:lvl w:ilvl="2">
      <w:start w:val="1"/>
      <w:numFmt w:val="lowerLetter"/>
      <w:lvlText w:val="(%3)"/>
      <w:lvlJc w:val="left"/>
      <w:pPr>
        <w:tabs>
          <w:tab w:val="num" w:pos="1080"/>
        </w:tabs>
        <w:ind w:left="720" w:firstLine="0"/>
      </w:pPr>
      <w:rPr>
        <w:rFonts w:ascii="Times New Roman" w:hAnsi="Times New Roman" w:hint="default"/>
        <w:b w:val="0"/>
        <w:i w:val="0"/>
        <w:caps/>
        <w:smallCaps w:val="0"/>
        <w:color w:val="auto"/>
        <w:sz w:val="22"/>
        <w:u w:val="none"/>
      </w:rPr>
    </w:lvl>
    <w:lvl w:ilvl="3">
      <w:start w:val="1"/>
      <w:numFmt w:val="lowerRoman"/>
      <w:lvlRestart w:val="0"/>
      <w:lvlText w:val="(%4)"/>
      <w:lvlJc w:val="left"/>
      <w:pPr>
        <w:tabs>
          <w:tab w:val="num" w:pos="2160"/>
        </w:tabs>
        <w:ind w:left="2160" w:hanging="648"/>
      </w:pPr>
      <w:rPr>
        <w:rFonts w:ascii="Times New Roman" w:hAnsi="Times New Roman" w:hint="default"/>
        <w:b w:val="0"/>
        <w:i w:val="0"/>
        <w:color w:val="auto"/>
        <w:sz w:val="22"/>
        <w:u w:val="none"/>
      </w:rPr>
    </w:lvl>
    <w:lvl w:ilvl="4">
      <w:start w:val="1"/>
      <w:numFmt w:val="upperLetter"/>
      <w:lvlText w:val="(%5)"/>
      <w:lvlJc w:val="left"/>
      <w:pPr>
        <w:tabs>
          <w:tab w:val="num" w:pos="3240"/>
        </w:tabs>
        <w:ind w:left="720" w:firstLine="2160"/>
      </w:pPr>
      <w:rPr>
        <w:rFonts w:ascii="Times New Roman" w:hAnsi="Times New Roman" w:hint="default"/>
        <w:b w:val="0"/>
        <w:i w:val="0"/>
        <w:color w:val="auto"/>
        <w:sz w:val="24"/>
        <w:u w:val="none"/>
      </w:rPr>
    </w:lvl>
    <w:lvl w:ilvl="5">
      <w:start w:val="1"/>
      <w:numFmt w:val="decimal"/>
      <w:lvlText w:val="(%6)"/>
      <w:lvlJc w:val="left"/>
      <w:pPr>
        <w:tabs>
          <w:tab w:val="num" w:pos="2160"/>
        </w:tabs>
        <w:ind w:left="2160" w:hanging="720"/>
      </w:pPr>
      <w:rPr>
        <w:rFonts w:ascii="Times New Roman" w:hAnsi="Times New Roman" w:hint="default"/>
        <w:b w:val="0"/>
        <w:i w:val="0"/>
        <w:color w:val="auto"/>
        <w:sz w:val="24"/>
        <w:u w:val="none"/>
      </w:rPr>
    </w:lvl>
    <w:lvl w:ilvl="6">
      <w:start w:val="1"/>
      <w:numFmt w:val="decimal"/>
      <w:lvlText w:val="%1.%2.%3.%4.%5.%6.%7"/>
      <w:lvlJc w:val="left"/>
      <w:pPr>
        <w:tabs>
          <w:tab w:val="num" w:pos="1296"/>
        </w:tabs>
        <w:ind w:left="1296" w:hanging="1296"/>
      </w:pPr>
      <w:rPr>
        <w:rFonts w:hint="default"/>
        <w:color w:val="auto"/>
        <w:u w:val="none"/>
      </w:rPr>
    </w:lvl>
    <w:lvl w:ilvl="7">
      <w:start w:val="1"/>
      <w:numFmt w:val="decimal"/>
      <w:lvlText w:val="%1.%2.%3.%4.%5.%6.%7.%8"/>
      <w:lvlJc w:val="left"/>
      <w:pPr>
        <w:tabs>
          <w:tab w:val="num" w:pos="1440"/>
        </w:tabs>
        <w:ind w:left="1440" w:hanging="1440"/>
      </w:pPr>
      <w:rPr>
        <w:rFonts w:hint="default"/>
        <w:color w:val="auto"/>
        <w:u w:val="none"/>
      </w:rPr>
    </w:lvl>
    <w:lvl w:ilvl="8">
      <w:start w:val="1"/>
      <w:numFmt w:val="decimal"/>
      <w:lvlText w:val="%1.%2.%3.%4.%5.%6.%7.%8.%9"/>
      <w:lvlJc w:val="left"/>
      <w:pPr>
        <w:tabs>
          <w:tab w:val="num" w:pos="1584"/>
        </w:tabs>
        <w:ind w:left="1584" w:hanging="1584"/>
      </w:pPr>
      <w:rPr>
        <w:rFonts w:hint="default"/>
        <w:color w:val="auto"/>
        <w:u w:val="none"/>
      </w:rPr>
    </w:lvl>
  </w:abstractNum>
  <w:abstractNum w:abstractNumId="7" w15:restartNumberingAfterBreak="0">
    <w:nsid w:val="732E010B"/>
    <w:multiLevelType w:val="hybridMultilevel"/>
    <w:tmpl w:val="C9D0BF36"/>
    <w:lvl w:ilvl="0" w:tplc="ED020E8E">
      <w:start w:val="23"/>
      <w:numFmt w:val="decimal"/>
      <w:lvlText w:val="%1"/>
      <w:lvlJc w:val="left"/>
      <w:pPr>
        <w:tabs>
          <w:tab w:val="num" w:pos="644"/>
        </w:tabs>
        <w:ind w:left="644" w:hanging="360"/>
      </w:pPr>
      <w:rPr>
        <w:rFonts w:hint="default"/>
        <w:b/>
      </w:rPr>
    </w:lvl>
    <w:lvl w:ilvl="1" w:tplc="041D0019" w:tentative="1">
      <w:start w:val="1"/>
      <w:numFmt w:val="lowerLetter"/>
      <w:lvlText w:val="%2."/>
      <w:lvlJc w:val="left"/>
      <w:pPr>
        <w:tabs>
          <w:tab w:val="num" w:pos="1364"/>
        </w:tabs>
        <w:ind w:left="1364" w:hanging="360"/>
      </w:pPr>
    </w:lvl>
    <w:lvl w:ilvl="2" w:tplc="041D001B" w:tentative="1">
      <w:start w:val="1"/>
      <w:numFmt w:val="lowerRoman"/>
      <w:lvlText w:val="%3."/>
      <w:lvlJc w:val="right"/>
      <w:pPr>
        <w:tabs>
          <w:tab w:val="num" w:pos="2084"/>
        </w:tabs>
        <w:ind w:left="2084" w:hanging="180"/>
      </w:pPr>
    </w:lvl>
    <w:lvl w:ilvl="3" w:tplc="041D000F" w:tentative="1">
      <w:start w:val="1"/>
      <w:numFmt w:val="decimal"/>
      <w:lvlText w:val="%4."/>
      <w:lvlJc w:val="left"/>
      <w:pPr>
        <w:tabs>
          <w:tab w:val="num" w:pos="2804"/>
        </w:tabs>
        <w:ind w:left="2804" w:hanging="360"/>
      </w:pPr>
    </w:lvl>
    <w:lvl w:ilvl="4" w:tplc="041D0019" w:tentative="1">
      <w:start w:val="1"/>
      <w:numFmt w:val="lowerLetter"/>
      <w:lvlText w:val="%5."/>
      <w:lvlJc w:val="left"/>
      <w:pPr>
        <w:tabs>
          <w:tab w:val="num" w:pos="3524"/>
        </w:tabs>
        <w:ind w:left="3524" w:hanging="360"/>
      </w:pPr>
    </w:lvl>
    <w:lvl w:ilvl="5" w:tplc="041D001B" w:tentative="1">
      <w:start w:val="1"/>
      <w:numFmt w:val="lowerRoman"/>
      <w:lvlText w:val="%6."/>
      <w:lvlJc w:val="right"/>
      <w:pPr>
        <w:tabs>
          <w:tab w:val="num" w:pos="4244"/>
        </w:tabs>
        <w:ind w:left="4244" w:hanging="180"/>
      </w:pPr>
    </w:lvl>
    <w:lvl w:ilvl="6" w:tplc="041D000F" w:tentative="1">
      <w:start w:val="1"/>
      <w:numFmt w:val="decimal"/>
      <w:lvlText w:val="%7."/>
      <w:lvlJc w:val="left"/>
      <w:pPr>
        <w:tabs>
          <w:tab w:val="num" w:pos="4964"/>
        </w:tabs>
        <w:ind w:left="4964" w:hanging="360"/>
      </w:pPr>
    </w:lvl>
    <w:lvl w:ilvl="7" w:tplc="041D0019" w:tentative="1">
      <w:start w:val="1"/>
      <w:numFmt w:val="lowerLetter"/>
      <w:lvlText w:val="%8."/>
      <w:lvlJc w:val="left"/>
      <w:pPr>
        <w:tabs>
          <w:tab w:val="num" w:pos="5684"/>
        </w:tabs>
        <w:ind w:left="5684" w:hanging="360"/>
      </w:pPr>
    </w:lvl>
    <w:lvl w:ilvl="8" w:tplc="041D001B" w:tentative="1">
      <w:start w:val="1"/>
      <w:numFmt w:val="lowerRoman"/>
      <w:lvlText w:val="%9."/>
      <w:lvlJc w:val="right"/>
      <w:pPr>
        <w:tabs>
          <w:tab w:val="num" w:pos="6404"/>
        </w:tabs>
        <w:ind w:left="6404" w:hanging="180"/>
      </w:pPr>
    </w:lvl>
  </w:abstractNum>
  <w:num w:numId="1" w16cid:durableId="59062588">
    <w:abstractNumId w:val="2"/>
  </w:num>
  <w:num w:numId="2" w16cid:durableId="1844515856">
    <w:abstractNumId w:val="6"/>
  </w:num>
  <w:num w:numId="3" w16cid:durableId="1618755949">
    <w:abstractNumId w:val="7"/>
  </w:num>
  <w:num w:numId="4" w16cid:durableId="1117413891">
    <w:abstractNumId w:val="4"/>
  </w:num>
  <w:num w:numId="5" w16cid:durableId="1770731455">
    <w:abstractNumId w:val="0"/>
  </w:num>
  <w:num w:numId="6" w16cid:durableId="1230650757">
    <w:abstractNumId w:val="5"/>
  </w:num>
  <w:num w:numId="7" w16cid:durableId="1087075647">
    <w:abstractNumId w:val="1"/>
  </w:num>
  <w:num w:numId="8" w16cid:durableId="500507744">
    <w:abstractNumId w:val="3"/>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 Gerdin Wärnberg">
    <w15:presenceInfo w15:providerId="AD" w15:userId="S::martin.gerdin@ki.se::77153f61-4c5f-462a-acd4-483a5c64ba16"/>
  </w15:person>
  <w15:person w15:author="Itziar de la Torre">
    <w15:presenceInfo w15:providerId="None" w15:userId="Itziar de la Torr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BA"/>
    <w:rsid w:val="000117E9"/>
    <w:rsid w:val="0001771A"/>
    <w:rsid w:val="00086BEA"/>
    <w:rsid w:val="000A6BB6"/>
    <w:rsid w:val="000B3C77"/>
    <w:rsid w:val="000F3BD6"/>
    <w:rsid w:val="00110689"/>
    <w:rsid w:val="00141DDD"/>
    <w:rsid w:val="001840E2"/>
    <w:rsid w:val="001857CA"/>
    <w:rsid w:val="001A7860"/>
    <w:rsid w:val="001B4FFE"/>
    <w:rsid w:val="001C1300"/>
    <w:rsid w:val="001E0AA6"/>
    <w:rsid w:val="00203E7A"/>
    <w:rsid w:val="002145E6"/>
    <w:rsid w:val="00236130"/>
    <w:rsid w:val="00284DF1"/>
    <w:rsid w:val="003014E3"/>
    <w:rsid w:val="00397B85"/>
    <w:rsid w:val="00421607"/>
    <w:rsid w:val="004E2E3D"/>
    <w:rsid w:val="005A2F5C"/>
    <w:rsid w:val="005A40B6"/>
    <w:rsid w:val="005C3612"/>
    <w:rsid w:val="005D24F1"/>
    <w:rsid w:val="00664AB9"/>
    <w:rsid w:val="00670B33"/>
    <w:rsid w:val="006C2F60"/>
    <w:rsid w:val="006D0A98"/>
    <w:rsid w:val="007608D6"/>
    <w:rsid w:val="00777D46"/>
    <w:rsid w:val="007B18C4"/>
    <w:rsid w:val="007D046D"/>
    <w:rsid w:val="007E5BA0"/>
    <w:rsid w:val="007E77C0"/>
    <w:rsid w:val="0080607C"/>
    <w:rsid w:val="00837ACB"/>
    <w:rsid w:val="00893274"/>
    <w:rsid w:val="008A5F35"/>
    <w:rsid w:val="008B1817"/>
    <w:rsid w:val="008D65F8"/>
    <w:rsid w:val="00956469"/>
    <w:rsid w:val="009634CF"/>
    <w:rsid w:val="009C0280"/>
    <w:rsid w:val="009E08BA"/>
    <w:rsid w:val="009F4603"/>
    <w:rsid w:val="00A1535E"/>
    <w:rsid w:val="00A24EAE"/>
    <w:rsid w:val="00A51EAC"/>
    <w:rsid w:val="00A675C3"/>
    <w:rsid w:val="00AA2AF1"/>
    <w:rsid w:val="00AC2419"/>
    <w:rsid w:val="00AD2242"/>
    <w:rsid w:val="00AD5190"/>
    <w:rsid w:val="00B34B44"/>
    <w:rsid w:val="00B34BF5"/>
    <w:rsid w:val="00B37FBA"/>
    <w:rsid w:val="00B56357"/>
    <w:rsid w:val="00C13C75"/>
    <w:rsid w:val="00C6062F"/>
    <w:rsid w:val="00C802FD"/>
    <w:rsid w:val="00CA5DAA"/>
    <w:rsid w:val="00D0463D"/>
    <w:rsid w:val="00D1082E"/>
    <w:rsid w:val="00D34659"/>
    <w:rsid w:val="00D438B3"/>
    <w:rsid w:val="00D523A9"/>
    <w:rsid w:val="00D76F58"/>
    <w:rsid w:val="00D83204"/>
    <w:rsid w:val="00D91C7D"/>
    <w:rsid w:val="00DB3F23"/>
    <w:rsid w:val="00DC2616"/>
    <w:rsid w:val="00E31D4F"/>
    <w:rsid w:val="00E34790"/>
    <w:rsid w:val="00E37CDC"/>
    <w:rsid w:val="00ED3336"/>
    <w:rsid w:val="00F030D9"/>
    <w:rsid w:val="00F03E02"/>
    <w:rsid w:val="00F05E61"/>
    <w:rsid w:val="00F1559B"/>
    <w:rsid w:val="00F42280"/>
    <w:rsid w:val="00F4682C"/>
    <w:rsid w:val="00F6074F"/>
    <w:rsid w:val="00FB3925"/>
    <w:rsid w:val="00FC46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E2AB8"/>
  <w15:chartTrackingRefBased/>
  <w15:docId w15:val="{EF9A220A-8BDA-45BE-8570-DB471C698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en-US" w:eastAsia="en-US"/>
    </w:rPr>
  </w:style>
  <w:style w:type="paragraph" w:styleId="Heading1">
    <w:name w:val="heading 1"/>
    <w:basedOn w:val="Normal"/>
    <w:next w:val="Normal"/>
    <w:qFormat/>
    <w:pPr>
      <w:keepNext/>
      <w:numPr>
        <w:numId w:val="1"/>
      </w:numPr>
      <w:spacing w:before="240" w:after="60"/>
      <w:outlineLvl w:val="0"/>
    </w:pPr>
    <w:rPr>
      <w:rFonts w:ascii="Times New Roman Bold" w:hAnsi="Times New Roman Bold"/>
      <w:b/>
      <w:kern w:val="28"/>
      <w:sz w:val="28"/>
    </w:rPr>
  </w:style>
  <w:style w:type="paragraph" w:styleId="Heading2">
    <w:name w:val="heading 2"/>
    <w:basedOn w:val="Normal"/>
    <w:next w:val="Normal"/>
    <w:qFormat/>
    <w:pPr>
      <w:keepNext/>
      <w:numPr>
        <w:ilvl w:val="1"/>
        <w:numId w:val="1"/>
      </w:numPr>
      <w:spacing w:before="240" w:after="60"/>
      <w:outlineLvl w:val="1"/>
    </w:pPr>
  </w:style>
  <w:style w:type="paragraph" w:styleId="Heading3">
    <w:name w:val="heading 3"/>
    <w:basedOn w:val="Normal"/>
    <w:next w:val="Normal"/>
    <w:qFormat/>
    <w:pPr>
      <w:keepNext/>
      <w:numPr>
        <w:ilvl w:val="2"/>
        <w:numId w:val="1"/>
      </w:numPr>
      <w:spacing w:before="240" w:after="60"/>
      <w:outlineLvl w:val="2"/>
    </w:pPr>
  </w:style>
  <w:style w:type="paragraph" w:styleId="Heading4">
    <w:name w:val="heading 4"/>
    <w:basedOn w:val="Normal"/>
    <w:next w:val="Normal"/>
    <w:qFormat/>
    <w:pPr>
      <w:keepNext/>
      <w:numPr>
        <w:ilvl w:val="3"/>
        <w:numId w:val="1"/>
      </w:numPr>
      <w:spacing w:before="240" w:after="60"/>
      <w:outlineLvl w:val="3"/>
    </w:p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5040" w:h="1980" w:hRule="exact" w:hSpace="180" w:wrap="auto" w:hAnchor="page" w:x="4897" w:yAlign="bottom"/>
    </w:pPr>
    <w:rPr>
      <w:rFonts w:ascii="Courier New" w:hAnsi="Courier New"/>
    </w:rPr>
  </w:style>
  <w:style w:type="paragraph" w:customStyle="1" w:styleId="Ballongtext1">
    <w:name w:val="Ballongtext1"/>
    <w:basedOn w:val="Normal"/>
    <w:semiHidden/>
    <w:rPr>
      <w:rFonts w:ascii="Tahoma" w:hAnsi="Tahoma" w:cs="Wingdings"/>
      <w:sz w:val="16"/>
      <w:szCs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left" w:pos="1440"/>
        <w:tab w:val="right" w:leader="dot" w:pos="9350"/>
      </w:tabs>
    </w:pPr>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aliases w:val=" webb"/>
    <w:basedOn w:val="Normal"/>
    <w:pPr>
      <w:spacing w:before="100" w:beforeAutospacing="1" w:after="100" w:afterAutospacing="1"/>
    </w:pPr>
    <w:rPr>
      <w:rFonts w:eastAsia="MS Mincho"/>
      <w:szCs w:val="24"/>
      <w:lang w:eastAsia="ja-JP"/>
    </w:rPr>
  </w:style>
  <w:style w:type="paragraph" w:customStyle="1" w:styleId="p3">
    <w:name w:val="p3"/>
    <w:basedOn w:val="Normal"/>
    <w:pPr>
      <w:widowControl w:val="0"/>
      <w:tabs>
        <w:tab w:val="left" w:pos="720"/>
      </w:tabs>
      <w:spacing w:line="240" w:lineRule="atLeast"/>
    </w:pPr>
    <w:rPr>
      <w:lang w:val="sv-SE"/>
    </w:rPr>
  </w:style>
  <w:style w:type="paragraph" w:customStyle="1" w:styleId="p4">
    <w:name w:val="p4"/>
    <w:basedOn w:val="Normal"/>
    <w:pPr>
      <w:widowControl w:val="0"/>
      <w:tabs>
        <w:tab w:val="left" w:pos="720"/>
      </w:tabs>
      <w:spacing w:line="280" w:lineRule="atLeast"/>
    </w:pPr>
    <w:rPr>
      <w:lang w:val="sv-SE"/>
    </w:rPr>
  </w:style>
  <w:style w:type="character" w:customStyle="1" w:styleId="DeltaViewInsertion">
    <w:name w:val="DeltaView Insertion"/>
    <w:rPr>
      <w:color w:val="0000FF"/>
      <w:spacing w:val="0"/>
      <w:u w:val="double"/>
    </w:rPr>
  </w:style>
  <w:style w:type="paragraph" w:styleId="TableofFigures">
    <w:name w:val="table of figures"/>
    <w:basedOn w:val="Normal"/>
    <w:next w:val="Normal"/>
    <w:semiHidden/>
    <w:pPr>
      <w:ind w:left="480" w:hanging="480"/>
    </w:pPr>
  </w:style>
  <w:style w:type="character" w:customStyle="1" w:styleId="DeltaViewDeletion">
    <w:name w:val="DeltaView Deletion"/>
    <w:rPr>
      <w:strike/>
      <w:color w:val="FF0000"/>
      <w:spacing w:val="0"/>
    </w:rPr>
  </w:style>
  <w:style w:type="paragraph" w:styleId="BodyTextIndent">
    <w:name w:val="Body Text Indent"/>
    <w:basedOn w:val="Normal"/>
    <w:pPr>
      <w:ind w:left="720"/>
    </w:pPr>
    <w:rPr>
      <w:lang w:eastAsia="ja-JP"/>
    </w:rPr>
  </w:style>
  <w:style w:type="character" w:customStyle="1" w:styleId="goohl3">
    <w:name w:val="goohl3"/>
    <w:basedOn w:val="DefaultParagraphFont"/>
  </w:style>
  <w:style w:type="character" w:customStyle="1" w:styleId="goohl1">
    <w:name w:val="goohl1"/>
    <w:basedOn w:val="DefaultParagraphFont"/>
  </w:style>
  <w:style w:type="character" w:customStyle="1" w:styleId="goohl2">
    <w:name w:val="goohl2"/>
    <w:basedOn w:val="DefaultParagraphFont"/>
  </w:style>
  <w:style w:type="paragraph" w:styleId="BalloonText">
    <w:name w:val="Balloon Text"/>
    <w:basedOn w:val="Normal"/>
    <w:semiHidden/>
    <w:rsid w:val="00B34BF5"/>
    <w:rPr>
      <w:rFonts w:ascii="Tahoma" w:hAnsi="Tahoma" w:cs="Tahoma"/>
      <w:sz w:val="16"/>
      <w:szCs w:val="16"/>
    </w:rPr>
  </w:style>
  <w:style w:type="character" w:styleId="CommentReference">
    <w:name w:val="annotation reference"/>
    <w:uiPriority w:val="99"/>
    <w:rsid w:val="00956469"/>
    <w:rPr>
      <w:sz w:val="16"/>
      <w:szCs w:val="16"/>
    </w:rPr>
  </w:style>
  <w:style w:type="paragraph" w:styleId="CommentText">
    <w:name w:val="annotation text"/>
    <w:aliases w:val=" Znak,Znak,Char,Style 7,Char Char Char, Char Char Char, Char"/>
    <w:basedOn w:val="Normal"/>
    <w:link w:val="CommentTextChar"/>
    <w:uiPriority w:val="99"/>
    <w:rsid w:val="00956469"/>
    <w:rPr>
      <w:sz w:val="20"/>
    </w:rPr>
  </w:style>
  <w:style w:type="character" w:customStyle="1" w:styleId="CommentTextChar">
    <w:name w:val="Comment Text Char"/>
    <w:aliases w:val=" Znak Char,Znak Char,Char Char,Style 7 Char,Char Char Char Char, Char Char Char Char, Char Char"/>
    <w:link w:val="CommentText"/>
    <w:uiPriority w:val="99"/>
    <w:rsid w:val="00956469"/>
    <w:rPr>
      <w:lang w:val="en-US" w:eastAsia="en-US"/>
    </w:rPr>
  </w:style>
  <w:style w:type="paragraph" w:styleId="CommentSubject">
    <w:name w:val="annotation subject"/>
    <w:basedOn w:val="CommentText"/>
    <w:next w:val="CommentText"/>
    <w:link w:val="CommentSubjectChar"/>
    <w:rsid w:val="00956469"/>
    <w:rPr>
      <w:b/>
      <w:bCs/>
    </w:rPr>
  </w:style>
  <w:style w:type="character" w:customStyle="1" w:styleId="CommentSubjectChar">
    <w:name w:val="Comment Subject Char"/>
    <w:link w:val="CommentSubject"/>
    <w:rsid w:val="00956469"/>
    <w:rPr>
      <w:b/>
      <w:bCs/>
      <w:lang w:val="en-US" w:eastAsia="en-US"/>
    </w:rPr>
  </w:style>
  <w:style w:type="paragraph" w:styleId="ListParagraph">
    <w:name w:val="List Paragraph"/>
    <w:basedOn w:val="Normal"/>
    <w:link w:val="ListParagraphChar"/>
    <w:uiPriority w:val="34"/>
    <w:qFormat/>
    <w:rsid w:val="00956469"/>
    <w:pPr>
      <w:ind w:left="1304"/>
    </w:pPr>
    <w:rPr>
      <w:rFonts w:eastAsia="SimSun"/>
      <w:lang w:eastAsia="sv-SE"/>
    </w:rPr>
  </w:style>
  <w:style w:type="character" w:customStyle="1" w:styleId="ListParagraphChar">
    <w:name w:val="List Paragraph Char"/>
    <w:link w:val="ListParagraph"/>
    <w:uiPriority w:val="34"/>
    <w:locked/>
    <w:rsid w:val="00956469"/>
    <w:rPr>
      <w:rFonts w:eastAsia="SimSun"/>
      <w:sz w:val="24"/>
      <w:lang w:val="en-US"/>
    </w:rPr>
  </w:style>
  <w:style w:type="paragraph" w:customStyle="1" w:styleId="MAQSText">
    <w:name w:val="MAQS Text"/>
    <w:basedOn w:val="Normal"/>
    <w:rsid w:val="00956469"/>
    <w:pPr>
      <w:spacing w:before="100" w:after="100" w:line="312" w:lineRule="auto"/>
      <w:jc w:val="both"/>
    </w:pPr>
    <w:rPr>
      <w:rFonts w:ascii="Arial" w:hAnsi="Arial"/>
      <w:sz w:val="20"/>
      <w:lang w:val="sv-SE" w:eastAsia="sv-SE"/>
    </w:rPr>
  </w:style>
  <w:style w:type="character" w:customStyle="1" w:styleId="MAQSTextUppercaseBold">
    <w:name w:val="MAQS Text Uppercase Bold"/>
    <w:rsid w:val="00956469"/>
    <w:rPr>
      <w:b/>
      <w:caps/>
    </w:rPr>
  </w:style>
  <w:style w:type="paragraph" w:styleId="Revision">
    <w:name w:val="Revision"/>
    <w:hidden/>
    <w:uiPriority w:val="99"/>
    <w:semiHidden/>
    <w:rsid w:val="005D24F1"/>
    <w:rPr>
      <w:rFonts w:ascii="Arial" w:eastAsia="SimSun" w:hAnsi="Arial" w:cs="Arial"/>
      <w:b/>
      <w:spacing w:val="-3"/>
      <w:sz w:val="28"/>
      <w:szCs w:val="28"/>
      <w:lang w:val="en-GB"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1145</Words>
  <Characters>6325</Characters>
  <Application>Microsoft Office Word</Application>
  <DocSecurity>0</DocSecurity>
  <Lines>134</Lines>
  <Paragraphs>64</Paragraphs>
  <ScaleCrop>false</ScaleCrop>
  <HeadingPairs>
    <vt:vector size="2" baseType="variant">
      <vt:variant>
        <vt:lpstr>Rubrik</vt:lpstr>
      </vt:variant>
      <vt:variant>
        <vt:i4>1</vt:i4>
      </vt:variant>
    </vt:vector>
  </HeadingPairs>
  <TitlesOfParts>
    <vt:vector size="1" baseType="lpstr">
      <vt:lpstr>MASTER RESEARCH</vt:lpstr>
    </vt:vector>
  </TitlesOfParts>
  <Company>Wiggin &amp; Dana</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RESEARCH</dc:title>
  <dc:subject/>
  <dc:creator>Itziar de la Torre</dc:creator>
  <cp:keywords/>
  <cp:lastModifiedBy>Martin Gerdin Wärnberg</cp:lastModifiedBy>
  <cp:revision>3</cp:revision>
  <cp:lastPrinted>2007-09-11T10:31:00Z</cp:lastPrinted>
  <dcterms:created xsi:type="dcterms:W3CDTF">2026-01-29T04:29:00Z</dcterms:created>
  <dcterms:modified xsi:type="dcterms:W3CDTF">2026-01-29T04:51:00Z</dcterms:modified>
</cp:coreProperties>
</file>